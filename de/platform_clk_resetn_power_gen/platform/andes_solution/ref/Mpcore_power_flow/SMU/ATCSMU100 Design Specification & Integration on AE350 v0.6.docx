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C23" w:rsidRPr="0069072F" w:rsidRDefault="0069072F" w:rsidP="00A96C23">
      <w:pPr>
        <w:keepNext/>
        <w:rPr>
          <w:rFonts w:ascii="Candara" w:eastAsiaTheme="minorEastAsia" w:hAnsi="Candara" w:cs="Candara"/>
          <w:sz w:val="22"/>
        </w:rPr>
      </w:pPr>
      <w:r>
        <w:rPr>
          <w:rFonts w:ascii="Candara" w:eastAsiaTheme="minorEastAsia" w:hAnsi="Candara" w:cs="Candara" w:hint="eastAsia"/>
          <w:sz w:val="22"/>
        </w:rPr>
        <w:t>`</w:t>
      </w: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139065</wp:posOffset>
                </wp:positionV>
                <wp:extent cx="4672330" cy="4732020"/>
                <wp:effectExtent l="0" t="0" r="0" b="0"/>
                <wp:wrapNone/>
                <wp:docPr id="17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2330" cy="473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Default="00124FF1"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7" o:spid="_x0000_s1026" type="#_x0000_t202" style="position:absolute;margin-left:1in;margin-top:10.95pt;width:367.9pt;height:372.6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" filled="f" stroked="f">
                <v:textbox style="mso-fit-shape-to-text:t">
                  <w:txbxContent>
                    <w:p w:rsidR="00124FF1" w:rsidRDefault="00124FF1"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v:textbox>
              </v:shape>
            </w:pict>
          </mc:Fallback>
        </mc:AlternateContent>
      </w:r>
    </w:p>
    <w:p w:rsidR="00A96C23" w:rsidRPr="00A96C23" w:rsidRDefault="00A96C23" w:rsidP="00A96C23">
      <w:pPr>
        <w:keepNext/>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2336" behindDoc="0" locked="0" layoutInCell="1" allowOverlap="1">
                <wp:simplePos x="0" y="0"/>
                <wp:positionH relativeFrom="column">
                  <wp:posOffset>382917</wp:posOffset>
                </wp:positionH>
                <wp:positionV relativeFrom="paragraph">
                  <wp:posOffset>18930</wp:posOffset>
                </wp:positionV>
                <wp:extent cx="5943600" cy="3140015"/>
                <wp:effectExtent l="0" t="0" r="0" b="3810"/>
                <wp:wrapNone/>
                <wp:docPr id="17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14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4D3034" w:rsidRDefault="00124FF1" w:rsidP="00A96C23">
                            <w:pPr>
                              <w:jc w:val="center"/>
                              <w:rPr>
                                <w:rStyle w:val="DocumentTitle"/>
                                <w:rFonts w:ascii="Lucida Bright" w:eastAsia="新細明體" w:hAnsi="Lucida Bright"/>
                                <w:color w:val="auto"/>
                                <w:sz w:val="84"/>
                                <w:szCs w:val="84"/>
                              </w:rPr>
                            </w:pPr>
                            <w:ins w:id="0" w:author="Chevy Chia-Wei Hsu(許家瑋)" w:date="2019-05-02T16:02:00Z">
                              <w:r>
                                <w:rPr>
                                  <w:rStyle w:val="DocumentTitle"/>
                                  <w:rFonts w:ascii="Lucida Bright" w:eastAsia="新細明體" w:hAnsi="Lucida Bright" w:hint="eastAsia"/>
                                  <w:color w:val="auto"/>
                                  <w:sz w:val="84"/>
                                  <w:szCs w:val="84"/>
                                </w:rPr>
                                <w:t>ATC</w:t>
                              </w:r>
                            </w:ins>
                            <w:r>
                              <w:rPr>
                                <w:rStyle w:val="DocumentTitle"/>
                                <w:rFonts w:ascii="Lucida Bright" w:eastAsia="新細明體" w:hAnsi="Lucida Bright" w:hint="eastAsia"/>
                                <w:color w:val="auto"/>
                                <w:sz w:val="84"/>
                                <w:szCs w:val="84"/>
                              </w:rPr>
                              <w:t>SMU</w:t>
                            </w:r>
                            <w:ins w:id="1" w:author="Chevy Chia-Wei Hsu(許家瑋)" w:date="2019-05-02T16:02:00Z">
                              <w:r>
                                <w:rPr>
                                  <w:rStyle w:val="DocumentTitle"/>
                                  <w:rFonts w:ascii="Lucida Bright" w:eastAsia="新細明體" w:hAnsi="Lucida Bright" w:hint="eastAsia"/>
                                  <w:color w:val="auto"/>
                                  <w:sz w:val="84"/>
                                  <w:szCs w:val="84"/>
                                </w:rPr>
                                <w:t>100</w:t>
                              </w:r>
                            </w:ins>
                            <w:r>
                              <w:rPr>
                                <w:rStyle w:val="DocumentTitle"/>
                                <w:rFonts w:ascii="Lucida Bright" w:eastAsia="新細明體" w:hAnsi="Lucida Bright" w:hint="eastAsia"/>
                                <w:color w:val="auto"/>
                                <w:sz w:val="84"/>
                                <w:szCs w:val="84"/>
                              </w:rPr>
                              <w:t xml:space="preserve">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ins w:id="2" w:author="Chevy Chia-Wei Hsu(許家瑋)" w:date="2019-05-02T08:52:00Z">
                              <w:r>
                                <w:rPr>
                                  <w:rStyle w:val="DocumentTitle"/>
                                  <w:rFonts w:ascii="Lucida Bright" w:eastAsia="新細明體" w:hAnsi="Lucida Bright" w:hint="eastAsia"/>
                                  <w:color w:val="auto"/>
                                  <w:sz w:val="84"/>
                                  <w:szCs w:val="84"/>
                                </w:rPr>
                                <w:t xml:space="preserve"> &amp; </w:t>
                              </w:r>
                            </w:ins>
                            <w:ins w:id="3" w:author="Chevy Chia-Wei Hsu(許家瑋)" w:date="2019-05-02T08:54:00Z">
                              <w:r>
                                <w:rPr>
                                  <w:rStyle w:val="DocumentTitle"/>
                                  <w:rFonts w:ascii="Lucida Bright" w:eastAsia="新細明體" w:hAnsi="Lucida Bright" w:hint="eastAsia"/>
                                  <w:color w:val="auto"/>
                                  <w:sz w:val="84"/>
                                  <w:szCs w:val="84"/>
                                </w:rPr>
                                <w:t xml:space="preserve">Integration on </w:t>
                              </w:r>
                            </w:ins>
                            <w:ins w:id="4" w:author="Chevy Chia-Wei Hsu(許家瑋)" w:date="2019-05-02T08:52:00Z">
                              <w:r>
                                <w:rPr>
                                  <w:rStyle w:val="DocumentTitle"/>
                                  <w:rFonts w:ascii="Lucida Bright" w:eastAsia="新細明體" w:hAnsi="Lucida Bright" w:hint="eastAsia"/>
                                  <w:color w:val="auto"/>
                                  <w:sz w:val="84"/>
                                  <w:szCs w:val="84"/>
                                </w:rPr>
                                <w:t>AE350</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margin-left:30.15pt;margin-top:1.5pt;width:468pt;height:2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G7sugIAAMQ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" filled="f" stroked="f">
                <v:textbox>
                  <w:txbxContent>
                    <w:p w:rsidR="00124FF1" w:rsidRPr="004D3034" w:rsidRDefault="00124FF1" w:rsidP="00A96C23">
                      <w:pPr>
                        <w:jc w:val="center"/>
                        <w:rPr>
                          <w:rStyle w:val="DocumentTitle"/>
                          <w:rFonts w:ascii="Lucida Bright" w:eastAsia="新細明體" w:hAnsi="Lucida Bright"/>
                          <w:color w:val="auto"/>
                          <w:sz w:val="84"/>
                          <w:szCs w:val="84"/>
                        </w:rPr>
                      </w:pPr>
                      <w:ins w:id="5" w:author="Chevy Chia-Wei Hsu(許家瑋)" w:date="2019-05-02T16:02:00Z">
                        <w:r>
                          <w:rPr>
                            <w:rStyle w:val="DocumentTitle"/>
                            <w:rFonts w:ascii="Lucida Bright" w:eastAsia="新細明體" w:hAnsi="Lucida Bright" w:hint="eastAsia"/>
                            <w:color w:val="auto"/>
                            <w:sz w:val="84"/>
                            <w:szCs w:val="84"/>
                          </w:rPr>
                          <w:t>ATC</w:t>
                        </w:r>
                      </w:ins>
                      <w:r>
                        <w:rPr>
                          <w:rStyle w:val="DocumentTitle"/>
                          <w:rFonts w:ascii="Lucida Bright" w:eastAsia="新細明體" w:hAnsi="Lucida Bright" w:hint="eastAsia"/>
                          <w:color w:val="auto"/>
                          <w:sz w:val="84"/>
                          <w:szCs w:val="84"/>
                        </w:rPr>
                        <w:t>SMU</w:t>
                      </w:r>
                      <w:ins w:id="6" w:author="Chevy Chia-Wei Hsu(許家瑋)" w:date="2019-05-02T16:02:00Z">
                        <w:r>
                          <w:rPr>
                            <w:rStyle w:val="DocumentTitle"/>
                            <w:rFonts w:ascii="Lucida Bright" w:eastAsia="新細明體" w:hAnsi="Lucida Bright" w:hint="eastAsia"/>
                            <w:color w:val="auto"/>
                            <w:sz w:val="84"/>
                            <w:szCs w:val="84"/>
                          </w:rPr>
                          <w:t>100</w:t>
                        </w:r>
                      </w:ins>
                      <w:r>
                        <w:rPr>
                          <w:rStyle w:val="DocumentTitle"/>
                          <w:rFonts w:ascii="Lucida Bright" w:eastAsia="新細明體" w:hAnsi="Lucida Bright" w:hint="eastAsia"/>
                          <w:color w:val="auto"/>
                          <w:sz w:val="84"/>
                          <w:szCs w:val="84"/>
                        </w:rPr>
                        <w:t xml:space="preserve">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ins w:id="7" w:author="Chevy Chia-Wei Hsu(許家瑋)" w:date="2019-05-02T08:52:00Z">
                        <w:r>
                          <w:rPr>
                            <w:rStyle w:val="DocumentTitle"/>
                            <w:rFonts w:ascii="Lucida Bright" w:eastAsia="新細明體" w:hAnsi="Lucida Bright" w:hint="eastAsia"/>
                            <w:color w:val="auto"/>
                            <w:sz w:val="84"/>
                            <w:szCs w:val="84"/>
                          </w:rPr>
                          <w:t xml:space="preserve"> &amp; </w:t>
                        </w:r>
                      </w:ins>
                      <w:ins w:id="8" w:author="Chevy Chia-Wei Hsu(許家瑋)" w:date="2019-05-02T08:54:00Z">
                        <w:r>
                          <w:rPr>
                            <w:rStyle w:val="DocumentTitle"/>
                            <w:rFonts w:ascii="Lucida Bright" w:eastAsia="新細明體" w:hAnsi="Lucida Bright" w:hint="eastAsia"/>
                            <w:color w:val="auto"/>
                            <w:sz w:val="84"/>
                            <w:szCs w:val="84"/>
                          </w:rPr>
                          <w:t xml:space="preserve">Integration on </w:t>
                        </w:r>
                      </w:ins>
                      <w:ins w:id="9" w:author="Chevy Chia-Wei Hsu(許家瑋)" w:date="2019-05-02T08:52:00Z">
                        <w:r>
                          <w:rPr>
                            <w:rStyle w:val="DocumentTitle"/>
                            <w:rFonts w:ascii="Lucida Bright" w:eastAsia="新細明體" w:hAnsi="Lucida Bright" w:hint="eastAsia"/>
                            <w:color w:val="auto"/>
                            <w:sz w:val="84"/>
                            <w:szCs w:val="84"/>
                          </w:rPr>
                          <w:t>AE350</w:t>
                        </w:r>
                      </w:ins>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48260</wp:posOffset>
                </wp:positionV>
                <wp:extent cx="3048000" cy="1160145"/>
                <wp:effectExtent l="0" t="0" r="0" b="1905"/>
                <wp:wrapNone/>
                <wp:docPr id="17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160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440" w:type="dxa"/>
                              <w:tblInd w:w="108" w:type="dxa"/>
                              <w:tblLayout w:type="fixed"/>
                              <w:tblLook w:val="01E0" w:firstRow="1" w:lastRow="1" w:firstColumn="1" w:lastColumn="1" w:noHBand="0" w:noVBand="0"/>
                            </w:tblPr>
                            <w:tblGrid>
                              <w:gridCol w:w="2760"/>
                              <w:gridCol w:w="1680"/>
                            </w:tblGrid>
                            <w:tr w:rsidR="00124FF1" w:rsidRPr="00DC6200" w:rsidTr="00F10D7A">
                              <w:trPr>
                                <w:trHeight w:val="392"/>
                              </w:trPr>
                              <w:tc>
                                <w:tcPr>
                                  <w:tcW w:w="2760" w:type="dxa"/>
                                </w:tcPr>
                                <w:p w:rsidR="00124FF1" w:rsidRPr="007E5ED7" w:rsidRDefault="00124FF1"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124FF1" w:rsidRPr="007E5ED7" w:rsidRDefault="00124FF1"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124FF1" w:rsidRPr="00DC6200" w:rsidTr="00F10D7A">
                              <w:trPr>
                                <w:trHeight w:val="598"/>
                              </w:trPr>
                              <w:tc>
                                <w:tcPr>
                                  <w:tcW w:w="2760" w:type="dxa"/>
                                </w:tcPr>
                                <w:p w:rsidR="00124FF1" w:rsidRPr="007E5ED7" w:rsidRDefault="00124FF1"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124FF1" w:rsidRPr="007E5ED7" w:rsidRDefault="00124FF1" w:rsidP="00446F95">
                                  <w:pPr>
                                    <w:pStyle w:val="TableContent-Right"/>
                                    <w:jc w:val="left"/>
                                    <w:rPr>
                                      <w:rFonts w:ascii="Lucida Bright" w:hAnsi="Lucida Bright" w:cs="Lucida Sans Unicode"/>
                                      <w:b w:val="0"/>
                                      <w:color w:val="333399"/>
                                      <w:sz w:val="24"/>
                                    </w:rPr>
                                    <w:pPrChange w:id="10" w:author="Chevy Chia-Wei Hsu(許家瑋)" w:date="2019-05-02T08:55:00Z">
                                      <w:pPr>
                                        <w:pStyle w:val="TableContent-Right"/>
                                        <w:snapToGrid w:val="0"/>
                                        <w:jc w:val="left"/>
                                      </w:pPr>
                                    </w:pPrChange>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del w:id="11" w:author="Chevy Chia-Wei Hsu(許家瑋)" w:date="2019-05-02T08:55:00Z">
                                    <w:r w:rsidDel="00307060">
                                      <w:rPr>
                                        <w:rFonts w:ascii="Lucida Bright" w:eastAsia="新細明體" w:hAnsi="Lucida Bright" w:cs="Lucida Sans Unicode" w:hint="eastAsia"/>
                                        <w:b w:val="0"/>
                                        <w:color w:val="333399"/>
                                        <w:sz w:val="24"/>
                                      </w:rPr>
                                      <w:delText>04</w:delText>
                                    </w:r>
                                  </w:del>
                                  <w:ins w:id="12" w:author="Chevy Chia-Wei Hsu(許家瑋)" w:date="2019-05-02T08:55:00Z">
                                    <w:r>
                                      <w:rPr>
                                        <w:rFonts w:ascii="Lucida Bright" w:eastAsia="新細明體" w:hAnsi="Lucida Bright" w:cs="Lucida Sans Unicode" w:hint="eastAsia"/>
                                        <w:b w:val="0"/>
                                        <w:color w:val="333399"/>
                                        <w:sz w:val="24"/>
                                      </w:rPr>
                                      <w:t>05</w:t>
                                    </w:r>
                                  </w:ins>
                                  <w:r w:rsidRPr="007E5ED7">
                                    <w:rPr>
                                      <w:rFonts w:ascii="Lucida Bright" w:eastAsia="新細明體" w:hAnsi="Lucida Bright" w:cs="Lucida Sans Unicode"/>
                                      <w:b w:val="0"/>
                                      <w:color w:val="333399"/>
                                      <w:sz w:val="24"/>
                                    </w:rPr>
                                    <w:t>-</w:t>
                                  </w:r>
                                  <w:del w:id="13" w:author="Chevy Chia-Wei Hsu(許家瑋)" w:date="2019-05-02T08:55:00Z">
                                    <w:r w:rsidDel="00307060">
                                      <w:rPr>
                                        <w:rFonts w:ascii="Lucida Bright" w:eastAsia="新細明體" w:hAnsi="Lucida Bright" w:cs="Lucida Sans Unicode" w:hint="eastAsia"/>
                                        <w:b w:val="0"/>
                                        <w:color w:val="333399"/>
                                        <w:sz w:val="24"/>
                                      </w:rPr>
                                      <w:delText>23</w:delText>
                                    </w:r>
                                  </w:del>
                                  <w:ins w:id="14" w:author="Chevy Chia-Wei Hsu(許家瑋)" w:date="2019-05-02T08:55:00Z">
                                    <w:r>
                                      <w:rPr>
                                        <w:rFonts w:ascii="Lucida Bright" w:eastAsia="新細明體" w:hAnsi="Lucida Bright" w:cs="Lucida Sans Unicode" w:hint="eastAsia"/>
                                        <w:b w:val="0"/>
                                        <w:color w:val="333399"/>
                                        <w:sz w:val="24"/>
                                      </w:rPr>
                                      <w:t>0</w:t>
                                    </w:r>
                                  </w:ins>
                                  <w:r w:rsidR="00446F95">
                                    <w:rPr>
                                      <w:rFonts w:ascii="Lucida Bright" w:eastAsia="新細明體" w:hAnsi="Lucida Bright" w:cs="Lucida Sans Unicode" w:hint="eastAsia"/>
                                      <w:b w:val="0"/>
                                      <w:color w:val="333399"/>
                                      <w:sz w:val="24"/>
                                    </w:rPr>
                                    <w:t>6</w:t>
                                  </w:r>
                                </w:p>
                              </w:tc>
                            </w:tr>
                            <w:tr w:rsidR="00124FF1" w:rsidRPr="00DC6200" w:rsidTr="00F10D7A">
                              <w:trPr>
                                <w:trHeight w:val="550"/>
                              </w:trPr>
                              <w:tc>
                                <w:tcPr>
                                  <w:tcW w:w="2760" w:type="dxa"/>
                                </w:tcPr>
                                <w:p w:rsidR="00124FF1" w:rsidRPr="007E5ED7" w:rsidRDefault="00124FF1"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124FF1" w:rsidRPr="007E5ED7" w:rsidRDefault="00124FF1" w:rsidP="00F10D7A">
                                  <w:pPr>
                                    <w:rPr>
                                      <w:rFonts w:ascii="Lucida Bright" w:hAnsi="Lucida Bright"/>
                                      <w:color w:val="333399"/>
                                      <w:szCs w:val="24"/>
                                    </w:rPr>
                                  </w:pPr>
                                  <w:r w:rsidRPr="007E5ED7">
                                    <w:rPr>
                                      <w:rFonts w:ascii="Lucida Bright" w:hAnsi="Lucida Bright"/>
                                      <w:color w:val="333399"/>
                                      <w:szCs w:val="24"/>
                                    </w:rPr>
                                    <w:t>In-progress</w:t>
                                  </w:r>
                                </w:p>
                              </w:tc>
                            </w:tr>
                          </w:tbl>
                          <w:p w:rsidR="00124FF1" w:rsidRPr="00DC6200" w:rsidRDefault="00124FF1" w:rsidP="00A96C23">
                            <w:pPr>
                              <w:rPr>
                                <w:rFonts w:ascii="Lucida Bright" w:hAnsi="Lucida Bright"/>
                                <w:color w:val="33339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8" type="#_x0000_t202" style="position:absolute;margin-left:138pt;margin-top:3.8pt;width:240pt;height:9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" filled="f" stroked="f">
                <v:textbox>
                  <w:txbxContent>
                    <w:tbl>
                      <w:tblPr>
                        <w:tblW w:w="4440" w:type="dxa"/>
                        <w:tblInd w:w="108" w:type="dxa"/>
                        <w:tblLayout w:type="fixed"/>
                        <w:tblLook w:val="01E0" w:firstRow="1" w:lastRow="1" w:firstColumn="1" w:lastColumn="1" w:noHBand="0" w:noVBand="0"/>
                      </w:tblPr>
                      <w:tblGrid>
                        <w:gridCol w:w="2760"/>
                        <w:gridCol w:w="1680"/>
                      </w:tblGrid>
                      <w:tr w:rsidR="00124FF1" w:rsidRPr="00DC6200" w:rsidTr="00F10D7A">
                        <w:trPr>
                          <w:trHeight w:val="392"/>
                        </w:trPr>
                        <w:tc>
                          <w:tcPr>
                            <w:tcW w:w="2760" w:type="dxa"/>
                          </w:tcPr>
                          <w:p w:rsidR="00124FF1" w:rsidRPr="007E5ED7" w:rsidRDefault="00124FF1"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124FF1" w:rsidRPr="007E5ED7" w:rsidRDefault="00124FF1"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124FF1" w:rsidRPr="00DC6200" w:rsidTr="00F10D7A">
                        <w:trPr>
                          <w:trHeight w:val="598"/>
                        </w:trPr>
                        <w:tc>
                          <w:tcPr>
                            <w:tcW w:w="2760" w:type="dxa"/>
                          </w:tcPr>
                          <w:p w:rsidR="00124FF1" w:rsidRPr="007E5ED7" w:rsidRDefault="00124FF1"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124FF1" w:rsidRPr="007E5ED7" w:rsidRDefault="00124FF1" w:rsidP="00446F95">
                            <w:pPr>
                              <w:pStyle w:val="TableContent-Right"/>
                              <w:jc w:val="left"/>
                              <w:rPr>
                                <w:rFonts w:ascii="Lucida Bright" w:hAnsi="Lucida Bright" w:cs="Lucida Sans Unicode"/>
                                <w:b w:val="0"/>
                                <w:color w:val="333399"/>
                                <w:sz w:val="24"/>
                              </w:rPr>
                              <w:pPrChange w:id="15" w:author="Chevy Chia-Wei Hsu(許家瑋)" w:date="2019-05-02T08:55:00Z">
                                <w:pPr>
                                  <w:pStyle w:val="TableContent-Right"/>
                                  <w:snapToGrid w:val="0"/>
                                  <w:jc w:val="left"/>
                                </w:pPr>
                              </w:pPrChange>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del w:id="16" w:author="Chevy Chia-Wei Hsu(許家瑋)" w:date="2019-05-02T08:55:00Z">
                              <w:r w:rsidDel="00307060">
                                <w:rPr>
                                  <w:rFonts w:ascii="Lucida Bright" w:eastAsia="新細明體" w:hAnsi="Lucida Bright" w:cs="Lucida Sans Unicode" w:hint="eastAsia"/>
                                  <w:b w:val="0"/>
                                  <w:color w:val="333399"/>
                                  <w:sz w:val="24"/>
                                </w:rPr>
                                <w:delText>04</w:delText>
                              </w:r>
                            </w:del>
                            <w:ins w:id="17" w:author="Chevy Chia-Wei Hsu(許家瑋)" w:date="2019-05-02T08:55:00Z">
                              <w:r>
                                <w:rPr>
                                  <w:rFonts w:ascii="Lucida Bright" w:eastAsia="新細明體" w:hAnsi="Lucida Bright" w:cs="Lucida Sans Unicode" w:hint="eastAsia"/>
                                  <w:b w:val="0"/>
                                  <w:color w:val="333399"/>
                                  <w:sz w:val="24"/>
                                </w:rPr>
                                <w:t>05</w:t>
                              </w:r>
                            </w:ins>
                            <w:r w:rsidRPr="007E5ED7">
                              <w:rPr>
                                <w:rFonts w:ascii="Lucida Bright" w:eastAsia="新細明體" w:hAnsi="Lucida Bright" w:cs="Lucida Sans Unicode"/>
                                <w:b w:val="0"/>
                                <w:color w:val="333399"/>
                                <w:sz w:val="24"/>
                              </w:rPr>
                              <w:t>-</w:t>
                            </w:r>
                            <w:del w:id="18" w:author="Chevy Chia-Wei Hsu(許家瑋)" w:date="2019-05-02T08:55:00Z">
                              <w:r w:rsidDel="00307060">
                                <w:rPr>
                                  <w:rFonts w:ascii="Lucida Bright" w:eastAsia="新細明體" w:hAnsi="Lucida Bright" w:cs="Lucida Sans Unicode" w:hint="eastAsia"/>
                                  <w:b w:val="0"/>
                                  <w:color w:val="333399"/>
                                  <w:sz w:val="24"/>
                                </w:rPr>
                                <w:delText>23</w:delText>
                              </w:r>
                            </w:del>
                            <w:ins w:id="19" w:author="Chevy Chia-Wei Hsu(許家瑋)" w:date="2019-05-02T08:55:00Z">
                              <w:r>
                                <w:rPr>
                                  <w:rFonts w:ascii="Lucida Bright" w:eastAsia="新細明體" w:hAnsi="Lucida Bright" w:cs="Lucida Sans Unicode" w:hint="eastAsia"/>
                                  <w:b w:val="0"/>
                                  <w:color w:val="333399"/>
                                  <w:sz w:val="24"/>
                                </w:rPr>
                                <w:t>0</w:t>
                              </w:r>
                            </w:ins>
                            <w:r w:rsidR="00446F95">
                              <w:rPr>
                                <w:rFonts w:ascii="Lucida Bright" w:eastAsia="新細明體" w:hAnsi="Lucida Bright" w:cs="Lucida Sans Unicode" w:hint="eastAsia"/>
                                <w:b w:val="0"/>
                                <w:color w:val="333399"/>
                                <w:sz w:val="24"/>
                              </w:rPr>
                              <w:t>6</w:t>
                            </w:r>
                          </w:p>
                        </w:tc>
                      </w:tr>
                      <w:tr w:rsidR="00124FF1" w:rsidRPr="00DC6200" w:rsidTr="00F10D7A">
                        <w:trPr>
                          <w:trHeight w:val="550"/>
                        </w:trPr>
                        <w:tc>
                          <w:tcPr>
                            <w:tcW w:w="2760" w:type="dxa"/>
                          </w:tcPr>
                          <w:p w:rsidR="00124FF1" w:rsidRPr="007E5ED7" w:rsidRDefault="00124FF1"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124FF1" w:rsidRPr="007E5ED7" w:rsidRDefault="00124FF1" w:rsidP="00F10D7A">
                            <w:pPr>
                              <w:rPr>
                                <w:rFonts w:ascii="Lucida Bright" w:hAnsi="Lucida Bright"/>
                                <w:color w:val="333399"/>
                                <w:szCs w:val="24"/>
                              </w:rPr>
                            </w:pPr>
                            <w:r w:rsidRPr="007E5ED7">
                              <w:rPr>
                                <w:rFonts w:ascii="Lucida Bright" w:hAnsi="Lucida Bright"/>
                                <w:color w:val="333399"/>
                                <w:szCs w:val="24"/>
                              </w:rPr>
                              <w:t>In-progress</w:t>
                            </w:r>
                          </w:p>
                        </w:tc>
                      </w:tr>
                    </w:tbl>
                    <w:p w:rsidR="00124FF1" w:rsidRPr="00DC6200" w:rsidRDefault="00124FF1" w:rsidP="00A96C23">
                      <w:pPr>
                        <w:rPr>
                          <w:rFonts w:ascii="Lucida Bright" w:hAnsi="Lucida Bright"/>
                          <w:color w:val="333399"/>
                        </w:rPr>
                      </w:pP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59264" behindDoc="0" locked="0" layoutInCell="1" allowOverlap="1">
                <wp:simplePos x="0" y="0"/>
                <wp:positionH relativeFrom="column">
                  <wp:posOffset>3581400</wp:posOffset>
                </wp:positionH>
                <wp:positionV relativeFrom="paragraph">
                  <wp:posOffset>193040</wp:posOffset>
                </wp:positionV>
                <wp:extent cx="3292475" cy="1409700"/>
                <wp:effectExtent l="0" t="0" r="0" b="0"/>
                <wp:wrapNone/>
                <wp:docPr id="169"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Default="00124FF1"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4" o:spid="_x0000_s1029" type="#_x0000_t202" style="position:absolute;margin-left:282pt;margin-top:15.2pt;width:259.25pt;height:111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" filled="f" stroked="f">
                <v:textbox style="mso-fit-shape-to-text:t">
                  <w:txbxContent>
                    <w:p w:rsidR="00124FF1" w:rsidRDefault="00124FF1"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jc w:val="right"/>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3360" behindDoc="0" locked="0" layoutInCell="1" allowOverlap="1">
                <wp:simplePos x="0" y="0"/>
                <wp:positionH relativeFrom="column">
                  <wp:posOffset>-76200</wp:posOffset>
                </wp:positionH>
                <wp:positionV relativeFrom="paragraph">
                  <wp:posOffset>70485</wp:posOffset>
                </wp:positionV>
                <wp:extent cx="3200400" cy="644525"/>
                <wp:effectExtent l="0" t="0" r="0" b="3175"/>
                <wp:wrapNone/>
                <wp:docPr id="168"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4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1C2E73" w:rsidRDefault="00124FF1" w:rsidP="00A96C23">
                            <w:pPr>
                              <w:rPr>
                                <w:b/>
                                <w:color w:val="333399"/>
                                <w:sz w:val="52"/>
                                <w:szCs w:val="52"/>
                              </w:rPr>
                            </w:pPr>
                            <w:r w:rsidRPr="001C2E73">
                              <w:rPr>
                                <w:b/>
                                <w:color w:val="333399"/>
                                <w:sz w:val="52"/>
                                <w:szCs w:val="52"/>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30" type="#_x0000_t202" style="position:absolute;margin-left:-6pt;margin-top:5.55pt;width:252pt;height:5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" filled="f" stroked="f">
                <v:textbox>
                  <w:txbxContent>
                    <w:p w:rsidR="00124FF1" w:rsidRPr="001C2E73" w:rsidRDefault="00124FF1" w:rsidP="00A96C23">
                      <w:pPr>
                        <w:rPr>
                          <w:b/>
                          <w:color w:val="333399"/>
                          <w:sz w:val="52"/>
                          <w:szCs w:val="52"/>
                        </w:rPr>
                      </w:pPr>
                      <w:r w:rsidRPr="001C2E73">
                        <w:rPr>
                          <w:b/>
                          <w:color w:val="333399"/>
                          <w:sz w:val="52"/>
                          <w:szCs w:val="52"/>
                        </w:rPr>
                        <w:t>CONFIDENTIAL</w:t>
                      </w:r>
                    </w:p>
                  </w:txbxContent>
                </v:textbox>
              </v:shape>
            </w:pict>
          </mc:Fallback>
        </mc:AlternateContent>
      </w:r>
      <w:r w:rsidR="00A96C23" w:rsidRPr="00A96C23">
        <w:rPr>
          <w:rFonts w:ascii="Candara" w:eastAsia="Candara" w:hAnsi="Candara" w:cs="Candara"/>
          <w:sz w:val="22"/>
        </w:rPr>
        <w:br w:type="page"/>
      </w:r>
    </w:p>
    <w:p w:rsidR="00F81316" w:rsidRDefault="00617E5F" w:rsidP="00A96C23">
      <w:pPr>
        <w:pStyle w:val="Index"/>
        <w:pageBreakBefore/>
        <w:outlineLvl w:val="0"/>
        <w:rPr>
          <w:rFonts w:eastAsia="新細明體"/>
        </w:rPr>
      </w:pPr>
      <w:bookmarkStart w:id="20" w:name="_Toc8026612"/>
      <w:r w:rsidRPr="00617E5F">
        <w:rPr>
          <w:rFonts w:hint="eastAsia"/>
        </w:rPr>
        <w:lastRenderedPageBreak/>
        <w:t>Revision History</w:t>
      </w:r>
      <w:bookmarkEnd w:id="20"/>
    </w:p>
    <w:tbl>
      <w:tblPr>
        <w:tblW w:w="10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2026"/>
        <w:gridCol w:w="1802"/>
        <w:gridCol w:w="4571"/>
        <w:gridCol w:w="1110"/>
      </w:tblGrid>
      <w:tr w:rsidR="004D3034" w:rsidTr="004D3034">
        <w:trPr>
          <w:tblHeader/>
        </w:trPr>
        <w:tc>
          <w:tcPr>
            <w:tcW w:w="851" w:type="dxa"/>
            <w:shd w:val="clear" w:color="auto" w:fill="333399"/>
            <w:vAlign w:val="center"/>
          </w:tcPr>
          <w:p w:rsidR="00D05D53" w:rsidRPr="004D3034" w:rsidRDefault="00D05D53" w:rsidP="00A96C23">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hint="eastAsia"/>
                <w:color w:val="FFFFFF"/>
              </w:rPr>
              <w:t>Revision</w:t>
            </w:r>
            <w:r w:rsidRPr="004D3034">
              <w:rPr>
                <w:rFonts w:ascii="Lucida Sans Unicode" w:eastAsia="新細明體" w:hAnsi="Lucida Sans Unicode" w:cs="Lucida Sans Unicode"/>
                <w:color w:val="FFFFFF"/>
              </w:rPr>
              <w:t xml:space="preserve"> Date</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Chapter-Section</w:t>
            </w:r>
          </w:p>
        </w:tc>
        <w:tc>
          <w:tcPr>
            <w:tcW w:w="4956"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Content</w:t>
            </w:r>
          </w:p>
        </w:tc>
        <w:tc>
          <w:tcPr>
            <w:tcW w:w="1134" w:type="dxa"/>
            <w:shd w:val="clear" w:color="auto" w:fill="333399"/>
            <w:vAlign w:val="center"/>
          </w:tcPr>
          <w:p w:rsidR="00D05D53" w:rsidRPr="004D3034" w:rsidRDefault="00D05D53" w:rsidP="00D05D53">
            <w:pPr>
              <w:pStyle w:val="TableContent-Centered"/>
              <w:rPr>
                <w:rFonts w:ascii="Lucida Sans Unicode" w:eastAsia="新細明體" w:hAnsi="Lucida Sans Unicode" w:cs="Lucida Sans Unicode"/>
                <w:color w:val="FFFFFF"/>
              </w:rPr>
            </w:pPr>
            <w:r w:rsidRPr="004D3034">
              <w:rPr>
                <w:rFonts w:ascii="Lucida Sans Unicode" w:eastAsia="新細明體" w:hAnsi="Lucida Sans Unicode" w:cs="Lucida Sans Unicode" w:hint="eastAsia"/>
                <w:color w:val="FFFFFF"/>
              </w:rPr>
              <w:t>Author</w:t>
            </w:r>
          </w:p>
        </w:tc>
      </w:tr>
      <w:tr w:rsidR="004D3034" w:rsidTr="004D3034">
        <w:tc>
          <w:tcPr>
            <w:tcW w:w="851" w:type="dxa"/>
            <w:shd w:val="clear" w:color="auto" w:fill="auto"/>
            <w:vAlign w:val="center"/>
          </w:tcPr>
          <w:p w:rsidR="00D05D53" w:rsidRPr="004D3034" w:rsidRDefault="00D05D53" w:rsidP="00307060">
            <w:pPr>
              <w:pStyle w:val="TableContent-Centered"/>
              <w:rPr>
                <w:rFonts w:eastAsia="新細明體"/>
              </w:rPr>
            </w:pPr>
            <w:r w:rsidRPr="004D3034">
              <w:rPr>
                <w:rFonts w:eastAsia="新細明體" w:hint="eastAsia"/>
              </w:rPr>
              <w:t>0.</w:t>
            </w:r>
            <w:del w:id="21" w:author="Chevy Chia-Wei Hsu(許家瑋)" w:date="2019-05-02T08:56:00Z">
              <w:r w:rsidR="0062268B" w:rsidDel="00307060">
                <w:rPr>
                  <w:rFonts w:eastAsia="新細明體" w:hint="eastAsia"/>
                </w:rPr>
                <w:delText>5</w:delText>
              </w:r>
            </w:del>
            <w:ins w:id="22" w:author="Chevy Chia-Wei Hsu(許家瑋)" w:date="2019-05-02T08:56:00Z">
              <w:r w:rsidR="00307060">
                <w:rPr>
                  <w:rFonts w:eastAsia="新細明體" w:hint="eastAsia"/>
                </w:rPr>
                <w:t>6</w:t>
              </w:r>
            </w:ins>
          </w:p>
        </w:tc>
        <w:tc>
          <w:tcPr>
            <w:tcW w:w="1701" w:type="dxa"/>
            <w:shd w:val="clear" w:color="auto" w:fill="auto"/>
            <w:vAlign w:val="center"/>
          </w:tcPr>
          <w:p w:rsidR="00D05D53" w:rsidRPr="004D3034" w:rsidRDefault="00D05D53" w:rsidP="00446F95">
            <w:pPr>
              <w:adjustRightInd w:val="0"/>
              <w:spacing w:before="120" w:after="120" w:line="0" w:lineRule="atLeast"/>
              <w:jc w:val="center"/>
              <w:textAlignment w:val="baseline"/>
              <w:rPr>
                <w:rFonts w:eastAsia="新細明體"/>
              </w:rPr>
            </w:pPr>
            <w:r w:rsidRPr="004D3034">
              <w:rPr>
                <w:rFonts w:eastAsia="新細明體"/>
              </w:rPr>
              <w:t>201</w:t>
            </w:r>
            <w:r w:rsidR="00270724">
              <w:rPr>
                <w:rFonts w:eastAsia="新細明體" w:hint="eastAsia"/>
              </w:rPr>
              <w:t>9</w:t>
            </w:r>
            <w:r w:rsidRPr="004D3034">
              <w:rPr>
                <w:rFonts w:eastAsia="新細明體"/>
              </w:rPr>
              <w:t>-</w:t>
            </w:r>
            <w:del w:id="23" w:author="Chevy Chia-Wei Hsu(許家瑋)" w:date="2019-05-02T08:56:00Z">
              <w:r w:rsidR="007D3268" w:rsidDel="00307060">
                <w:rPr>
                  <w:rFonts w:eastAsia="新細明體" w:hint="eastAsia"/>
                </w:rPr>
                <w:delText>04</w:delText>
              </w:r>
            </w:del>
            <w:ins w:id="24" w:author="Chevy Chia-Wei Hsu(許家瑋)" w:date="2019-05-02T08:56:00Z">
              <w:r w:rsidR="00307060">
                <w:rPr>
                  <w:rFonts w:eastAsia="新細明體" w:hint="eastAsia"/>
                </w:rPr>
                <w:t>05</w:t>
              </w:r>
            </w:ins>
            <w:r w:rsidRPr="004D3034">
              <w:rPr>
                <w:rFonts w:eastAsia="新細明體"/>
              </w:rPr>
              <w:t>-</w:t>
            </w:r>
            <w:del w:id="25" w:author="Chevy Chia-Wei Hsu(許家瑋)" w:date="2019-05-02T08:56:00Z">
              <w:r w:rsidR="00780A4A" w:rsidDel="00307060">
                <w:rPr>
                  <w:rFonts w:eastAsia="新細明體" w:hint="eastAsia"/>
                </w:rPr>
                <w:delText>2</w:delText>
              </w:r>
              <w:r w:rsidR="0062268B" w:rsidDel="00307060">
                <w:rPr>
                  <w:rFonts w:eastAsia="新細明體" w:hint="eastAsia"/>
                </w:rPr>
                <w:delText>6</w:delText>
              </w:r>
            </w:del>
            <w:ins w:id="26" w:author="Chevy Chia-Wei Hsu(許家瑋)" w:date="2019-05-02T08:56:00Z">
              <w:r w:rsidR="00307060">
                <w:rPr>
                  <w:rFonts w:eastAsia="新細明體" w:hint="eastAsia"/>
                </w:rPr>
                <w:t>0</w:t>
              </w:r>
            </w:ins>
            <w:r w:rsidR="00446F95">
              <w:rPr>
                <w:rFonts w:eastAsia="新細明體" w:hint="eastAsia"/>
              </w:rPr>
              <w:t>6</w:t>
            </w:r>
          </w:p>
        </w:tc>
        <w:tc>
          <w:tcPr>
            <w:tcW w:w="1701" w:type="dxa"/>
            <w:shd w:val="clear" w:color="auto" w:fill="auto"/>
            <w:vAlign w:val="center"/>
          </w:tcPr>
          <w:p w:rsidR="00D05D53" w:rsidRPr="004D3034" w:rsidRDefault="00D05D53" w:rsidP="004D3034">
            <w:pPr>
              <w:adjustRightInd w:val="0"/>
              <w:spacing w:before="120" w:after="120" w:line="0" w:lineRule="atLeast"/>
              <w:jc w:val="center"/>
              <w:textAlignment w:val="baseline"/>
              <w:rPr>
                <w:rFonts w:eastAsia="新細明體"/>
              </w:rPr>
            </w:pPr>
          </w:p>
        </w:tc>
        <w:tc>
          <w:tcPr>
            <w:tcW w:w="4956" w:type="dxa"/>
            <w:shd w:val="clear" w:color="auto" w:fill="auto"/>
            <w:vAlign w:val="center"/>
          </w:tcPr>
          <w:p w:rsidR="00D05D53" w:rsidRPr="004D3034" w:rsidRDefault="00D05D53" w:rsidP="004D3034">
            <w:pPr>
              <w:spacing w:before="120" w:after="120" w:line="0" w:lineRule="atLeast"/>
              <w:rPr>
                <w:rFonts w:eastAsia="新細明體"/>
              </w:rPr>
            </w:pPr>
          </w:p>
        </w:tc>
        <w:tc>
          <w:tcPr>
            <w:tcW w:w="1134" w:type="dxa"/>
            <w:shd w:val="clear" w:color="auto" w:fill="auto"/>
            <w:vAlign w:val="center"/>
          </w:tcPr>
          <w:p w:rsidR="00D05D53" w:rsidRPr="004D3034" w:rsidRDefault="0077509E" w:rsidP="004D3034">
            <w:pPr>
              <w:adjustRightInd w:val="0"/>
              <w:spacing w:before="120" w:after="120" w:line="0" w:lineRule="atLeast"/>
              <w:textAlignment w:val="baseline"/>
              <w:rPr>
                <w:rFonts w:eastAsia="新細明體"/>
              </w:rPr>
            </w:pPr>
            <w:r>
              <w:rPr>
                <w:rFonts w:eastAsia="新細明體" w:hint="eastAsia"/>
              </w:rPr>
              <w:t>Chevy</w:t>
            </w:r>
          </w:p>
        </w:tc>
      </w:tr>
    </w:tbl>
    <w:p w:rsidR="00F81316" w:rsidRPr="004D3034" w:rsidRDefault="00F81316" w:rsidP="00EA18C1">
      <w:pPr>
        <w:rPr>
          <w:rFonts w:eastAsia="新細明體"/>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850"/>
        <w:gridCol w:w="1701"/>
        <w:gridCol w:w="1701"/>
        <w:gridCol w:w="4956"/>
        <w:gridCol w:w="1134"/>
      </w:tblGrid>
      <w:tr w:rsidR="00216F4B" w:rsidRPr="00216F4B" w:rsidTr="00F10D7A">
        <w:trPr>
          <w:cantSplit/>
          <w:trHeight w:val="480"/>
        </w:trPr>
        <w:tc>
          <w:tcPr>
            <w:tcW w:w="10342" w:type="dxa"/>
            <w:gridSpan w:val="5"/>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color w:val="000000"/>
                <w:sz w:val="20"/>
                <w:szCs w:val="24"/>
              </w:rPr>
              <w:lastRenderedPageBreak/>
              <w:br w:type="page"/>
            </w:r>
            <w:r w:rsidRPr="00216F4B">
              <w:rPr>
                <w:rFonts w:ascii="Lucida Sans Unicode" w:eastAsia="Candara" w:hAnsi="Lucida Sans Unicode" w:cs="Lucida Sans Unicode"/>
                <w:b/>
                <w:color w:val="000000"/>
                <w:sz w:val="20"/>
                <w:szCs w:val="24"/>
              </w:rPr>
              <w:br w:type="page"/>
            </w:r>
            <w:r w:rsidRPr="00216F4B">
              <w:rPr>
                <w:rFonts w:ascii="Lucida Sans Unicode" w:eastAsia="Candara" w:hAnsi="Lucida Sans Unicode" w:cs="Lucida Sans Unicode"/>
                <w:b/>
                <w:color w:val="FFFFFF"/>
                <w:sz w:val="20"/>
                <w:szCs w:val="24"/>
              </w:rPr>
              <w:t>Review History</w:t>
            </w:r>
          </w:p>
        </w:tc>
      </w:tr>
      <w:tr w:rsidR="00216F4B" w:rsidRPr="00216F4B" w:rsidTr="00D05D53">
        <w:trPr>
          <w:cantSplit/>
          <w:trHeight w:val="480"/>
        </w:trPr>
        <w:tc>
          <w:tcPr>
            <w:tcW w:w="85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 Date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Reviewed Chapter-Section</w:t>
            </w:r>
          </w:p>
        </w:tc>
        <w:tc>
          <w:tcPr>
            <w:tcW w:w="4956"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Comments</w:t>
            </w:r>
          </w:p>
        </w:tc>
        <w:tc>
          <w:tcPr>
            <w:tcW w:w="1134"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Reviewer</w:t>
            </w:r>
          </w:p>
        </w:tc>
      </w:tr>
      <w:tr w:rsidR="00216F4B" w:rsidRPr="00216F4B" w:rsidTr="00D05D53">
        <w:trPr>
          <w:cantSplit/>
          <w:trHeight w:val="481"/>
        </w:trPr>
        <w:tc>
          <w:tcPr>
            <w:tcW w:w="851" w:type="dxa"/>
            <w:vAlign w:val="center"/>
          </w:tcPr>
          <w:p w:rsidR="00216F4B" w:rsidRPr="00216F4B" w:rsidRDefault="00216F4B" w:rsidP="00446F95">
            <w:pPr>
              <w:adjustRightInd w:val="0"/>
              <w:snapToGrid/>
              <w:spacing w:before="120" w:after="120" w:line="0" w:lineRule="atLeast"/>
              <w:jc w:val="center"/>
              <w:textAlignment w:val="baseline"/>
              <w:rPr>
                <w:rFonts w:eastAsia="Candara" w:cs="Candara"/>
                <w:b/>
                <w:color w:val="000000"/>
                <w:sz w:val="20"/>
                <w:szCs w:val="24"/>
              </w:rPr>
            </w:pPr>
            <w:r w:rsidRPr="00216F4B">
              <w:rPr>
                <w:rFonts w:eastAsia="新細明體" w:cs="Candara"/>
                <w:b/>
                <w:color w:val="000000"/>
                <w:sz w:val="20"/>
                <w:szCs w:val="24"/>
              </w:rPr>
              <w:t>0.</w:t>
            </w:r>
            <w:r w:rsidR="00446F95">
              <w:rPr>
                <w:rFonts w:eastAsia="新細明體" w:cs="Candara" w:hint="eastAsia"/>
                <w:b/>
                <w:color w:val="000000"/>
                <w:sz w:val="20"/>
                <w:szCs w:val="24"/>
              </w:rPr>
              <w:t>2</w:t>
            </w:r>
          </w:p>
        </w:tc>
        <w:tc>
          <w:tcPr>
            <w:tcW w:w="1701" w:type="dxa"/>
            <w:vAlign w:val="center"/>
          </w:tcPr>
          <w:p w:rsidR="00216F4B" w:rsidRPr="00216F4B" w:rsidRDefault="00216F4B" w:rsidP="00446F95">
            <w:pPr>
              <w:adjustRightInd w:val="0"/>
              <w:snapToGrid/>
              <w:spacing w:before="120" w:after="120" w:line="0" w:lineRule="atLeast"/>
              <w:jc w:val="center"/>
              <w:textAlignment w:val="baseline"/>
              <w:rPr>
                <w:rFonts w:eastAsia="Candara" w:cs="Candara"/>
                <w:color w:val="000000"/>
                <w:szCs w:val="24"/>
              </w:rPr>
            </w:pPr>
            <w:r w:rsidRPr="00216F4B">
              <w:rPr>
                <w:rFonts w:eastAsia="新細明體" w:cs="Candara"/>
                <w:color w:val="000000"/>
                <w:szCs w:val="24"/>
              </w:rPr>
              <w:t>201</w:t>
            </w:r>
            <w:r w:rsidR="00FF4783">
              <w:rPr>
                <w:rFonts w:eastAsia="新細明體" w:cs="Candara" w:hint="eastAsia"/>
                <w:color w:val="000000"/>
                <w:szCs w:val="24"/>
              </w:rPr>
              <w:t>9</w:t>
            </w:r>
            <w:r w:rsidR="007D3268">
              <w:rPr>
                <w:rFonts w:eastAsia="新細明體" w:cs="Candara"/>
                <w:color w:val="000000"/>
                <w:szCs w:val="24"/>
              </w:rPr>
              <w:t>-</w:t>
            </w:r>
            <w:r w:rsidR="007D3268">
              <w:rPr>
                <w:rFonts w:eastAsia="新細明體" w:cs="Candara" w:hint="eastAsia"/>
                <w:color w:val="000000"/>
                <w:szCs w:val="24"/>
              </w:rPr>
              <w:t>04</w:t>
            </w:r>
            <w:r w:rsidRPr="00216F4B">
              <w:rPr>
                <w:rFonts w:eastAsia="新細明體" w:cs="Candara"/>
                <w:color w:val="000000"/>
                <w:szCs w:val="24"/>
              </w:rPr>
              <w:t>-</w:t>
            </w:r>
            <w:r w:rsidR="00446F95">
              <w:rPr>
                <w:rFonts w:eastAsia="新細明體" w:cs="Candara" w:hint="eastAsia"/>
                <w:color w:val="000000"/>
                <w:szCs w:val="24"/>
              </w:rPr>
              <w:t>18</w:t>
            </w:r>
            <w:bookmarkStart w:id="27" w:name="_GoBack"/>
            <w:bookmarkEnd w:id="27"/>
          </w:p>
        </w:tc>
        <w:tc>
          <w:tcPr>
            <w:tcW w:w="1701"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4956"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1134"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r>
    </w:tbl>
    <w:p w:rsidR="00216F4B" w:rsidRPr="004D3034" w:rsidRDefault="00216F4B" w:rsidP="00216F4B">
      <w:pPr>
        <w:rPr>
          <w:rFonts w:ascii="Candara" w:eastAsia="新細明體" w:hAnsi="Candara" w:cs="Candara"/>
          <w:sz w:val="22"/>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701"/>
        <w:gridCol w:w="1701"/>
        <w:gridCol w:w="1701"/>
        <w:gridCol w:w="5239"/>
      </w:tblGrid>
      <w:tr w:rsidR="00216F4B" w:rsidRPr="00216F4B" w:rsidTr="006C5E85">
        <w:trPr>
          <w:cantSplit/>
          <w:trHeight w:val="480"/>
        </w:trPr>
        <w:tc>
          <w:tcPr>
            <w:tcW w:w="10342" w:type="dxa"/>
            <w:gridSpan w:val="4"/>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b/>
                <w:color w:val="000000"/>
                <w:sz w:val="20"/>
                <w:szCs w:val="24"/>
              </w:rPr>
              <w:lastRenderedPageBreak/>
              <w:br w:type="page"/>
            </w:r>
            <w:r w:rsidRPr="00216F4B">
              <w:rPr>
                <w:rFonts w:ascii="Lucida Sans Unicode" w:eastAsia="Candara" w:hAnsi="Lucida Sans Unicode" w:cs="Lucida Sans Unicode"/>
                <w:b/>
                <w:color w:val="FFFFFF"/>
                <w:sz w:val="20"/>
                <w:szCs w:val="24"/>
              </w:rPr>
              <w:t>Document</w:t>
            </w:r>
            <w:r w:rsidRPr="00216F4B">
              <w:rPr>
                <w:rFonts w:ascii="Lucida Sans Unicode" w:eastAsia="Candara" w:hAnsi="Lucida Sans Unicode" w:cs="Lucida Sans Unicode"/>
                <w:b/>
                <w:color w:val="000000"/>
                <w:sz w:val="20"/>
                <w:szCs w:val="24"/>
              </w:rPr>
              <w:t xml:space="preserve"> </w:t>
            </w:r>
            <w:r w:rsidRPr="00216F4B">
              <w:rPr>
                <w:rFonts w:ascii="Lucida Sans Unicode" w:eastAsia="Candara" w:hAnsi="Lucida Sans Unicode" w:cs="Lucida Sans Unicode"/>
                <w:b/>
                <w:color w:val="FFFFFF"/>
                <w:sz w:val="20"/>
                <w:szCs w:val="24"/>
              </w:rPr>
              <w:t>Sign-off List</w:t>
            </w:r>
          </w:p>
        </w:tc>
      </w:tr>
      <w:tr w:rsidR="00216F4B" w:rsidRPr="00216F4B" w:rsidTr="00D05D53">
        <w:trPr>
          <w:cantSplit/>
          <w:trHeight w:val="480"/>
        </w:trPr>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Department</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Name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Date</w:t>
            </w:r>
          </w:p>
        </w:tc>
        <w:tc>
          <w:tcPr>
            <w:tcW w:w="5239"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w:t>
            </w:r>
          </w:p>
        </w:tc>
      </w:tr>
      <w:tr w:rsidR="00216F4B" w:rsidRPr="00216F4B" w:rsidTr="00D05D53">
        <w:trPr>
          <w:cantSplit/>
          <w:trHeight w:val="481"/>
        </w:trPr>
        <w:tc>
          <w:tcPr>
            <w:tcW w:w="1701" w:type="dxa"/>
            <w:vAlign w:val="center"/>
          </w:tcPr>
          <w:p w:rsidR="00216F4B" w:rsidRPr="00F76FE3" w:rsidRDefault="00216F4B" w:rsidP="00216F4B">
            <w:pPr>
              <w:adjustRightInd w:val="0"/>
              <w:snapToGrid/>
              <w:spacing w:before="120" w:after="120" w:line="0" w:lineRule="atLeast"/>
              <w:jc w:val="center"/>
              <w:textAlignment w:val="baseline"/>
              <w:rPr>
                <w:rFonts w:eastAsia="Candara" w:cs="Candara"/>
                <w:color w:val="000000"/>
                <w:szCs w:val="24"/>
              </w:rPr>
            </w:pPr>
            <w:r w:rsidRPr="00F76FE3">
              <w:rPr>
                <w:rFonts w:eastAsia="新細明體" w:cs="Candara"/>
                <w:color w:val="000000"/>
                <w:szCs w:val="24"/>
              </w:rPr>
              <w:t>VLSI</w:t>
            </w:r>
          </w:p>
        </w:tc>
        <w:tc>
          <w:tcPr>
            <w:tcW w:w="1701"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c>
          <w:tcPr>
            <w:tcW w:w="1701" w:type="dxa"/>
            <w:vAlign w:val="center"/>
          </w:tcPr>
          <w:p w:rsidR="00216F4B" w:rsidRPr="004D3034" w:rsidRDefault="00216F4B" w:rsidP="007D3268">
            <w:pPr>
              <w:adjustRightInd w:val="0"/>
              <w:snapToGrid/>
              <w:spacing w:before="120" w:after="120" w:line="0" w:lineRule="atLeast"/>
              <w:jc w:val="center"/>
              <w:textAlignment w:val="baseline"/>
              <w:rPr>
                <w:rFonts w:eastAsia="新細明體" w:cs="Candara"/>
                <w:color w:val="000000"/>
                <w:szCs w:val="24"/>
              </w:rPr>
            </w:pPr>
            <w:r w:rsidRPr="004D3034">
              <w:rPr>
                <w:rFonts w:eastAsia="新細明體" w:cs="Candara"/>
                <w:color w:val="000000"/>
                <w:szCs w:val="24"/>
              </w:rPr>
              <w:t>201</w:t>
            </w:r>
            <w:r w:rsidR="00FF4783">
              <w:rPr>
                <w:rFonts w:eastAsia="新細明體" w:cs="Candara" w:hint="eastAsia"/>
                <w:color w:val="000000"/>
                <w:szCs w:val="24"/>
              </w:rPr>
              <w:t>9</w:t>
            </w:r>
            <w:r w:rsidRPr="004D3034">
              <w:rPr>
                <w:rFonts w:eastAsia="新細明體" w:cs="Candara"/>
                <w:color w:val="000000"/>
                <w:szCs w:val="24"/>
              </w:rPr>
              <w:t>-</w:t>
            </w:r>
            <w:r w:rsidR="007D3268">
              <w:rPr>
                <w:rFonts w:eastAsia="新細明體" w:cs="Candara" w:hint="eastAsia"/>
                <w:color w:val="000000"/>
                <w:szCs w:val="24"/>
              </w:rPr>
              <w:t>04</w:t>
            </w:r>
            <w:r w:rsidRPr="004D3034">
              <w:rPr>
                <w:rFonts w:eastAsia="新細明體" w:cs="Candara"/>
                <w:color w:val="000000"/>
                <w:szCs w:val="24"/>
              </w:rPr>
              <w:t>-dd</w:t>
            </w:r>
          </w:p>
        </w:tc>
        <w:tc>
          <w:tcPr>
            <w:tcW w:w="5239"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r>
    </w:tbl>
    <w:p w:rsidR="00216F4B" w:rsidRPr="004D3034" w:rsidRDefault="00216F4B" w:rsidP="00216F4B">
      <w:pPr>
        <w:snapToGrid/>
        <w:spacing w:line="240" w:lineRule="auto"/>
        <w:rPr>
          <w:rFonts w:ascii="Calibri" w:eastAsia="新細明體" w:hAnsi="Calibri" w:cs="Times New Roman"/>
        </w:rPr>
      </w:pPr>
    </w:p>
    <w:p w:rsidR="00DA4323" w:rsidRPr="00DA4323" w:rsidRDefault="00F81316" w:rsidP="006426CE">
      <w:pPr>
        <w:pStyle w:val="Index"/>
        <w:rPr>
          <w:rFonts w:eastAsia="新細明體"/>
        </w:rPr>
      </w:pPr>
      <w:r>
        <w:br w:type="page"/>
      </w:r>
      <w:r w:rsidR="00CF7BFB" w:rsidRPr="00DA4323">
        <w:lastRenderedPageBreak/>
        <w:t>Table of Content</w:t>
      </w:r>
      <w:r w:rsidR="00DA4323">
        <w:rPr>
          <w:rFonts w:eastAsia="新細明體" w:hint="eastAsia"/>
        </w:rPr>
        <w:t>s</w:t>
      </w:r>
    </w:p>
    <w:p w:rsidR="00EF63D1" w:rsidRDefault="00203B5F">
      <w:pPr>
        <w:pStyle w:val="10"/>
        <w:rPr>
          <w:rFonts w:asciiTheme="minorHAnsi" w:eastAsiaTheme="minorEastAsia" w:hAnsiTheme="minorHAnsi" w:cstheme="minorBidi"/>
          <w:b w:val="0"/>
          <w:bCs w:val="0"/>
          <w:caps w:val="0"/>
          <w:noProof/>
          <w:sz w:val="24"/>
          <w:szCs w:val="22"/>
        </w:rPr>
      </w:pPr>
      <w:r w:rsidRPr="00E940E2">
        <w:fldChar w:fldCharType="begin"/>
      </w:r>
      <w:r w:rsidRPr="00E940E2">
        <w:instrText xml:space="preserve"> TOC \o "1-3" \h \z \u </w:instrText>
      </w:r>
      <w:r w:rsidRPr="00E940E2">
        <w:fldChar w:fldCharType="separate"/>
      </w:r>
      <w:hyperlink w:anchor="_Toc8026612" w:history="1">
        <w:r w:rsidR="00EF63D1" w:rsidRPr="002E5865">
          <w:rPr>
            <w:rStyle w:val="a7"/>
            <w:noProof/>
          </w:rPr>
          <w:t>Revision History</w:t>
        </w:r>
        <w:r w:rsidR="00EF63D1">
          <w:rPr>
            <w:noProof/>
            <w:webHidden/>
          </w:rPr>
          <w:tab/>
        </w:r>
        <w:r w:rsidR="00EF63D1">
          <w:rPr>
            <w:noProof/>
            <w:webHidden/>
          </w:rPr>
          <w:fldChar w:fldCharType="begin"/>
        </w:r>
        <w:r w:rsidR="00EF63D1">
          <w:rPr>
            <w:noProof/>
            <w:webHidden/>
          </w:rPr>
          <w:instrText xml:space="preserve"> PAGEREF _Toc8026612 \h </w:instrText>
        </w:r>
        <w:r w:rsidR="00EF63D1">
          <w:rPr>
            <w:noProof/>
            <w:webHidden/>
          </w:rPr>
        </w:r>
        <w:r w:rsidR="00EF63D1">
          <w:rPr>
            <w:noProof/>
            <w:webHidden/>
          </w:rPr>
          <w:fldChar w:fldCharType="separate"/>
        </w:r>
        <w:r w:rsidR="00EF63D1">
          <w:rPr>
            <w:noProof/>
            <w:webHidden/>
          </w:rPr>
          <w:t>ii</w:t>
        </w:r>
        <w:r w:rsidR="00EF63D1">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13" w:history="1">
        <w:r w:rsidRPr="002E5865">
          <w:rPr>
            <w:rStyle w:val="a7"/>
            <w:noProof/>
          </w:rPr>
          <w:t>List of Tables</w:t>
        </w:r>
        <w:r>
          <w:rPr>
            <w:noProof/>
            <w:webHidden/>
          </w:rPr>
          <w:tab/>
        </w:r>
        <w:r>
          <w:rPr>
            <w:noProof/>
            <w:webHidden/>
          </w:rPr>
          <w:fldChar w:fldCharType="begin"/>
        </w:r>
        <w:r>
          <w:rPr>
            <w:noProof/>
            <w:webHidden/>
          </w:rPr>
          <w:instrText xml:space="preserve"> PAGEREF _Toc8026613 \h </w:instrText>
        </w:r>
        <w:r>
          <w:rPr>
            <w:noProof/>
            <w:webHidden/>
          </w:rPr>
        </w:r>
        <w:r>
          <w:rPr>
            <w:noProof/>
            <w:webHidden/>
          </w:rPr>
          <w:fldChar w:fldCharType="separate"/>
        </w:r>
        <w:r>
          <w:rPr>
            <w:noProof/>
            <w:webHidden/>
          </w:rPr>
          <w:t>vii</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14" w:history="1">
        <w:r w:rsidRPr="002E5865">
          <w:rPr>
            <w:rStyle w:val="a7"/>
            <w:noProof/>
          </w:rPr>
          <w:t>List of Figures</w:t>
        </w:r>
        <w:r>
          <w:rPr>
            <w:noProof/>
            <w:webHidden/>
          </w:rPr>
          <w:tab/>
        </w:r>
        <w:r>
          <w:rPr>
            <w:noProof/>
            <w:webHidden/>
          </w:rPr>
          <w:fldChar w:fldCharType="begin"/>
        </w:r>
        <w:r>
          <w:rPr>
            <w:noProof/>
            <w:webHidden/>
          </w:rPr>
          <w:instrText xml:space="preserve"> PAGEREF _Toc8026614 \h </w:instrText>
        </w:r>
        <w:r>
          <w:rPr>
            <w:noProof/>
            <w:webHidden/>
          </w:rPr>
        </w:r>
        <w:r>
          <w:rPr>
            <w:noProof/>
            <w:webHidden/>
          </w:rPr>
          <w:fldChar w:fldCharType="separate"/>
        </w:r>
        <w:r>
          <w:rPr>
            <w:noProof/>
            <w:webHidden/>
          </w:rPr>
          <w:t>viii</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15" w:history="1">
        <w:r w:rsidRPr="002E5865">
          <w:rPr>
            <w:rStyle w:val="a7"/>
            <w:rFonts w:eastAsia="新細明體"/>
            <w:noProof/>
            <w14:scene3d>
              <w14:camera w14:prst="orthographicFront"/>
              <w14:lightRig w14:rig="threePt" w14:dir="t">
                <w14:rot w14:lat="0" w14:lon="0" w14:rev="0"/>
              </w14:lightRig>
            </w14:scene3d>
          </w:rPr>
          <w:t>1.</w:t>
        </w:r>
        <w:r>
          <w:rPr>
            <w:rFonts w:asciiTheme="minorHAnsi" w:eastAsiaTheme="minorEastAsia" w:hAnsiTheme="minorHAnsi" w:cstheme="minorBidi"/>
            <w:b w:val="0"/>
            <w:bCs w:val="0"/>
            <w:caps w:val="0"/>
            <w:noProof/>
            <w:sz w:val="24"/>
            <w:szCs w:val="22"/>
          </w:rPr>
          <w:tab/>
        </w:r>
        <w:r w:rsidRPr="002E5865">
          <w:rPr>
            <w:rStyle w:val="a7"/>
            <w:rFonts w:eastAsia="新細明體"/>
            <w:noProof/>
          </w:rPr>
          <w:t>Overview</w:t>
        </w:r>
        <w:r>
          <w:rPr>
            <w:noProof/>
            <w:webHidden/>
          </w:rPr>
          <w:tab/>
        </w:r>
        <w:r>
          <w:rPr>
            <w:noProof/>
            <w:webHidden/>
          </w:rPr>
          <w:fldChar w:fldCharType="begin"/>
        </w:r>
        <w:r>
          <w:rPr>
            <w:noProof/>
            <w:webHidden/>
          </w:rPr>
          <w:instrText xml:space="preserve"> PAGEREF _Toc8026615 \h </w:instrText>
        </w:r>
        <w:r>
          <w:rPr>
            <w:noProof/>
            <w:webHidden/>
          </w:rPr>
        </w:r>
        <w:r>
          <w:rPr>
            <w:noProof/>
            <w:webHidden/>
          </w:rPr>
          <w:fldChar w:fldCharType="separate"/>
        </w:r>
        <w:r>
          <w:rPr>
            <w:noProof/>
            <w:webHidden/>
          </w:rPr>
          <w:t>1</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6" w:history="1">
        <w:r w:rsidRPr="002E5865">
          <w:rPr>
            <w:rStyle w:val="a7"/>
            <w:noProof/>
          </w:rPr>
          <w:t>1.1.</w:t>
        </w:r>
        <w:r>
          <w:rPr>
            <w:rFonts w:asciiTheme="minorHAnsi" w:eastAsiaTheme="minorEastAsia" w:hAnsiTheme="minorHAnsi" w:cstheme="minorBidi"/>
            <w:smallCaps w:val="0"/>
            <w:noProof/>
            <w:sz w:val="24"/>
            <w:szCs w:val="22"/>
          </w:rPr>
          <w:tab/>
        </w:r>
        <w:r w:rsidRPr="002E5865">
          <w:rPr>
            <w:rStyle w:val="a7"/>
            <w:noProof/>
          </w:rPr>
          <w:t>Terminologies</w:t>
        </w:r>
        <w:r>
          <w:rPr>
            <w:noProof/>
            <w:webHidden/>
          </w:rPr>
          <w:tab/>
        </w:r>
        <w:r>
          <w:rPr>
            <w:noProof/>
            <w:webHidden/>
          </w:rPr>
          <w:fldChar w:fldCharType="begin"/>
        </w:r>
        <w:r>
          <w:rPr>
            <w:noProof/>
            <w:webHidden/>
          </w:rPr>
          <w:instrText xml:space="preserve"> PAGEREF _Toc8026616 \h </w:instrText>
        </w:r>
        <w:r>
          <w:rPr>
            <w:noProof/>
            <w:webHidden/>
          </w:rPr>
        </w:r>
        <w:r>
          <w:rPr>
            <w:noProof/>
            <w:webHidden/>
          </w:rPr>
          <w:fldChar w:fldCharType="separate"/>
        </w:r>
        <w:r>
          <w:rPr>
            <w:noProof/>
            <w:webHidden/>
          </w:rPr>
          <w:t>1</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7" w:history="1">
        <w:r w:rsidRPr="002E5865">
          <w:rPr>
            <w:rStyle w:val="a7"/>
            <w:rFonts w:eastAsia="新細明體"/>
            <w:noProof/>
          </w:rPr>
          <w:t>1.2.</w:t>
        </w:r>
        <w:r>
          <w:rPr>
            <w:rFonts w:asciiTheme="minorHAnsi" w:eastAsiaTheme="minorEastAsia" w:hAnsiTheme="minorHAnsi" w:cstheme="minorBidi"/>
            <w:smallCaps w:val="0"/>
            <w:noProof/>
            <w:sz w:val="24"/>
            <w:szCs w:val="22"/>
          </w:rPr>
          <w:tab/>
        </w:r>
        <w:r w:rsidRPr="002E5865">
          <w:rPr>
            <w:rStyle w:val="a7"/>
            <w:rFonts w:eastAsia="新細明體"/>
            <w:noProof/>
          </w:rPr>
          <w:t>Features</w:t>
        </w:r>
        <w:r>
          <w:rPr>
            <w:noProof/>
            <w:webHidden/>
          </w:rPr>
          <w:tab/>
        </w:r>
        <w:r>
          <w:rPr>
            <w:noProof/>
            <w:webHidden/>
          </w:rPr>
          <w:fldChar w:fldCharType="begin"/>
        </w:r>
        <w:r>
          <w:rPr>
            <w:noProof/>
            <w:webHidden/>
          </w:rPr>
          <w:instrText xml:space="preserve"> PAGEREF _Toc8026617 \h </w:instrText>
        </w:r>
        <w:r>
          <w:rPr>
            <w:noProof/>
            <w:webHidden/>
          </w:rPr>
        </w:r>
        <w:r>
          <w:rPr>
            <w:noProof/>
            <w:webHidden/>
          </w:rPr>
          <w:fldChar w:fldCharType="separate"/>
        </w:r>
        <w:r>
          <w:rPr>
            <w:noProof/>
            <w:webHidden/>
          </w:rPr>
          <w:t>1</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8" w:history="1">
        <w:r w:rsidRPr="002E5865">
          <w:rPr>
            <w:rStyle w:val="a7"/>
            <w:rFonts w:eastAsia="新細明體"/>
            <w:noProof/>
          </w:rPr>
          <w:t>1.3.</w:t>
        </w:r>
        <w:r>
          <w:rPr>
            <w:rFonts w:asciiTheme="minorHAnsi" w:eastAsiaTheme="minorEastAsia" w:hAnsiTheme="minorHAnsi" w:cstheme="minorBidi"/>
            <w:smallCaps w:val="0"/>
            <w:noProof/>
            <w:sz w:val="24"/>
            <w:szCs w:val="22"/>
          </w:rPr>
          <w:tab/>
        </w:r>
        <w:r w:rsidRPr="002E5865">
          <w:rPr>
            <w:rStyle w:val="a7"/>
            <w:rFonts w:eastAsia="新細明體"/>
            <w:noProof/>
          </w:rPr>
          <w:t>Block Diagram</w:t>
        </w:r>
        <w:r>
          <w:rPr>
            <w:noProof/>
            <w:webHidden/>
          </w:rPr>
          <w:tab/>
        </w:r>
        <w:r>
          <w:rPr>
            <w:noProof/>
            <w:webHidden/>
          </w:rPr>
          <w:fldChar w:fldCharType="begin"/>
        </w:r>
        <w:r>
          <w:rPr>
            <w:noProof/>
            <w:webHidden/>
          </w:rPr>
          <w:instrText xml:space="preserve"> PAGEREF _Toc8026618 \h </w:instrText>
        </w:r>
        <w:r>
          <w:rPr>
            <w:noProof/>
            <w:webHidden/>
          </w:rPr>
        </w:r>
        <w:r>
          <w:rPr>
            <w:noProof/>
            <w:webHidden/>
          </w:rPr>
          <w:fldChar w:fldCharType="separate"/>
        </w:r>
        <w:r>
          <w:rPr>
            <w:noProof/>
            <w:webHidden/>
          </w:rPr>
          <w:t>3</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9" w:history="1">
        <w:r w:rsidRPr="002E5865">
          <w:rPr>
            <w:rStyle w:val="a7"/>
            <w:rFonts w:eastAsia="新細明體"/>
            <w:noProof/>
          </w:rPr>
          <w:t>1.4.</w:t>
        </w:r>
        <w:r>
          <w:rPr>
            <w:rFonts w:asciiTheme="minorHAnsi" w:eastAsiaTheme="minorEastAsia" w:hAnsiTheme="minorHAnsi" w:cstheme="minorBidi"/>
            <w:smallCaps w:val="0"/>
            <w:noProof/>
            <w:sz w:val="24"/>
            <w:szCs w:val="22"/>
          </w:rPr>
          <w:tab/>
        </w:r>
        <w:r w:rsidRPr="002E5865">
          <w:rPr>
            <w:rStyle w:val="a7"/>
            <w:rFonts w:eastAsia="新細明體"/>
            <w:noProof/>
          </w:rPr>
          <w:t>Function Description</w:t>
        </w:r>
        <w:r>
          <w:rPr>
            <w:noProof/>
            <w:webHidden/>
          </w:rPr>
          <w:tab/>
        </w:r>
        <w:r>
          <w:rPr>
            <w:noProof/>
            <w:webHidden/>
          </w:rPr>
          <w:fldChar w:fldCharType="begin"/>
        </w:r>
        <w:r>
          <w:rPr>
            <w:noProof/>
            <w:webHidden/>
          </w:rPr>
          <w:instrText xml:space="preserve"> PAGEREF _Toc8026619 \h </w:instrText>
        </w:r>
        <w:r>
          <w:rPr>
            <w:noProof/>
            <w:webHidden/>
          </w:rPr>
        </w:r>
        <w:r>
          <w:rPr>
            <w:noProof/>
            <w:webHidden/>
          </w:rPr>
          <w:fldChar w:fldCharType="separate"/>
        </w:r>
        <w:r>
          <w:rPr>
            <w:noProof/>
            <w:webHidden/>
          </w:rPr>
          <w:t>3</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0" w:history="1">
        <w:r w:rsidRPr="002E5865">
          <w:rPr>
            <w:rStyle w:val="a7"/>
            <w:noProof/>
            <w14:scene3d>
              <w14:camera w14:prst="orthographicFront"/>
              <w14:lightRig w14:rig="threePt" w14:dir="t">
                <w14:rot w14:lat="0" w14:lon="0" w14:rev="0"/>
              </w14:lightRig>
            </w14:scene3d>
          </w:rPr>
          <w:t>1.4.1.</w:t>
        </w:r>
        <w:r>
          <w:rPr>
            <w:rFonts w:asciiTheme="minorHAnsi" w:eastAsiaTheme="minorEastAsia" w:hAnsiTheme="minorHAnsi" w:cstheme="minorBidi"/>
            <w:i w:val="0"/>
            <w:iCs w:val="0"/>
            <w:noProof/>
            <w:sz w:val="24"/>
            <w:szCs w:val="22"/>
          </w:rPr>
          <w:tab/>
        </w:r>
        <w:r w:rsidRPr="002E5865">
          <w:rPr>
            <w:rStyle w:val="a7"/>
            <w:noProof/>
          </w:rPr>
          <w:t>Software Programming Interface</w:t>
        </w:r>
        <w:r>
          <w:rPr>
            <w:noProof/>
            <w:webHidden/>
          </w:rPr>
          <w:tab/>
        </w:r>
        <w:r>
          <w:rPr>
            <w:noProof/>
            <w:webHidden/>
          </w:rPr>
          <w:fldChar w:fldCharType="begin"/>
        </w:r>
        <w:r>
          <w:rPr>
            <w:noProof/>
            <w:webHidden/>
          </w:rPr>
          <w:instrText xml:space="preserve"> PAGEREF _Toc8026620 \h </w:instrText>
        </w:r>
        <w:r>
          <w:rPr>
            <w:noProof/>
            <w:webHidden/>
          </w:rPr>
        </w:r>
        <w:r>
          <w:rPr>
            <w:noProof/>
            <w:webHidden/>
          </w:rPr>
          <w:fldChar w:fldCharType="separate"/>
        </w:r>
        <w:r>
          <w:rPr>
            <w:noProof/>
            <w:webHidden/>
          </w:rPr>
          <w:t>3</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1" w:history="1">
        <w:r w:rsidRPr="002E5865">
          <w:rPr>
            <w:rStyle w:val="a7"/>
            <w:noProof/>
            <w14:scene3d>
              <w14:camera w14:prst="orthographicFront"/>
              <w14:lightRig w14:rig="threePt" w14:dir="t">
                <w14:rot w14:lat="0" w14:lon="0" w14:rev="0"/>
              </w14:lightRig>
            </w14:scene3d>
          </w:rPr>
          <w:t>1.4.2.</w:t>
        </w:r>
        <w:r>
          <w:rPr>
            <w:rFonts w:asciiTheme="minorHAnsi" w:eastAsiaTheme="minorEastAsia" w:hAnsiTheme="minorHAnsi" w:cstheme="minorBidi"/>
            <w:i w:val="0"/>
            <w:iCs w:val="0"/>
            <w:noProof/>
            <w:sz w:val="24"/>
            <w:szCs w:val="22"/>
          </w:rPr>
          <w:tab/>
        </w:r>
        <w:r w:rsidRPr="002E5865">
          <w:rPr>
            <w:rStyle w:val="a7"/>
            <w:noProof/>
          </w:rPr>
          <w:t>Power Control Slot</w:t>
        </w:r>
        <w:r>
          <w:rPr>
            <w:noProof/>
            <w:webHidden/>
          </w:rPr>
          <w:tab/>
        </w:r>
        <w:r>
          <w:rPr>
            <w:noProof/>
            <w:webHidden/>
          </w:rPr>
          <w:fldChar w:fldCharType="begin"/>
        </w:r>
        <w:r>
          <w:rPr>
            <w:noProof/>
            <w:webHidden/>
          </w:rPr>
          <w:instrText xml:space="preserve"> PAGEREF _Toc8026621 \h </w:instrText>
        </w:r>
        <w:r>
          <w:rPr>
            <w:noProof/>
            <w:webHidden/>
          </w:rPr>
        </w:r>
        <w:r>
          <w:rPr>
            <w:noProof/>
            <w:webHidden/>
          </w:rPr>
          <w:fldChar w:fldCharType="separate"/>
        </w:r>
        <w:r>
          <w:rPr>
            <w:noProof/>
            <w:webHidden/>
          </w:rPr>
          <w:t>3</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2" w:history="1">
        <w:r w:rsidRPr="002E5865">
          <w:rPr>
            <w:rStyle w:val="a7"/>
            <w:noProof/>
            <w14:scene3d>
              <w14:camera w14:prst="orthographicFront"/>
              <w14:lightRig w14:rig="threePt" w14:dir="t">
                <w14:rot w14:lat="0" w14:lon="0" w14:rev="0"/>
              </w14:lightRig>
            </w14:scene3d>
          </w:rPr>
          <w:t>1.4.3.</w:t>
        </w:r>
        <w:r>
          <w:rPr>
            <w:rFonts w:asciiTheme="minorHAnsi" w:eastAsiaTheme="minorEastAsia" w:hAnsiTheme="minorHAnsi" w:cstheme="minorBidi"/>
            <w:i w:val="0"/>
            <w:iCs w:val="0"/>
            <w:noProof/>
            <w:sz w:val="24"/>
            <w:szCs w:val="22"/>
          </w:rPr>
          <w:tab/>
        </w:r>
        <w:r w:rsidRPr="002E5865">
          <w:rPr>
            <w:rStyle w:val="a7"/>
            <w:noProof/>
          </w:rPr>
          <w:t>System Control</w:t>
        </w:r>
        <w:r>
          <w:rPr>
            <w:noProof/>
            <w:webHidden/>
          </w:rPr>
          <w:tab/>
        </w:r>
        <w:r>
          <w:rPr>
            <w:noProof/>
            <w:webHidden/>
          </w:rPr>
          <w:fldChar w:fldCharType="begin"/>
        </w:r>
        <w:r>
          <w:rPr>
            <w:noProof/>
            <w:webHidden/>
          </w:rPr>
          <w:instrText xml:space="preserve"> PAGEREF _Toc8026622 \h </w:instrText>
        </w:r>
        <w:r>
          <w:rPr>
            <w:noProof/>
            <w:webHidden/>
          </w:rPr>
        </w:r>
        <w:r>
          <w:rPr>
            <w:noProof/>
            <w:webHidden/>
          </w:rPr>
          <w:fldChar w:fldCharType="separate"/>
        </w:r>
        <w:r>
          <w:rPr>
            <w:noProof/>
            <w:webHidden/>
          </w:rPr>
          <w:t>4</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23" w:history="1">
        <w:r w:rsidRPr="002E5865">
          <w:rPr>
            <w:rStyle w:val="a7"/>
            <w:rFonts w:eastAsia="新細明體"/>
            <w:noProof/>
            <w14:scene3d>
              <w14:camera w14:prst="orthographicFront"/>
              <w14:lightRig w14:rig="threePt" w14:dir="t">
                <w14:rot w14:lat="0" w14:lon="0" w14:rev="0"/>
              </w14:lightRig>
            </w14:scene3d>
          </w:rPr>
          <w:t>2.</w:t>
        </w:r>
        <w:r>
          <w:rPr>
            <w:rFonts w:asciiTheme="minorHAnsi" w:eastAsiaTheme="minorEastAsia" w:hAnsiTheme="minorHAnsi" w:cstheme="minorBidi"/>
            <w:b w:val="0"/>
            <w:bCs w:val="0"/>
            <w:caps w:val="0"/>
            <w:noProof/>
            <w:sz w:val="24"/>
            <w:szCs w:val="22"/>
          </w:rPr>
          <w:tab/>
        </w:r>
        <w:r w:rsidRPr="002E5865">
          <w:rPr>
            <w:rStyle w:val="a7"/>
            <w:rFonts w:eastAsia="新細明體"/>
            <w:noProof/>
          </w:rPr>
          <w:t>Design Configuration</w:t>
        </w:r>
        <w:r>
          <w:rPr>
            <w:noProof/>
            <w:webHidden/>
          </w:rPr>
          <w:tab/>
        </w:r>
        <w:r>
          <w:rPr>
            <w:noProof/>
            <w:webHidden/>
          </w:rPr>
          <w:fldChar w:fldCharType="begin"/>
        </w:r>
        <w:r>
          <w:rPr>
            <w:noProof/>
            <w:webHidden/>
          </w:rPr>
          <w:instrText xml:space="preserve"> PAGEREF _Toc8026623 \h </w:instrText>
        </w:r>
        <w:r>
          <w:rPr>
            <w:noProof/>
            <w:webHidden/>
          </w:rPr>
        </w:r>
        <w:r>
          <w:rPr>
            <w:noProof/>
            <w:webHidden/>
          </w:rPr>
          <w:fldChar w:fldCharType="separate"/>
        </w:r>
        <w:r>
          <w:rPr>
            <w:noProof/>
            <w:webHidden/>
          </w:rPr>
          <w:t>5</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24" w:history="1">
        <w:r w:rsidRPr="002E5865">
          <w:rPr>
            <w:rStyle w:val="a7"/>
            <w:noProof/>
            <w14:scene3d>
              <w14:camera w14:prst="orthographicFront"/>
              <w14:lightRig w14:rig="threePt" w14:dir="t">
                <w14:rot w14:lat="0" w14:lon="0" w14:rev="0"/>
              </w14:lightRig>
            </w14:scene3d>
          </w:rPr>
          <w:t>3.</w:t>
        </w:r>
        <w:r>
          <w:rPr>
            <w:rFonts w:asciiTheme="minorHAnsi" w:eastAsiaTheme="minorEastAsia" w:hAnsiTheme="minorHAnsi" w:cstheme="minorBidi"/>
            <w:b w:val="0"/>
            <w:bCs w:val="0"/>
            <w:caps w:val="0"/>
            <w:noProof/>
            <w:sz w:val="24"/>
            <w:szCs w:val="22"/>
          </w:rPr>
          <w:tab/>
        </w:r>
        <w:r w:rsidRPr="002E5865">
          <w:rPr>
            <w:rStyle w:val="a7"/>
            <w:rFonts w:eastAsia="新細明體"/>
            <w:noProof/>
          </w:rPr>
          <w:t>Signal Description</w:t>
        </w:r>
        <w:r>
          <w:rPr>
            <w:noProof/>
            <w:webHidden/>
          </w:rPr>
          <w:tab/>
        </w:r>
        <w:r>
          <w:rPr>
            <w:noProof/>
            <w:webHidden/>
          </w:rPr>
          <w:fldChar w:fldCharType="begin"/>
        </w:r>
        <w:r>
          <w:rPr>
            <w:noProof/>
            <w:webHidden/>
          </w:rPr>
          <w:instrText xml:space="preserve"> PAGEREF _Toc8026624 \h </w:instrText>
        </w:r>
        <w:r>
          <w:rPr>
            <w:noProof/>
            <w:webHidden/>
          </w:rPr>
        </w:r>
        <w:r>
          <w:rPr>
            <w:noProof/>
            <w:webHidden/>
          </w:rPr>
          <w:fldChar w:fldCharType="separate"/>
        </w:r>
        <w:r>
          <w:rPr>
            <w:noProof/>
            <w:webHidden/>
          </w:rPr>
          <w:t>6</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5" w:history="1">
        <w:r w:rsidRPr="002E5865">
          <w:rPr>
            <w:rStyle w:val="a7"/>
            <w:rFonts w:eastAsia="新細明體"/>
            <w:noProof/>
          </w:rPr>
          <w:t>3.1.</w:t>
        </w:r>
        <w:r>
          <w:rPr>
            <w:rFonts w:asciiTheme="minorHAnsi" w:eastAsiaTheme="minorEastAsia" w:hAnsiTheme="minorHAnsi" w:cstheme="minorBidi"/>
            <w:smallCaps w:val="0"/>
            <w:noProof/>
            <w:sz w:val="24"/>
            <w:szCs w:val="22"/>
          </w:rPr>
          <w:tab/>
        </w:r>
        <w:r w:rsidRPr="002E5865">
          <w:rPr>
            <w:rStyle w:val="a7"/>
            <w:rFonts w:eastAsia="新細明體"/>
            <w:noProof/>
          </w:rPr>
          <w:t>Signal Definition</w:t>
        </w:r>
        <w:r>
          <w:rPr>
            <w:noProof/>
            <w:webHidden/>
          </w:rPr>
          <w:tab/>
        </w:r>
        <w:r>
          <w:rPr>
            <w:noProof/>
            <w:webHidden/>
          </w:rPr>
          <w:fldChar w:fldCharType="begin"/>
        </w:r>
        <w:r>
          <w:rPr>
            <w:noProof/>
            <w:webHidden/>
          </w:rPr>
          <w:instrText xml:space="preserve"> PAGEREF _Toc8026625 \h </w:instrText>
        </w:r>
        <w:r>
          <w:rPr>
            <w:noProof/>
            <w:webHidden/>
          </w:rPr>
        </w:r>
        <w:r>
          <w:rPr>
            <w:noProof/>
            <w:webHidden/>
          </w:rPr>
          <w:fldChar w:fldCharType="separate"/>
        </w:r>
        <w:r>
          <w:rPr>
            <w:noProof/>
            <w:webHidden/>
          </w:rPr>
          <w:t>6</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6" w:history="1">
        <w:r w:rsidRPr="002E5865">
          <w:rPr>
            <w:rStyle w:val="a7"/>
            <w:rFonts w:eastAsia="新細明體"/>
            <w:noProof/>
          </w:rPr>
          <w:t>3.2.</w:t>
        </w:r>
        <w:r>
          <w:rPr>
            <w:rFonts w:asciiTheme="minorHAnsi" w:eastAsiaTheme="minorEastAsia" w:hAnsiTheme="minorHAnsi" w:cstheme="minorBidi"/>
            <w:smallCaps w:val="0"/>
            <w:noProof/>
            <w:sz w:val="24"/>
            <w:szCs w:val="22"/>
          </w:rPr>
          <w:tab/>
        </w:r>
        <w:r w:rsidRPr="002E5865">
          <w:rPr>
            <w:rStyle w:val="a7"/>
            <w:rFonts w:eastAsia="新細明體"/>
            <w:noProof/>
          </w:rPr>
          <w:t>Interface Protocol</w:t>
        </w:r>
        <w:r>
          <w:rPr>
            <w:noProof/>
            <w:webHidden/>
          </w:rPr>
          <w:tab/>
        </w:r>
        <w:r>
          <w:rPr>
            <w:noProof/>
            <w:webHidden/>
          </w:rPr>
          <w:fldChar w:fldCharType="begin"/>
        </w:r>
        <w:r>
          <w:rPr>
            <w:noProof/>
            <w:webHidden/>
          </w:rPr>
          <w:instrText xml:space="preserve"> PAGEREF _Toc8026626 \h </w:instrText>
        </w:r>
        <w:r>
          <w:rPr>
            <w:noProof/>
            <w:webHidden/>
          </w:rPr>
        </w:r>
        <w:r>
          <w:rPr>
            <w:noProof/>
            <w:webHidden/>
          </w:rPr>
          <w:fldChar w:fldCharType="separate"/>
        </w:r>
        <w:r>
          <w:rPr>
            <w:noProof/>
            <w:webHidden/>
          </w:rPr>
          <w:t>9</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27" w:history="1">
        <w:r w:rsidRPr="002E5865">
          <w:rPr>
            <w:rStyle w:val="a7"/>
            <w:rFonts w:eastAsia="新細明體"/>
            <w:noProof/>
            <w14:scene3d>
              <w14:camera w14:prst="orthographicFront"/>
              <w14:lightRig w14:rig="threePt" w14:dir="t">
                <w14:rot w14:lat="0" w14:lon="0" w14:rev="0"/>
              </w14:lightRig>
            </w14:scene3d>
          </w:rPr>
          <w:t>4.</w:t>
        </w:r>
        <w:r>
          <w:rPr>
            <w:rFonts w:asciiTheme="minorHAnsi" w:eastAsiaTheme="minorEastAsia" w:hAnsiTheme="minorHAnsi" w:cstheme="minorBidi"/>
            <w:b w:val="0"/>
            <w:bCs w:val="0"/>
            <w:caps w:val="0"/>
            <w:noProof/>
            <w:sz w:val="24"/>
            <w:szCs w:val="22"/>
          </w:rPr>
          <w:tab/>
        </w:r>
        <w:r w:rsidRPr="002E5865">
          <w:rPr>
            <w:rStyle w:val="a7"/>
            <w:rFonts w:eastAsia="新細明體"/>
            <w:noProof/>
          </w:rPr>
          <w:t>Micro-Architecture</w:t>
        </w:r>
        <w:r>
          <w:rPr>
            <w:noProof/>
            <w:webHidden/>
          </w:rPr>
          <w:tab/>
        </w:r>
        <w:r>
          <w:rPr>
            <w:noProof/>
            <w:webHidden/>
          </w:rPr>
          <w:fldChar w:fldCharType="begin"/>
        </w:r>
        <w:r>
          <w:rPr>
            <w:noProof/>
            <w:webHidden/>
          </w:rPr>
          <w:instrText xml:space="preserve"> PAGEREF _Toc8026627 \h </w:instrText>
        </w:r>
        <w:r>
          <w:rPr>
            <w:noProof/>
            <w:webHidden/>
          </w:rPr>
        </w:r>
        <w:r>
          <w:rPr>
            <w:noProof/>
            <w:webHidden/>
          </w:rPr>
          <w:fldChar w:fldCharType="separate"/>
        </w:r>
        <w:r>
          <w:rPr>
            <w:noProof/>
            <w:webHidden/>
          </w:rPr>
          <w:t>12</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8" w:history="1">
        <w:r w:rsidRPr="002E5865">
          <w:rPr>
            <w:rStyle w:val="a7"/>
            <w:noProof/>
          </w:rPr>
          <w:t>4.1.</w:t>
        </w:r>
        <w:r>
          <w:rPr>
            <w:rFonts w:asciiTheme="minorHAnsi" w:eastAsiaTheme="minorEastAsia" w:hAnsiTheme="minorHAnsi" w:cstheme="minorBidi"/>
            <w:smallCaps w:val="0"/>
            <w:noProof/>
            <w:sz w:val="24"/>
            <w:szCs w:val="22"/>
          </w:rPr>
          <w:tab/>
        </w:r>
        <w:r w:rsidRPr="002E5865">
          <w:rPr>
            <w:rStyle w:val="a7"/>
            <w:noProof/>
          </w:rPr>
          <w:t>FSM (</w:t>
        </w:r>
        <w:r w:rsidRPr="002E5865">
          <w:rPr>
            <w:rStyle w:val="a7"/>
            <w:rFonts w:eastAsia="新細明體"/>
            <w:noProof/>
          </w:rPr>
          <w:t>Moore)</w:t>
        </w:r>
        <w:r>
          <w:rPr>
            <w:noProof/>
            <w:webHidden/>
          </w:rPr>
          <w:tab/>
        </w:r>
        <w:r>
          <w:rPr>
            <w:noProof/>
            <w:webHidden/>
          </w:rPr>
          <w:fldChar w:fldCharType="begin"/>
        </w:r>
        <w:r>
          <w:rPr>
            <w:noProof/>
            <w:webHidden/>
          </w:rPr>
          <w:instrText xml:space="preserve"> PAGEREF _Toc8026628 \h </w:instrText>
        </w:r>
        <w:r>
          <w:rPr>
            <w:noProof/>
            <w:webHidden/>
          </w:rPr>
        </w:r>
        <w:r>
          <w:rPr>
            <w:noProof/>
            <w:webHidden/>
          </w:rPr>
          <w:fldChar w:fldCharType="separate"/>
        </w:r>
        <w:r>
          <w:rPr>
            <w:noProof/>
            <w:webHidden/>
          </w:rPr>
          <w:t>12</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29" w:history="1">
        <w:r w:rsidRPr="002E5865">
          <w:rPr>
            <w:rStyle w:val="a7"/>
            <w:rFonts w:eastAsia="新細明體"/>
            <w:noProof/>
            <w14:scene3d>
              <w14:camera w14:prst="orthographicFront"/>
              <w14:lightRig w14:rig="threePt" w14:dir="t">
                <w14:rot w14:lat="0" w14:lon="0" w14:rev="0"/>
              </w14:lightRig>
            </w14:scene3d>
          </w:rPr>
          <w:t>5.</w:t>
        </w:r>
        <w:r>
          <w:rPr>
            <w:rFonts w:asciiTheme="minorHAnsi" w:eastAsiaTheme="minorEastAsia" w:hAnsiTheme="minorHAnsi" w:cstheme="minorBidi"/>
            <w:b w:val="0"/>
            <w:bCs w:val="0"/>
            <w:caps w:val="0"/>
            <w:noProof/>
            <w:sz w:val="24"/>
            <w:szCs w:val="22"/>
          </w:rPr>
          <w:tab/>
        </w:r>
        <w:r w:rsidRPr="002E5865">
          <w:rPr>
            <w:rStyle w:val="a7"/>
            <w:rFonts w:eastAsia="新細明體"/>
            <w:noProof/>
          </w:rPr>
          <w:t>Programming Model</w:t>
        </w:r>
        <w:r>
          <w:rPr>
            <w:noProof/>
            <w:webHidden/>
          </w:rPr>
          <w:tab/>
        </w:r>
        <w:r>
          <w:rPr>
            <w:noProof/>
            <w:webHidden/>
          </w:rPr>
          <w:fldChar w:fldCharType="begin"/>
        </w:r>
        <w:r>
          <w:rPr>
            <w:noProof/>
            <w:webHidden/>
          </w:rPr>
          <w:instrText xml:space="preserve"> PAGEREF _Toc8026629 \h </w:instrText>
        </w:r>
        <w:r>
          <w:rPr>
            <w:noProof/>
            <w:webHidden/>
          </w:rPr>
        </w:r>
        <w:r>
          <w:rPr>
            <w:noProof/>
            <w:webHidden/>
          </w:rPr>
          <w:fldChar w:fldCharType="separate"/>
        </w:r>
        <w:r>
          <w:rPr>
            <w:noProof/>
            <w:webHidden/>
          </w:rPr>
          <w:t>16</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30" w:history="1">
        <w:r w:rsidRPr="002E5865">
          <w:rPr>
            <w:rStyle w:val="a7"/>
            <w:rFonts w:eastAsia="新細明體"/>
            <w:noProof/>
          </w:rPr>
          <w:t>5.1.</w:t>
        </w:r>
        <w:r>
          <w:rPr>
            <w:rFonts w:asciiTheme="minorHAnsi" w:eastAsiaTheme="minorEastAsia" w:hAnsiTheme="minorHAnsi" w:cstheme="minorBidi"/>
            <w:smallCaps w:val="0"/>
            <w:noProof/>
            <w:sz w:val="24"/>
            <w:szCs w:val="22"/>
          </w:rPr>
          <w:tab/>
        </w:r>
        <w:r w:rsidRPr="002E5865">
          <w:rPr>
            <w:rStyle w:val="a7"/>
            <w:rFonts w:eastAsia="新細明體"/>
            <w:noProof/>
          </w:rPr>
          <w:t>Summary of Registers</w:t>
        </w:r>
        <w:r>
          <w:rPr>
            <w:noProof/>
            <w:webHidden/>
          </w:rPr>
          <w:tab/>
        </w:r>
        <w:r>
          <w:rPr>
            <w:noProof/>
            <w:webHidden/>
          </w:rPr>
          <w:fldChar w:fldCharType="begin"/>
        </w:r>
        <w:r>
          <w:rPr>
            <w:noProof/>
            <w:webHidden/>
          </w:rPr>
          <w:instrText xml:space="preserve"> PAGEREF _Toc8026630 \h </w:instrText>
        </w:r>
        <w:r>
          <w:rPr>
            <w:noProof/>
            <w:webHidden/>
          </w:rPr>
        </w:r>
        <w:r>
          <w:rPr>
            <w:noProof/>
            <w:webHidden/>
          </w:rPr>
          <w:fldChar w:fldCharType="separate"/>
        </w:r>
        <w:r>
          <w:rPr>
            <w:noProof/>
            <w:webHidden/>
          </w:rPr>
          <w:t>16</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31" w:history="1">
        <w:r w:rsidRPr="002E5865">
          <w:rPr>
            <w:rStyle w:val="a7"/>
            <w:rFonts w:eastAsia="新細明體"/>
            <w:noProof/>
          </w:rPr>
          <w:t>5.2.</w:t>
        </w:r>
        <w:r>
          <w:rPr>
            <w:rFonts w:asciiTheme="minorHAnsi" w:eastAsiaTheme="minorEastAsia" w:hAnsiTheme="minorHAnsi" w:cstheme="minorBidi"/>
            <w:smallCaps w:val="0"/>
            <w:noProof/>
            <w:sz w:val="24"/>
            <w:szCs w:val="22"/>
          </w:rPr>
          <w:tab/>
        </w:r>
        <w:r w:rsidRPr="002E5865">
          <w:rPr>
            <w:rStyle w:val="a7"/>
            <w:rFonts w:eastAsia="新細明體"/>
            <w:noProof/>
          </w:rPr>
          <w:t>Register Description</w:t>
        </w:r>
        <w:r>
          <w:rPr>
            <w:noProof/>
            <w:webHidden/>
          </w:rPr>
          <w:tab/>
        </w:r>
        <w:r>
          <w:rPr>
            <w:noProof/>
            <w:webHidden/>
          </w:rPr>
          <w:fldChar w:fldCharType="begin"/>
        </w:r>
        <w:r>
          <w:rPr>
            <w:noProof/>
            <w:webHidden/>
          </w:rPr>
          <w:instrText xml:space="preserve"> PAGEREF _Toc8026631 \h </w:instrText>
        </w:r>
        <w:r>
          <w:rPr>
            <w:noProof/>
            <w:webHidden/>
          </w:rPr>
        </w:r>
        <w:r>
          <w:rPr>
            <w:noProof/>
            <w:webHidden/>
          </w:rPr>
          <w:fldChar w:fldCharType="separate"/>
        </w:r>
        <w:r>
          <w:rPr>
            <w:noProof/>
            <w:webHidden/>
          </w:rPr>
          <w:t>17</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2" w:history="1">
        <w:r w:rsidRPr="002E5865">
          <w:rPr>
            <w:rStyle w:val="a7"/>
            <w:rFonts w:eastAsia="新細明體"/>
            <w:noProof/>
            <w14:scene3d>
              <w14:camera w14:prst="orthographicFront"/>
              <w14:lightRig w14:rig="threePt" w14:dir="t">
                <w14:rot w14:lat="0" w14:lon="0" w14:rev="0"/>
              </w14:lightRig>
            </w14:scene3d>
          </w:rPr>
          <w:t>5.2.1.</w:t>
        </w:r>
        <w:r>
          <w:rPr>
            <w:rFonts w:asciiTheme="minorHAnsi" w:eastAsiaTheme="minorEastAsia" w:hAnsiTheme="minorHAnsi" w:cstheme="minorBidi"/>
            <w:i w:val="0"/>
            <w:iCs w:val="0"/>
            <w:noProof/>
            <w:sz w:val="24"/>
            <w:szCs w:val="22"/>
          </w:rPr>
          <w:tab/>
        </w:r>
        <w:r w:rsidRPr="002E5865">
          <w:rPr>
            <w:rStyle w:val="a7"/>
            <w:noProof/>
          </w:rPr>
          <w:t>SYSTEMVER</w:t>
        </w:r>
        <w:r>
          <w:rPr>
            <w:noProof/>
            <w:webHidden/>
          </w:rPr>
          <w:tab/>
        </w:r>
        <w:r>
          <w:rPr>
            <w:noProof/>
            <w:webHidden/>
          </w:rPr>
          <w:fldChar w:fldCharType="begin"/>
        </w:r>
        <w:r>
          <w:rPr>
            <w:noProof/>
            <w:webHidden/>
          </w:rPr>
          <w:instrText xml:space="preserve"> PAGEREF _Toc8026632 \h </w:instrText>
        </w:r>
        <w:r>
          <w:rPr>
            <w:noProof/>
            <w:webHidden/>
          </w:rPr>
        </w:r>
        <w:r>
          <w:rPr>
            <w:noProof/>
            <w:webHidden/>
          </w:rPr>
          <w:fldChar w:fldCharType="separate"/>
        </w:r>
        <w:r>
          <w:rPr>
            <w:noProof/>
            <w:webHidden/>
          </w:rPr>
          <w:t>17</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3" w:history="1">
        <w:r w:rsidRPr="002E5865">
          <w:rPr>
            <w:rStyle w:val="a7"/>
            <w:rFonts w:eastAsia="新細明體"/>
            <w:noProof/>
            <w14:scene3d>
              <w14:camera w14:prst="orthographicFront"/>
              <w14:lightRig w14:rig="threePt" w14:dir="t">
                <w14:rot w14:lat="0" w14:lon="0" w14:rev="0"/>
              </w14:lightRig>
            </w14:scene3d>
          </w:rPr>
          <w:t>5.2.2.</w:t>
        </w:r>
        <w:r>
          <w:rPr>
            <w:rFonts w:asciiTheme="minorHAnsi" w:eastAsiaTheme="minorEastAsia" w:hAnsiTheme="minorHAnsi" w:cstheme="minorBidi"/>
            <w:i w:val="0"/>
            <w:iCs w:val="0"/>
            <w:noProof/>
            <w:sz w:val="24"/>
            <w:szCs w:val="22"/>
          </w:rPr>
          <w:tab/>
        </w:r>
        <w:r w:rsidRPr="002E5865">
          <w:rPr>
            <w:rStyle w:val="a7"/>
            <w:noProof/>
          </w:rPr>
          <w:t>SYSTEMTS</w:t>
        </w:r>
        <w:r>
          <w:rPr>
            <w:noProof/>
            <w:webHidden/>
          </w:rPr>
          <w:tab/>
        </w:r>
        <w:r>
          <w:rPr>
            <w:noProof/>
            <w:webHidden/>
          </w:rPr>
          <w:fldChar w:fldCharType="begin"/>
        </w:r>
        <w:r>
          <w:rPr>
            <w:noProof/>
            <w:webHidden/>
          </w:rPr>
          <w:instrText xml:space="preserve"> PAGEREF _Toc8026633 \h </w:instrText>
        </w:r>
        <w:r>
          <w:rPr>
            <w:noProof/>
            <w:webHidden/>
          </w:rPr>
        </w:r>
        <w:r>
          <w:rPr>
            <w:noProof/>
            <w:webHidden/>
          </w:rPr>
          <w:fldChar w:fldCharType="separate"/>
        </w:r>
        <w:r>
          <w:rPr>
            <w:noProof/>
            <w:webHidden/>
          </w:rPr>
          <w:t>17</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4" w:history="1">
        <w:r w:rsidRPr="002E5865">
          <w:rPr>
            <w:rStyle w:val="a7"/>
            <w:rFonts w:eastAsia="新細明體"/>
            <w:noProof/>
            <w14:scene3d>
              <w14:camera w14:prst="orthographicFront"/>
              <w14:lightRig w14:rig="threePt" w14:dir="t">
                <w14:rot w14:lat="0" w14:lon="0" w14:rev="0"/>
              </w14:lightRig>
            </w14:scene3d>
          </w:rPr>
          <w:t>5.2.3.</w:t>
        </w:r>
        <w:r>
          <w:rPr>
            <w:rFonts w:asciiTheme="minorHAnsi" w:eastAsiaTheme="minorEastAsia" w:hAnsiTheme="minorHAnsi" w:cstheme="minorBidi"/>
            <w:i w:val="0"/>
            <w:iCs w:val="0"/>
            <w:noProof/>
            <w:sz w:val="24"/>
            <w:szCs w:val="22"/>
          </w:rPr>
          <w:tab/>
        </w:r>
        <w:r w:rsidRPr="002E5865">
          <w:rPr>
            <w:rStyle w:val="a7"/>
            <w:noProof/>
          </w:rPr>
          <w:t>SMUVER</w:t>
        </w:r>
        <w:r>
          <w:rPr>
            <w:noProof/>
            <w:webHidden/>
          </w:rPr>
          <w:tab/>
        </w:r>
        <w:r>
          <w:rPr>
            <w:noProof/>
            <w:webHidden/>
          </w:rPr>
          <w:fldChar w:fldCharType="begin"/>
        </w:r>
        <w:r>
          <w:rPr>
            <w:noProof/>
            <w:webHidden/>
          </w:rPr>
          <w:instrText xml:space="preserve"> PAGEREF _Toc8026634 \h </w:instrText>
        </w:r>
        <w:r>
          <w:rPr>
            <w:noProof/>
            <w:webHidden/>
          </w:rPr>
        </w:r>
        <w:r>
          <w:rPr>
            <w:noProof/>
            <w:webHidden/>
          </w:rPr>
          <w:fldChar w:fldCharType="separate"/>
        </w:r>
        <w:r>
          <w:rPr>
            <w:noProof/>
            <w:webHidden/>
          </w:rPr>
          <w:t>17</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5" w:history="1">
        <w:r w:rsidRPr="002E5865">
          <w:rPr>
            <w:rStyle w:val="a7"/>
            <w:rFonts w:eastAsia="新細明體"/>
            <w:noProof/>
            <w14:scene3d>
              <w14:camera w14:prst="orthographicFront"/>
              <w14:lightRig w14:rig="threePt" w14:dir="t">
                <w14:rot w14:lat="0" w14:lon="0" w14:rev="0"/>
              </w14:lightRig>
            </w14:scene3d>
          </w:rPr>
          <w:t>5.2.4.</w:t>
        </w:r>
        <w:r>
          <w:rPr>
            <w:rFonts w:asciiTheme="minorHAnsi" w:eastAsiaTheme="minorEastAsia" w:hAnsiTheme="minorHAnsi" w:cstheme="minorBidi"/>
            <w:i w:val="0"/>
            <w:iCs w:val="0"/>
            <w:noProof/>
            <w:sz w:val="24"/>
            <w:szCs w:val="22"/>
          </w:rPr>
          <w:tab/>
        </w:r>
        <w:r w:rsidRPr="002E5865">
          <w:rPr>
            <w:rStyle w:val="a7"/>
            <w:noProof/>
          </w:rPr>
          <w:t>SYSTEMCFG</w:t>
        </w:r>
        <w:r>
          <w:rPr>
            <w:noProof/>
            <w:webHidden/>
          </w:rPr>
          <w:tab/>
        </w:r>
        <w:r>
          <w:rPr>
            <w:noProof/>
            <w:webHidden/>
          </w:rPr>
          <w:fldChar w:fldCharType="begin"/>
        </w:r>
        <w:r>
          <w:rPr>
            <w:noProof/>
            <w:webHidden/>
          </w:rPr>
          <w:instrText xml:space="preserve"> PAGEREF _Toc8026635 \h </w:instrText>
        </w:r>
        <w:r>
          <w:rPr>
            <w:noProof/>
            <w:webHidden/>
          </w:rPr>
        </w:r>
        <w:r>
          <w:rPr>
            <w:noProof/>
            <w:webHidden/>
          </w:rPr>
          <w:fldChar w:fldCharType="separate"/>
        </w:r>
        <w:r>
          <w:rPr>
            <w:noProof/>
            <w:webHidden/>
          </w:rPr>
          <w:t>18</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6" w:history="1">
        <w:r w:rsidRPr="002E5865">
          <w:rPr>
            <w:rStyle w:val="a7"/>
            <w:noProof/>
            <w14:scene3d>
              <w14:camera w14:prst="orthographicFront"/>
              <w14:lightRig w14:rig="threePt" w14:dir="t">
                <w14:rot w14:lat="0" w14:lon="0" w14:rev="0"/>
              </w14:lightRig>
            </w14:scene3d>
          </w:rPr>
          <w:t>5.2.5.</w:t>
        </w:r>
        <w:r>
          <w:rPr>
            <w:rFonts w:asciiTheme="minorHAnsi" w:eastAsiaTheme="minorEastAsia" w:hAnsiTheme="minorHAnsi" w:cstheme="minorBidi"/>
            <w:i w:val="0"/>
            <w:iCs w:val="0"/>
            <w:noProof/>
            <w:sz w:val="24"/>
            <w:szCs w:val="22"/>
          </w:rPr>
          <w:tab/>
        </w:r>
        <w:r w:rsidRPr="002E5865">
          <w:rPr>
            <w:rStyle w:val="a7"/>
            <w:noProof/>
          </w:rPr>
          <w:t>SYSTEMCR – SYSTEM clock ratio</w:t>
        </w:r>
        <w:r>
          <w:rPr>
            <w:noProof/>
            <w:webHidden/>
          </w:rPr>
          <w:tab/>
        </w:r>
        <w:r>
          <w:rPr>
            <w:noProof/>
            <w:webHidden/>
          </w:rPr>
          <w:fldChar w:fldCharType="begin"/>
        </w:r>
        <w:r>
          <w:rPr>
            <w:noProof/>
            <w:webHidden/>
          </w:rPr>
          <w:instrText xml:space="preserve"> PAGEREF _Toc8026636 \h </w:instrText>
        </w:r>
        <w:r>
          <w:rPr>
            <w:noProof/>
            <w:webHidden/>
          </w:rPr>
        </w:r>
        <w:r>
          <w:rPr>
            <w:noProof/>
            <w:webHidden/>
          </w:rPr>
          <w:fldChar w:fldCharType="separate"/>
        </w:r>
        <w:r>
          <w:rPr>
            <w:noProof/>
            <w:webHidden/>
          </w:rPr>
          <w:t>18</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7" w:history="1">
        <w:r w:rsidRPr="002E5865">
          <w:rPr>
            <w:rStyle w:val="a7"/>
            <w:noProof/>
            <w14:scene3d>
              <w14:camera w14:prst="orthographicFront"/>
              <w14:lightRig w14:rig="threePt" w14:dir="t">
                <w14:rot w14:lat="0" w14:lon="0" w14:rev="0"/>
              </w14:lightRig>
            </w14:scene3d>
          </w:rPr>
          <w:t>5.2.6.</w:t>
        </w:r>
        <w:r>
          <w:rPr>
            <w:rFonts w:asciiTheme="minorHAnsi" w:eastAsiaTheme="minorEastAsia" w:hAnsiTheme="minorHAnsi" w:cstheme="minorBidi"/>
            <w:i w:val="0"/>
            <w:iCs w:val="0"/>
            <w:noProof/>
            <w:sz w:val="24"/>
            <w:szCs w:val="22"/>
          </w:rPr>
          <w:tab/>
        </w:r>
        <w:r w:rsidRPr="002E5865">
          <w:rPr>
            <w:rStyle w:val="a7"/>
            <w:noProof/>
          </w:rPr>
          <w:t>HARTn_RESET_VECTOR - CPUn Core reset vector (n: 0~3)</w:t>
        </w:r>
        <w:r>
          <w:rPr>
            <w:noProof/>
            <w:webHidden/>
          </w:rPr>
          <w:tab/>
        </w:r>
        <w:r>
          <w:rPr>
            <w:noProof/>
            <w:webHidden/>
          </w:rPr>
          <w:fldChar w:fldCharType="begin"/>
        </w:r>
        <w:r>
          <w:rPr>
            <w:noProof/>
            <w:webHidden/>
          </w:rPr>
          <w:instrText xml:space="preserve"> PAGEREF _Toc8026637 \h </w:instrText>
        </w:r>
        <w:r>
          <w:rPr>
            <w:noProof/>
            <w:webHidden/>
          </w:rPr>
        </w:r>
        <w:r>
          <w:rPr>
            <w:noProof/>
            <w:webHidden/>
          </w:rPr>
          <w:fldChar w:fldCharType="separate"/>
        </w:r>
        <w:r>
          <w:rPr>
            <w:noProof/>
            <w:webHidden/>
          </w:rPr>
          <w:t>18</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8" w:history="1">
        <w:r w:rsidRPr="002E5865">
          <w:rPr>
            <w:rStyle w:val="a7"/>
            <w:noProof/>
            <w14:scene3d>
              <w14:camera w14:prst="orthographicFront"/>
              <w14:lightRig w14:rig="threePt" w14:dir="t">
                <w14:rot w14:lat="0" w14:lon="0" w14:rev="0"/>
              </w14:lightRig>
            </w14:scene3d>
          </w:rPr>
          <w:t>5.2.7.</w:t>
        </w:r>
        <w:r>
          <w:rPr>
            <w:rFonts w:asciiTheme="minorHAnsi" w:eastAsiaTheme="minorEastAsia" w:hAnsiTheme="minorHAnsi" w:cstheme="minorBidi"/>
            <w:i w:val="0"/>
            <w:iCs w:val="0"/>
            <w:noProof/>
            <w:sz w:val="24"/>
            <w:szCs w:val="22"/>
          </w:rPr>
          <w:tab/>
        </w:r>
        <w:r w:rsidRPr="002E5865">
          <w:rPr>
            <w:rStyle w:val="a7"/>
            <w:noProof/>
          </w:rPr>
          <w:t>PCS_SEL - Power control slot select</w:t>
        </w:r>
        <w:r>
          <w:rPr>
            <w:noProof/>
            <w:webHidden/>
          </w:rPr>
          <w:tab/>
        </w:r>
        <w:r>
          <w:rPr>
            <w:noProof/>
            <w:webHidden/>
          </w:rPr>
          <w:fldChar w:fldCharType="begin"/>
        </w:r>
        <w:r>
          <w:rPr>
            <w:noProof/>
            <w:webHidden/>
          </w:rPr>
          <w:instrText xml:space="preserve"> PAGEREF _Toc8026638 \h </w:instrText>
        </w:r>
        <w:r>
          <w:rPr>
            <w:noProof/>
            <w:webHidden/>
          </w:rPr>
        </w:r>
        <w:r>
          <w:rPr>
            <w:noProof/>
            <w:webHidden/>
          </w:rPr>
          <w:fldChar w:fldCharType="separate"/>
        </w:r>
        <w:r>
          <w:rPr>
            <w:noProof/>
            <w:webHidden/>
          </w:rPr>
          <w:t>19</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9" w:history="1">
        <w:r w:rsidRPr="002E5865">
          <w:rPr>
            <w:rStyle w:val="a7"/>
            <w:noProof/>
            <w14:scene3d>
              <w14:camera w14:prst="orthographicFront"/>
              <w14:lightRig w14:rig="threePt" w14:dir="t">
                <w14:rot w14:lat="0" w14:lon="0" w14:rev="0"/>
              </w14:lightRig>
            </w14:scene3d>
          </w:rPr>
          <w:t>5.2.8.</w:t>
        </w:r>
        <w:r>
          <w:rPr>
            <w:rFonts w:asciiTheme="minorHAnsi" w:eastAsiaTheme="minorEastAsia" w:hAnsiTheme="minorHAnsi" w:cstheme="minorBidi"/>
            <w:i w:val="0"/>
            <w:iCs w:val="0"/>
            <w:noProof/>
            <w:sz w:val="24"/>
            <w:szCs w:val="22"/>
          </w:rPr>
          <w:tab/>
        </w:r>
        <w:r w:rsidRPr="002E5865">
          <w:rPr>
            <w:rStyle w:val="a7"/>
            <w:noProof/>
          </w:rPr>
          <w:t>PCS_CFG - Slot Configuration Register</w:t>
        </w:r>
        <w:r>
          <w:rPr>
            <w:noProof/>
            <w:webHidden/>
          </w:rPr>
          <w:tab/>
        </w:r>
        <w:r>
          <w:rPr>
            <w:noProof/>
            <w:webHidden/>
          </w:rPr>
          <w:fldChar w:fldCharType="begin"/>
        </w:r>
        <w:r>
          <w:rPr>
            <w:noProof/>
            <w:webHidden/>
          </w:rPr>
          <w:instrText xml:space="preserve"> PAGEREF _Toc8026639 \h </w:instrText>
        </w:r>
        <w:r>
          <w:rPr>
            <w:noProof/>
            <w:webHidden/>
          </w:rPr>
        </w:r>
        <w:r>
          <w:rPr>
            <w:noProof/>
            <w:webHidden/>
          </w:rPr>
          <w:fldChar w:fldCharType="separate"/>
        </w:r>
        <w:r>
          <w:rPr>
            <w:noProof/>
            <w:webHidden/>
          </w:rPr>
          <w:t>19</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0" w:history="1">
        <w:r w:rsidRPr="002E5865">
          <w:rPr>
            <w:rStyle w:val="a7"/>
            <w:noProof/>
            <w14:scene3d>
              <w14:camera w14:prst="orthographicFront"/>
              <w14:lightRig w14:rig="threePt" w14:dir="t">
                <w14:rot w14:lat="0" w14:lon="0" w14:rev="0"/>
              </w14:lightRig>
            </w14:scene3d>
          </w:rPr>
          <w:t>5.2.9.</w:t>
        </w:r>
        <w:r>
          <w:rPr>
            <w:rFonts w:asciiTheme="minorHAnsi" w:eastAsiaTheme="minorEastAsia" w:hAnsiTheme="minorHAnsi" w:cstheme="minorBidi"/>
            <w:i w:val="0"/>
            <w:iCs w:val="0"/>
            <w:noProof/>
            <w:sz w:val="24"/>
            <w:szCs w:val="22"/>
          </w:rPr>
          <w:tab/>
        </w:r>
        <w:r w:rsidRPr="002E5865">
          <w:rPr>
            <w:rStyle w:val="a7"/>
            <w:noProof/>
          </w:rPr>
          <w:t>PCS_SCRATCH - Scratch pad</w:t>
        </w:r>
        <w:r>
          <w:rPr>
            <w:noProof/>
            <w:webHidden/>
          </w:rPr>
          <w:tab/>
        </w:r>
        <w:r>
          <w:rPr>
            <w:noProof/>
            <w:webHidden/>
          </w:rPr>
          <w:fldChar w:fldCharType="begin"/>
        </w:r>
        <w:r>
          <w:rPr>
            <w:noProof/>
            <w:webHidden/>
          </w:rPr>
          <w:instrText xml:space="preserve"> PAGEREF _Toc8026640 \h </w:instrText>
        </w:r>
        <w:r>
          <w:rPr>
            <w:noProof/>
            <w:webHidden/>
          </w:rPr>
        </w:r>
        <w:r>
          <w:rPr>
            <w:noProof/>
            <w:webHidden/>
          </w:rPr>
          <w:fldChar w:fldCharType="separate"/>
        </w:r>
        <w:r>
          <w:rPr>
            <w:noProof/>
            <w:webHidden/>
          </w:rPr>
          <w:t>19</w:t>
        </w:r>
        <w:r>
          <w:rPr>
            <w:noProof/>
            <w:webHidden/>
          </w:rPr>
          <w:fldChar w:fldCharType="end"/>
        </w:r>
      </w:hyperlink>
    </w:p>
    <w:p w:rsidR="00EF63D1" w:rsidRDefault="00EF63D1">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1" w:history="1">
        <w:r w:rsidRPr="002E5865">
          <w:rPr>
            <w:rStyle w:val="a7"/>
            <w:noProof/>
            <w14:scene3d>
              <w14:camera w14:prst="orthographicFront"/>
              <w14:lightRig w14:rig="threePt" w14:dir="t">
                <w14:rot w14:lat="0" w14:lon="0" w14:rev="0"/>
              </w14:lightRig>
            </w14:scene3d>
          </w:rPr>
          <w:t>5.2.10.</w:t>
        </w:r>
        <w:r>
          <w:rPr>
            <w:rFonts w:asciiTheme="minorHAnsi" w:eastAsiaTheme="minorEastAsia" w:hAnsiTheme="minorHAnsi" w:cstheme="minorBidi"/>
            <w:i w:val="0"/>
            <w:iCs w:val="0"/>
            <w:noProof/>
            <w:sz w:val="24"/>
            <w:szCs w:val="22"/>
          </w:rPr>
          <w:tab/>
        </w:r>
        <w:r w:rsidRPr="002E5865">
          <w:rPr>
            <w:rStyle w:val="a7"/>
            <w:noProof/>
          </w:rPr>
          <w:t>PCS_MISC</w:t>
        </w:r>
        <w:r>
          <w:rPr>
            <w:noProof/>
            <w:webHidden/>
          </w:rPr>
          <w:tab/>
        </w:r>
        <w:r>
          <w:rPr>
            <w:noProof/>
            <w:webHidden/>
          </w:rPr>
          <w:fldChar w:fldCharType="begin"/>
        </w:r>
        <w:r>
          <w:rPr>
            <w:noProof/>
            <w:webHidden/>
          </w:rPr>
          <w:instrText xml:space="preserve"> PAGEREF _Toc8026641 \h </w:instrText>
        </w:r>
        <w:r>
          <w:rPr>
            <w:noProof/>
            <w:webHidden/>
          </w:rPr>
        </w:r>
        <w:r>
          <w:rPr>
            <w:noProof/>
            <w:webHidden/>
          </w:rPr>
          <w:fldChar w:fldCharType="separate"/>
        </w:r>
        <w:r>
          <w:rPr>
            <w:noProof/>
            <w:webHidden/>
          </w:rPr>
          <w:t>19</w:t>
        </w:r>
        <w:r>
          <w:rPr>
            <w:noProof/>
            <w:webHidden/>
          </w:rPr>
          <w:fldChar w:fldCharType="end"/>
        </w:r>
      </w:hyperlink>
    </w:p>
    <w:p w:rsidR="00EF63D1" w:rsidRDefault="00EF63D1">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2" w:history="1">
        <w:r w:rsidRPr="002E5865">
          <w:rPr>
            <w:rStyle w:val="a7"/>
            <w:noProof/>
            <w14:scene3d>
              <w14:camera w14:prst="orthographicFront"/>
              <w14:lightRig w14:rig="threePt" w14:dir="t">
                <w14:rot w14:lat="0" w14:lon="0" w14:rev="0"/>
              </w14:lightRig>
            </w14:scene3d>
          </w:rPr>
          <w:t>5.2.11.</w:t>
        </w:r>
        <w:r>
          <w:rPr>
            <w:rFonts w:asciiTheme="minorHAnsi" w:eastAsiaTheme="minorEastAsia" w:hAnsiTheme="minorHAnsi" w:cstheme="minorBidi"/>
            <w:i w:val="0"/>
            <w:iCs w:val="0"/>
            <w:noProof/>
            <w:sz w:val="24"/>
            <w:szCs w:val="22"/>
          </w:rPr>
          <w:tab/>
        </w:r>
        <w:r w:rsidRPr="002E5865">
          <w:rPr>
            <w:rStyle w:val="a7"/>
            <w:noProof/>
          </w:rPr>
          <w:t>PCS_MISC2</w:t>
        </w:r>
        <w:r>
          <w:rPr>
            <w:noProof/>
            <w:webHidden/>
          </w:rPr>
          <w:tab/>
        </w:r>
        <w:r>
          <w:rPr>
            <w:noProof/>
            <w:webHidden/>
          </w:rPr>
          <w:fldChar w:fldCharType="begin"/>
        </w:r>
        <w:r>
          <w:rPr>
            <w:noProof/>
            <w:webHidden/>
          </w:rPr>
          <w:instrText xml:space="preserve"> PAGEREF _Toc8026642 \h </w:instrText>
        </w:r>
        <w:r>
          <w:rPr>
            <w:noProof/>
            <w:webHidden/>
          </w:rPr>
        </w:r>
        <w:r>
          <w:rPr>
            <w:noProof/>
            <w:webHidden/>
          </w:rPr>
          <w:fldChar w:fldCharType="separate"/>
        </w:r>
        <w:r>
          <w:rPr>
            <w:noProof/>
            <w:webHidden/>
          </w:rPr>
          <w:t>20</w:t>
        </w:r>
        <w:r>
          <w:rPr>
            <w:noProof/>
            <w:webHidden/>
          </w:rPr>
          <w:fldChar w:fldCharType="end"/>
        </w:r>
      </w:hyperlink>
    </w:p>
    <w:p w:rsidR="00EF63D1" w:rsidRDefault="00EF63D1">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3" w:history="1">
        <w:r w:rsidRPr="002E5865">
          <w:rPr>
            <w:rStyle w:val="a7"/>
            <w:noProof/>
            <w14:scene3d>
              <w14:camera w14:prst="orthographicFront"/>
              <w14:lightRig w14:rig="threePt" w14:dir="t">
                <w14:rot w14:lat="0" w14:lon="0" w14:rev="0"/>
              </w14:lightRig>
            </w14:scene3d>
          </w:rPr>
          <w:t>5.2.12.</w:t>
        </w:r>
        <w:r>
          <w:rPr>
            <w:rFonts w:asciiTheme="minorHAnsi" w:eastAsiaTheme="minorEastAsia" w:hAnsiTheme="minorHAnsi" w:cstheme="minorBidi"/>
            <w:i w:val="0"/>
            <w:iCs w:val="0"/>
            <w:noProof/>
            <w:sz w:val="24"/>
            <w:szCs w:val="22"/>
          </w:rPr>
          <w:tab/>
        </w:r>
        <w:r w:rsidRPr="002E5865">
          <w:rPr>
            <w:rStyle w:val="a7"/>
            <w:noProof/>
          </w:rPr>
          <w:t>PCS_WE - Wakeup enable</w:t>
        </w:r>
        <w:r>
          <w:rPr>
            <w:noProof/>
            <w:webHidden/>
          </w:rPr>
          <w:tab/>
        </w:r>
        <w:r>
          <w:rPr>
            <w:noProof/>
            <w:webHidden/>
          </w:rPr>
          <w:fldChar w:fldCharType="begin"/>
        </w:r>
        <w:r>
          <w:rPr>
            <w:noProof/>
            <w:webHidden/>
          </w:rPr>
          <w:instrText xml:space="preserve"> PAGEREF _Toc8026643 \h </w:instrText>
        </w:r>
        <w:r>
          <w:rPr>
            <w:noProof/>
            <w:webHidden/>
          </w:rPr>
        </w:r>
        <w:r>
          <w:rPr>
            <w:noProof/>
            <w:webHidden/>
          </w:rPr>
          <w:fldChar w:fldCharType="separate"/>
        </w:r>
        <w:r>
          <w:rPr>
            <w:noProof/>
            <w:webHidden/>
          </w:rPr>
          <w:t>21</w:t>
        </w:r>
        <w:r>
          <w:rPr>
            <w:noProof/>
            <w:webHidden/>
          </w:rPr>
          <w:fldChar w:fldCharType="end"/>
        </w:r>
      </w:hyperlink>
    </w:p>
    <w:p w:rsidR="00EF63D1" w:rsidRDefault="00EF63D1">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4" w:history="1">
        <w:r w:rsidRPr="002E5865">
          <w:rPr>
            <w:rStyle w:val="a7"/>
            <w:noProof/>
            <w14:scene3d>
              <w14:camera w14:prst="orthographicFront"/>
              <w14:lightRig w14:rig="threePt" w14:dir="t">
                <w14:rot w14:lat="0" w14:lon="0" w14:rev="0"/>
              </w14:lightRig>
            </w14:scene3d>
          </w:rPr>
          <w:t>5.2.13.</w:t>
        </w:r>
        <w:r>
          <w:rPr>
            <w:rFonts w:asciiTheme="minorHAnsi" w:eastAsiaTheme="minorEastAsia" w:hAnsiTheme="minorHAnsi" w:cstheme="minorBidi"/>
            <w:i w:val="0"/>
            <w:iCs w:val="0"/>
            <w:noProof/>
            <w:sz w:val="24"/>
            <w:szCs w:val="22"/>
          </w:rPr>
          <w:tab/>
        </w:r>
        <w:r w:rsidRPr="002E5865">
          <w:rPr>
            <w:rStyle w:val="a7"/>
            <w:noProof/>
          </w:rPr>
          <w:t>PCS_CTL - Power control slot control</w:t>
        </w:r>
        <w:r>
          <w:rPr>
            <w:noProof/>
            <w:webHidden/>
          </w:rPr>
          <w:tab/>
        </w:r>
        <w:r>
          <w:rPr>
            <w:noProof/>
            <w:webHidden/>
          </w:rPr>
          <w:fldChar w:fldCharType="begin"/>
        </w:r>
        <w:r>
          <w:rPr>
            <w:noProof/>
            <w:webHidden/>
          </w:rPr>
          <w:instrText xml:space="preserve"> PAGEREF _Toc8026644 \h </w:instrText>
        </w:r>
        <w:r>
          <w:rPr>
            <w:noProof/>
            <w:webHidden/>
          </w:rPr>
        </w:r>
        <w:r>
          <w:rPr>
            <w:noProof/>
            <w:webHidden/>
          </w:rPr>
          <w:fldChar w:fldCharType="separate"/>
        </w:r>
        <w:r>
          <w:rPr>
            <w:noProof/>
            <w:webHidden/>
          </w:rPr>
          <w:t>21</w:t>
        </w:r>
        <w:r>
          <w:rPr>
            <w:noProof/>
            <w:webHidden/>
          </w:rPr>
          <w:fldChar w:fldCharType="end"/>
        </w:r>
      </w:hyperlink>
    </w:p>
    <w:p w:rsidR="00EF63D1" w:rsidRDefault="00EF63D1">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5" w:history="1">
        <w:r w:rsidRPr="002E5865">
          <w:rPr>
            <w:rStyle w:val="a7"/>
            <w:noProof/>
            <w14:scene3d>
              <w14:camera w14:prst="orthographicFront"/>
              <w14:lightRig w14:rig="threePt" w14:dir="t">
                <w14:rot w14:lat="0" w14:lon="0" w14:rev="0"/>
              </w14:lightRig>
            </w14:scene3d>
          </w:rPr>
          <w:t>5.2.14.</w:t>
        </w:r>
        <w:r>
          <w:rPr>
            <w:rFonts w:asciiTheme="minorHAnsi" w:eastAsiaTheme="minorEastAsia" w:hAnsiTheme="minorHAnsi" w:cstheme="minorBidi"/>
            <w:i w:val="0"/>
            <w:iCs w:val="0"/>
            <w:noProof/>
            <w:sz w:val="24"/>
            <w:szCs w:val="22"/>
          </w:rPr>
          <w:tab/>
        </w:r>
        <w:r w:rsidRPr="002E5865">
          <w:rPr>
            <w:rStyle w:val="a7"/>
            <w:noProof/>
          </w:rPr>
          <w:t>PCS_STATUS - Power control slot status</w:t>
        </w:r>
        <w:r>
          <w:rPr>
            <w:noProof/>
            <w:webHidden/>
          </w:rPr>
          <w:tab/>
        </w:r>
        <w:r>
          <w:rPr>
            <w:noProof/>
            <w:webHidden/>
          </w:rPr>
          <w:fldChar w:fldCharType="begin"/>
        </w:r>
        <w:r>
          <w:rPr>
            <w:noProof/>
            <w:webHidden/>
          </w:rPr>
          <w:instrText xml:space="preserve"> PAGEREF _Toc8026645 \h </w:instrText>
        </w:r>
        <w:r>
          <w:rPr>
            <w:noProof/>
            <w:webHidden/>
          </w:rPr>
        </w:r>
        <w:r>
          <w:rPr>
            <w:noProof/>
            <w:webHidden/>
          </w:rPr>
          <w:fldChar w:fldCharType="separate"/>
        </w:r>
        <w:r>
          <w:rPr>
            <w:noProof/>
            <w:webHidden/>
          </w:rPr>
          <w:t>22</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46" w:history="1">
        <w:r w:rsidRPr="002E5865">
          <w:rPr>
            <w:rStyle w:val="a7"/>
            <w:rFonts w:eastAsia="新細明體"/>
            <w:noProof/>
          </w:rPr>
          <w:t>5.3.</w:t>
        </w:r>
        <w:r>
          <w:rPr>
            <w:rFonts w:asciiTheme="minorHAnsi" w:eastAsiaTheme="minorEastAsia" w:hAnsiTheme="minorHAnsi" w:cstheme="minorBidi"/>
            <w:smallCaps w:val="0"/>
            <w:noProof/>
            <w:sz w:val="24"/>
            <w:szCs w:val="22"/>
          </w:rPr>
          <w:tab/>
        </w:r>
        <w:r w:rsidRPr="002E5865">
          <w:rPr>
            <w:rStyle w:val="a7"/>
            <w:noProof/>
          </w:rPr>
          <w:t>PCS operation</w:t>
        </w:r>
        <w:r w:rsidRPr="002E5865">
          <w:rPr>
            <w:rStyle w:val="a7"/>
            <w:rFonts w:eastAsia="新細明體"/>
            <w:noProof/>
          </w:rPr>
          <w:t xml:space="preserve"> sequence</w:t>
        </w:r>
        <w:r>
          <w:rPr>
            <w:noProof/>
            <w:webHidden/>
          </w:rPr>
          <w:tab/>
        </w:r>
        <w:r>
          <w:rPr>
            <w:noProof/>
            <w:webHidden/>
          </w:rPr>
          <w:fldChar w:fldCharType="begin"/>
        </w:r>
        <w:r>
          <w:rPr>
            <w:noProof/>
            <w:webHidden/>
          </w:rPr>
          <w:instrText xml:space="preserve"> PAGEREF _Toc8026646 \h </w:instrText>
        </w:r>
        <w:r>
          <w:rPr>
            <w:noProof/>
            <w:webHidden/>
          </w:rPr>
        </w:r>
        <w:r>
          <w:rPr>
            <w:noProof/>
            <w:webHidden/>
          </w:rPr>
          <w:fldChar w:fldCharType="separate"/>
        </w:r>
        <w:r>
          <w:rPr>
            <w:noProof/>
            <w:webHidden/>
          </w:rPr>
          <w:t>24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7" w:history="1">
        <w:r w:rsidRPr="002E5865">
          <w:rPr>
            <w:rStyle w:val="a7"/>
            <w:noProof/>
            <w14:scene3d>
              <w14:camera w14:prst="orthographicFront"/>
              <w14:lightRig w14:rig="threePt" w14:dir="t">
                <w14:rot w14:lat="0" w14:lon="0" w14:rev="0"/>
              </w14:lightRig>
            </w14:scene3d>
          </w:rPr>
          <w:t>5.3.1.</w:t>
        </w:r>
        <w:r>
          <w:rPr>
            <w:rFonts w:asciiTheme="minorHAnsi" w:eastAsiaTheme="minorEastAsia" w:hAnsiTheme="minorHAnsi" w:cstheme="minorBidi"/>
            <w:i w:val="0"/>
            <w:iCs w:val="0"/>
            <w:noProof/>
            <w:sz w:val="24"/>
            <w:szCs w:val="22"/>
          </w:rPr>
          <w:tab/>
        </w:r>
        <w:r w:rsidRPr="002E5865">
          <w:rPr>
            <w:rStyle w:val="a7"/>
            <w:noProof/>
          </w:rPr>
          <w:t>Before an new operation</w:t>
        </w:r>
        <w:r>
          <w:rPr>
            <w:noProof/>
            <w:webHidden/>
          </w:rPr>
          <w:tab/>
        </w:r>
        <w:r>
          <w:rPr>
            <w:noProof/>
            <w:webHidden/>
          </w:rPr>
          <w:fldChar w:fldCharType="begin"/>
        </w:r>
        <w:r>
          <w:rPr>
            <w:noProof/>
            <w:webHidden/>
          </w:rPr>
          <w:instrText xml:space="preserve"> PAGEREF _Toc8026647 \h </w:instrText>
        </w:r>
        <w:r>
          <w:rPr>
            <w:noProof/>
            <w:webHidden/>
          </w:rPr>
        </w:r>
        <w:r>
          <w:rPr>
            <w:noProof/>
            <w:webHidden/>
          </w:rPr>
          <w:fldChar w:fldCharType="separate"/>
        </w:r>
        <w:r>
          <w:rPr>
            <w:noProof/>
            <w:webHidden/>
          </w:rPr>
          <w:t>24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8" w:history="1">
        <w:r w:rsidRPr="002E5865">
          <w:rPr>
            <w:rStyle w:val="a7"/>
            <w:noProof/>
            <w14:scene3d>
              <w14:camera w14:prst="orthographicFront"/>
              <w14:lightRig w14:rig="threePt" w14:dir="t">
                <w14:rot w14:lat="0" w14:lon="0" w14:rev="0"/>
              </w14:lightRig>
            </w14:scene3d>
          </w:rPr>
          <w:t>5.3.2.</w:t>
        </w:r>
        <w:r>
          <w:rPr>
            <w:rFonts w:asciiTheme="minorHAnsi" w:eastAsiaTheme="minorEastAsia" w:hAnsiTheme="minorHAnsi" w:cstheme="minorBidi"/>
            <w:i w:val="0"/>
            <w:iCs w:val="0"/>
            <w:noProof/>
            <w:sz w:val="24"/>
            <w:szCs w:val="22"/>
          </w:rPr>
          <w:tab/>
        </w:r>
        <w:r w:rsidRPr="002E5865">
          <w:rPr>
            <w:rStyle w:val="a7"/>
            <w:noProof/>
          </w:rPr>
          <w:t>PCS Reset operation</w:t>
        </w:r>
        <w:r>
          <w:rPr>
            <w:noProof/>
            <w:webHidden/>
          </w:rPr>
          <w:tab/>
        </w:r>
        <w:r>
          <w:rPr>
            <w:noProof/>
            <w:webHidden/>
          </w:rPr>
          <w:fldChar w:fldCharType="begin"/>
        </w:r>
        <w:r>
          <w:rPr>
            <w:noProof/>
            <w:webHidden/>
          </w:rPr>
          <w:instrText xml:space="preserve"> PAGEREF _Toc8026648 \h </w:instrText>
        </w:r>
        <w:r>
          <w:rPr>
            <w:noProof/>
            <w:webHidden/>
          </w:rPr>
        </w:r>
        <w:r>
          <w:rPr>
            <w:noProof/>
            <w:webHidden/>
          </w:rPr>
          <w:fldChar w:fldCharType="separate"/>
        </w:r>
        <w:r>
          <w:rPr>
            <w:noProof/>
            <w:webHidden/>
          </w:rPr>
          <w:t>24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9" w:history="1">
        <w:r w:rsidRPr="002E5865">
          <w:rPr>
            <w:rStyle w:val="a7"/>
            <w:noProof/>
            <w14:scene3d>
              <w14:camera w14:prst="orthographicFront"/>
              <w14:lightRig w14:rig="threePt" w14:dir="t">
                <w14:rot w14:lat="0" w14:lon="0" w14:rev="0"/>
              </w14:lightRig>
            </w14:scene3d>
          </w:rPr>
          <w:t>5.3.3.</w:t>
        </w:r>
        <w:r>
          <w:rPr>
            <w:rFonts w:asciiTheme="minorHAnsi" w:eastAsiaTheme="minorEastAsia" w:hAnsiTheme="minorHAnsi" w:cstheme="minorBidi"/>
            <w:i w:val="0"/>
            <w:iCs w:val="0"/>
            <w:noProof/>
            <w:sz w:val="24"/>
            <w:szCs w:val="22"/>
          </w:rPr>
          <w:tab/>
        </w:r>
        <w:r w:rsidRPr="002E5865">
          <w:rPr>
            <w:rStyle w:val="a7"/>
            <w:noProof/>
          </w:rPr>
          <w:t>PCS LightSleep operation</w:t>
        </w:r>
        <w:r>
          <w:rPr>
            <w:noProof/>
            <w:webHidden/>
          </w:rPr>
          <w:tab/>
        </w:r>
        <w:r>
          <w:rPr>
            <w:noProof/>
            <w:webHidden/>
          </w:rPr>
          <w:fldChar w:fldCharType="begin"/>
        </w:r>
        <w:r>
          <w:rPr>
            <w:noProof/>
            <w:webHidden/>
          </w:rPr>
          <w:instrText xml:space="preserve"> PAGEREF _Toc8026649 \h </w:instrText>
        </w:r>
        <w:r>
          <w:rPr>
            <w:noProof/>
            <w:webHidden/>
          </w:rPr>
        </w:r>
        <w:r>
          <w:rPr>
            <w:noProof/>
            <w:webHidden/>
          </w:rPr>
          <w:fldChar w:fldCharType="separate"/>
        </w:r>
        <w:r>
          <w:rPr>
            <w:noProof/>
            <w:webHidden/>
          </w:rPr>
          <w:t>24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0" w:history="1">
        <w:r w:rsidRPr="002E5865">
          <w:rPr>
            <w:rStyle w:val="a7"/>
            <w:noProof/>
            <w14:scene3d>
              <w14:camera w14:prst="orthographicFront"/>
              <w14:lightRig w14:rig="threePt" w14:dir="t">
                <w14:rot w14:lat="0" w14:lon="0" w14:rev="0"/>
              </w14:lightRig>
            </w14:scene3d>
          </w:rPr>
          <w:t>5.3.4.</w:t>
        </w:r>
        <w:r>
          <w:rPr>
            <w:rFonts w:asciiTheme="minorHAnsi" w:eastAsiaTheme="minorEastAsia" w:hAnsiTheme="minorHAnsi" w:cstheme="minorBidi"/>
            <w:i w:val="0"/>
            <w:iCs w:val="0"/>
            <w:noProof/>
            <w:sz w:val="24"/>
            <w:szCs w:val="22"/>
          </w:rPr>
          <w:tab/>
        </w:r>
        <w:r w:rsidRPr="002E5865">
          <w:rPr>
            <w:rStyle w:val="a7"/>
            <w:noProof/>
          </w:rPr>
          <w:t>PCS DeepSleep operation</w:t>
        </w:r>
        <w:r>
          <w:rPr>
            <w:noProof/>
            <w:webHidden/>
          </w:rPr>
          <w:tab/>
        </w:r>
        <w:r>
          <w:rPr>
            <w:noProof/>
            <w:webHidden/>
          </w:rPr>
          <w:fldChar w:fldCharType="begin"/>
        </w:r>
        <w:r>
          <w:rPr>
            <w:noProof/>
            <w:webHidden/>
          </w:rPr>
          <w:instrText xml:space="preserve"> PAGEREF _Toc8026650 \h </w:instrText>
        </w:r>
        <w:r>
          <w:rPr>
            <w:noProof/>
            <w:webHidden/>
          </w:rPr>
        </w:r>
        <w:r>
          <w:rPr>
            <w:noProof/>
            <w:webHidden/>
          </w:rPr>
          <w:fldChar w:fldCharType="separate"/>
        </w:r>
        <w:r>
          <w:rPr>
            <w:noProof/>
            <w:webHidden/>
          </w:rPr>
          <w:t>24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1" w:history="1">
        <w:r w:rsidRPr="002E5865">
          <w:rPr>
            <w:rStyle w:val="a7"/>
            <w:noProof/>
            <w14:scene3d>
              <w14:camera w14:prst="orthographicFront"/>
              <w14:lightRig w14:rig="threePt" w14:dir="t">
                <w14:rot w14:lat="0" w14:lon="0" w14:rev="0"/>
              </w14:lightRig>
            </w14:scene3d>
          </w:rPr>
          <w:t>5.3.5.</w:t>
        </w:r>
        <w:r>
          <w:rPr>
            <w:rFonts w:asciiTheme="minorHAnsi" w:eastAsiaTheme="minorEastAsia" w:hAnsiTheme="minorHAnsi" w:cstheme="minorBidi"/>
            <w:i w:val="0"/>
            <w:iCs w:val="0"/>
            <w:noProof/>
            <w:sz w:val="24"/>
            <w:szCs w:val="22"/>
          </w:rPr>
          <w:tab/>
        </w:r>
        <w:r w:rsidRPr="002E5865">
          <w:rPr>
            <w:rStyle w:val="a7"/>
            <w:noProof/>
          </w:rPr>
          <w:t>PCS Wakeup operation</w:t>
        </w:r>
        <w:r>
          <w:rPr>
            <w:noProof/>
            <w:webHidden/>
          </w:rPr>
          <w:tab/>
        </w:r>
        <w:r>
          <w:rPr>
            <w:noProof/>
            <w:webHidden/>
          </w:rPr>
          <w:fldChar w:fldCharType="begin"/>
        </w:r>
        <w:r>
          <w:rPr>
            <w:noProof/>
            <w:webHidden/>
          </w:rPr>
          <w:instrText xml:space="preserve"> PAGEREF _Toc8026651 \h </w:instrText>
        </w:r>
        <w:r>
          <w:rPr>
            <w:noProof/>
            <w:webHidden/>
          </w:rPr>
        </w:r>
        <w:r>
          <w:rPr>
            <w:noProof/>
            <w:webHidden/>
          </w:rPr>
          <w:fldChar w:fldCharType="separate"/>
        </w:r>
        <w:r>
          <w:rPr>
            <w:noProof/>
            <w:webHidden/>
          </w:rPr>
          <w:t>25</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2" w:history="1">
        <w:r w:rsidRPr="002E5865">
          <w:rPr>
            <w:rStyle w:val="a7"/>
            <w:noProof/>
            <w14:scene3d>
              <w14:camera w14:prst="orthographicFront"/>
              <w14:lightRig w14:rig="threePt" w14:dir="t">
                <w14:rot w14:lat="0" w14:lon="0" w14:rev="0"/>
              </w14:lightRig>
            </w14:scene3d>
          </w:rPr>
          <w:t>5.3.6.</w:t>
        </w:r>
        <w:r>
          <w:rPr>
            <w:rFonts w:asciiTheme="minorHAnsi" w:eastAsiaTheme="minorEastAsia" w:hAnsiTheme="minorHAnsi" w:cstheme="minorBidi"/>
            <w:i w:val="0"/>
            <w:iCs w:val="0"/>
            <w:noProof/>
            <w:sz w:val="24"/>
            <w:szCs w:val="22"/>
          </w:rPr>
          <w:tab/>
        </w:r>
        <w:r w:rsidRPr="002E5865">
          <w:rPr>
            <w:rStyle w:val="a7"/>
            <w:noProof/>
          </w:rPr>
          <w:t>PCS Wakeup operation</w:t>
        </w:r>
        <w:r w:rsidRPr="002E5865">
          <w:rPr>
            <w:rStyle w:val="a7"/>
            <w:rFonts w:asciiTheme="minorEastAsia" w:hAnsiTheme="minorEastAsia"/>
            <w:noProof/>
          </w:rPr>
          <w:t xml:space="preserve"> (</w:t>
        </w:r>
        <w:r w:rsidRPr="002E5865">
          <w:rPr>
            <w:rStyle w:val="a7"/>
            <w:noProof/>
          </w:rPr>
          <w:t xml:space="preserve">in </w:t>
        </w:r>
        <w:r w:rsidRPr="002E5865">
          <w:rPr>
            <w:rStyle w:val="a7"/>
            <w:rFonts w:ascii="NimbusSanL-Bold" w:hAnsi="NimbusSanL-Bold"/>
            <w:noProof/>
          </w:rPr>
          <w:t>WAIT_STBY</w:t>
        </w:r>
        <w:r w:rsidRPr="002E5865">
          <w:rPr>
            <w:rStyle w:val="a7"/>
            <w:noProof/>
          </w:rPr>
          <w:t xml:space="preserve"> state)</w:t>
        </w:r>
        <w:r>
          <w:rPr>
            <w:noProof/>
            <w:webHidden/>
          </w:rPr>
          <w:tab/>
        </w:r>
        <w:r>
          <w:rPr>
            <w:noProof/>
            <w:webHidden/>
          </w:rPr>
          <w:fldChar w:fldCharType="begin"/>
        </w:r>
        <w:r>
          <w:rPr>
            <w:noProof/>
            <w:webHidden/>
          </w:rPr>
          <w:instrText xml:space="preserve"> PAGEREF _Toc8026652 \h </w:instrText>
        </w:r>
        <w:r>
          <w:rPr>
            <w:noProof/>
            <w:webHidden/>
          </w:rPr>
        </w:r>
        <w:r>
          <w:rPr>
            <w:noProof/>
            <w:webHidden/>
          </w:rPr>
          <w:fldChar w:fldCharType="separate"/>
        </w:r>
        <w:r>
          <w:rPr>
            <w:noProof/>
            <w:webHidden/>
          </w:rPr>
          <w:t>25</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3" w:history="1">
        <w:r w:rsidRPr="002E5865">
          <w:rPr>
            <w:rStyle w:val="a7"/>
            <w:noProof/>
            <w14:scene3d>
              <w14:camera w14:prst="orthographicFront"/>
              <w14:lightRig w14:rig="threePt" w14:dir="t">
                <w14:rot w14:lat="0" w14:lon="0" w14:rev="0"/>
              </w14:lightRig>
            </w14:scene3d>
          </w:rPr>
          <w:t>5.3.7.</w:t>
        </w:r>
        <w:r>
          <w:rPr>
            <w:rFonts w:asciiTheme="minorHAnsi" w:eastAsiaTheme="minorEastAsia" w:hAnsiTheme="minorHAnsi" w:cstheme="minorBidi"/>
            <w:i w:val="0"/>
            <w:iCs w:val="0"/>
            <w:noProof/>
            <w:sz w:val="24"/>
            <w:szCs w:val="22"/>
          </w:rPr>
          <w:tab/>
        </w:r>
        <w:r w:rsidRPr="002E5865">
          <w:rPr>
            <w:rStyle w:val="a7"/>
            <w:noProof/>
          </w:rPr>
          <w:t>PCS DVFS operation (TBD)</w:t>
        </w:r>
        <w:r>
          <w:rPr>
            <w:noProof/>
            <w:webHidden/>
          </w:rPr>
          <w:tab/>
        </w:r>
        <w:r>
          <w:rPr>
            <w:noProof/>
            <w:webHidden/>
          </w:rPr>
          <w:fldChar w:fldCharType="begin"/>
        </w:r>
        <w:r>
          <w:rPr>
            <w:noProof/>
            <w:webHidden/>
          </w:rPr>
          <w:instrText xml:space="preserve"> PAGEREF _Toc8026653 \h </w:instrText>
        </w:r>
        <w:r>
          <w:rPr>
            <w:noProof/>
            <w:webHidden/>
          </w:rPr>
        </w:r>
        <w:r>
          <w:rPr>
            <w:noProof/>
            <w:webHidden/>
          </w:rPr>
          <w:fldChar w:fldCharType="separate"/>
        </w:r>
        <w:r>
          <w:rPr>
            <w:noProof/>
            <w:webHidden/>
          </w:rPr>
          <w:t>25</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54" w:history="1">
        <w:r w:rsidRPr="002E5865">
          <w:rPr>
            <w:rStyle w:val="a7"/>
            <w:noProof/>
            <w14:scene3d>
              <w14:camera w14:prst="orthographicFront"/>
              <w14:lightRig w14:rig="threePt" w14:dir="t">
                <w14:rot w14:lat="0" w14:lon="0" w14:rev="0"/>
              </w14:lightRig>
            </w14:scene3d>
          </w:rPr>
          <w:t>6.</w:t>
        </w:r>
        <w:r>
          <w:rPr>
            <w:rFonts w:asciiTheme="minorHAnsi" w:eastAsiaTheme="minorEastAsia" w:hAnsiTheme="minorHAnsi" w:cstheme="minorBidi"/>
            <w:b w:val="0"/>
            <w:bCs w:val="0"/>
            <w:caps w:val="0"/>
            <w:noProof/>
            <w:sz w:val="24"/>
            <w:szCs w:val="22"/>
          </w:rPr>
          <w:tab/>
        </w:r>
        <w:r w:rsidRPr="002E5865">
          <w:rPr>
            <w:rStyle w:val="a7"/>
            <w:noProof/>
          </w:rPr>
          <w:t>AE350 Integration</w:t>
        </w:r>
        <w:r>
          <w:rPr>
            <w:noProof/>
            <w:webHidden/>
          </w:rPr>
          <w:tab/>
        </w:r>
        <w:r>
          <w:rPr>
            <w:noProof/>
            <w:webHidden/>
          </w:rPr>
          <w:fldChar w:fldCharType="begin"/>
        </w:r>
        <w:r>
          <w:rPr>
            <w:noProof/>
            <w:webHidden/>
          </w:rPr>
          <w:instrText xml:space="preserve"> PAGEREF _Toc8026654 \h </w:instrText>
        </w:r>
        <w:r>
          <w:rPr>
            <w:noProof/>
            <w:webHidden/>
          </w:rPr>
        </w:r>
        <w:r>
          <w:rPr>
            <w:noProof/>
            <w:webHidden/>
          </w:rPr>
          <w:fldChar w:fldCharType="separate"/>
        </w:r>
        <w:r>
          <w:rPr>
            <w:noProof/>
            <w:webHidden/>
          </w:rPr>
          <w:t>26</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5" w:history="1">
        <w:r w:rsidRPr="002E5865">
          <w:rPr>
            <w:rStyle w:val="a7"/>
            <w:noProof/>
          </w:rPr>
          <w:t>6.1.</w:t>
        </w:r>
        <w:r>
          <w:rPr>
            <w:rFonts w:asciiTheme="minorHAnsi" w:eastAsiaTheme="minorEastAsia" w:hAnsiTheme="minorHAnsi" w:cstheme="minorBidi"/>
            <w:smallCaps w:val="0"/>
            <w:noProof/>
            <w:sz w:val="24"/>
            <w:szCs w:val="22"/>
          </w:rPr>
          <w:tab/>
        </w:r>
        <w:r w:rsidRPr="002E5865">
          <w:rPr>
            <w:rStyle w:val="a7"/>
            <w:noProof/>
          </w:rPr>
          <w:t>Power domain</w:t>
        </w:r>
        <w:r>
          <w:rPr>
            <w:noProof/>
            <w:webHidden/>
          </w:rPr>
          <w:tab/>
        </w:r>
        <w:r>
          <w:rPr>
            <w:noProof/>
            <w:webHidden/>
          </w:rPr>
          <w:fldChar w:fldCharType="begin"/>
        </w:r>
        <w:r>
          <w:rPr>
            <w:noProof/>
            <w:webHidden/>
          </w:rPr>
          <w:instrText xml:space="preserve"> PAGEREF _Toc8026655 \h </w:instrText>
        </w:r>
        <w:r>
          <w:rPr>
            <w:noProof/>
            <w:webHidden/>
          </w:rPr>
        </w:r>
        <w:r>
          <w:rPr>
            <w:noProof/>
            <w:webHidden/>
          </w:rPr>
          <w:fldChar w:fldCharType="separate"/>
        </w:r>
        <w:r>
          <w:rPr>
            <w:noProof/>
            <w:webHidden/>
          </w:rPr>
          <w:t>27</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6" w:history="1">
        <w:r w:rsidRPr="002E5865">
          <w:rPr>
            <w:rStyle w:val="a7"/>
            <w:noProof/>
          </w:rPr>
          <w:t>6.2.</w:t>
        </w:r>
        <w:r>
          <w:rPr>
            <w:rFonts w:asciiTheme="minorHAnsi" w:eastAsiaTheme="minorEastAsia" w:hAnsiTheme="minorHAnsi" w:cstheme="minorBidi"/>
            <w:smallCaps w:val="0"/>
            <w:noProof/>
            <w:sz w:val="24"/>
            <w:szCs w:val="22"/>
          </w:rPr>
          <w:tab/>
        </w:r>
        <w:r w:rsidRPr="002E5865">
          <w:rPr>
            <w:rStyle w:val="a7"/>
            <w:noProof/>
          </w:rPr>
          <w:t>Power state table</w:t>
        </w:r>
        <w:r>
          <w:rPr>
            <w:noProof/>
            <w:webHidden/>
          </w:rPr>
          <w:tab/>
        </w:r>
        <w:r>
          <w:rPr>
            <w:noProof/>
            <w:webHidden/>
          </w:rPr>
          <w:fldChar w:fldCharType="begin"/>
        </w:r>
        <w:r>
          <w:rPr>
            <w:noProof/>
            <w:webHidden/>
          </w:rPr>
          <w:instrText xml:space="preserve"> PAGEREF _Toc8026656 \h </w:instrText>
        </w:r>
        <w:r>
          <w:rPr>
            <w:noProof/>
            <w:webHidden/>
          </w:rPr>
        </w:r>
        <w:r>
          <w:rPr>
            <w:noProof/>
            <w:webHidden/>
          </w:rPr>
          <w:fldChar w:fldCharType="separate"/>
        </w:r>
        <w:r>
          <w:rPr>
            <w:noProof/>
            <w:webHidden/>
          </w:rPr>
          <w:t>28</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7" w:history="1">
        <w:r w:rsidRPr="002E5865">
          <w:rPr>
            <w:rStyle w:val="a7"/>
            <w:noProof/>
          </w:rPr>
          <w:t>6.3.</w:t>
        </w:r>
        <w:r>
          <w:rPr>
            <w:rFonts w:asciiTheme="minorHAnsi" w:eastAsiaTheme="minorEastAsia" w:hAnsiTheme="minorHAnsi" w:cstheme="minorBidi"/>
            <w:smallCaps w:val="0"/>
            <w:noProof/>
            <w:sz w:val="24"/>
            <w:szCs w:val="22"/>
          </w:rPr>
          <w:tab/>
        </w:r>
        <w:r w:rsidRPr="002E5865">
          <w:rPr>
            <w:rStyle w:val="a7"/>
            <w:noProof/>
          </w:rPr>
          <w:t>Interface connection</w:t>
        </w:r>
        <w:r>
          <w:rPr>
            <w:noProof/>
            <w:webHidden/>
          </w:rPr>
          <w:tab/>
        </w:r>
        <w:r>
          <w:rPr>
            <w:noProof/>
            <w:webHidden/>
          </w:rPr>
          <w:fldChar w:fldCharType="begin"/>
        </w:r>
        <w:r>
          <w:rPr>
            <w:noProof/>
            <w:webHidden/>
          </w:rPr>
          <w:instrText xml:space="preserve"> PAGEREF _Toc8026657 \h </w:instrText>
        </w:r>
        <w:r>
          <w:rPr>
            <w:noProof/>
            <w:webHidden/>
          </w:rPr>
        </w:r>
        <w:r>
          <w:rPr>
            <w:noProof/>
            <w:webHidden/>
          </w:rPr>
          <w:fldChar w:fldCharType="separate"/>
        </w:r>
        <w:r>
          <w:rPr>
            <w:noProof/>
            <w:webHidden/>
          </w:rPr>
          <w:t>28</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8" w:history="1">
        <w:r w:rsidRPr="002E5865">
          <w:rPr>
            <w:rStyle w:val="a7"/>
            <w:noProof/>
          </w:rPr>
          <w:t>6.4.</w:t>
        </w:r>
        <w:r>
          <w:rPr>
            <w:rFonts w:asciiTheme="minorHAnsi" w:eastAsiaTheme="minorEastAsia" w:hAnsiTheme="minorHAnsi" w:cstheme="minorBidi"/>
            <w:smallCaps w:val="0"/>
            <w:noProof/>
            <w:sz w:val="24"/>
            <w:szCs w:val="22"/>
          </w:rPr>
          <w:tab/>
        </w:r>
        <w:r w:rsidRPr="002E5865">
          <w:rPr>
            <w:rStyle w:val="a7"/>
            <w:noProof/>
          </w:rPr>
          <w:t>Software programming sequence</w:t>
        </w:r>
        <w:r>
          <w:rPr>
            <w:noProof/>
            <w:webHidden/>
          </w:rPr>
          <w:tab/>
        </w:r>
        <w:r>
          <w:rPr>
            <w:noProof/>
            <w:webHidden/>
          </w:rPr>
          <w:fldChar w:fldCharType="begin"/>
        </w:r>
        <w:r>
          <w:rPr>
            <w:noProof/>
            <w:webHidden/>
          </w:rPr>
          <w:instrText xml:space="preserve"> PAGEREF _Toc8026658 \h </w:instrText>
        </w:r>
        <w:r>
          <w:rPr>
            <w:noProof/>
            <w:webHidden/>
          </w:rPr>
        </w:r>
        <w:r>
          <w:rPr>
            <w:noProof/>
            <w:webHidden/>
          </w:rPr>
          <w:fldChar w:fldCharType="separate"/>
        </w:r>
        <w:r>
          <w:rPr>
            <w:noProof/>
            <w:webHidden/>
          </w:rPr>
          <w:t>32</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9" w:history="1">
        <w:r w:rsidRPr="002E5865">
          <w:rPr>
            <w:rStyle w:val="a7"/>
            <w:noProof/>
            <w14:scene3d>
              <w14:camera w14:prst="orthographicFront"/>
              <w14:lightRig w14:rig="threePt" w14:dir="t">
                <w14:rot w14:lat="0" w14:lon="0" w14:rev="0"/>
              </w14:lightRig>
            </w14:scene3d>
          </w:rPr>
          <w:t>6.4.1.</w:t>
        </w:r>
        <w:r>
          <w:rPr>
            <w:rFonts w:asciiTheme="minorHAnsi" w:eastAsiaTheme="minorEastAsia" w:hAnsiTheme="minorHAnsi" w:cstheme="minorBidi"/>
            <w:i w:val="0"/>
            <w:iCs w:val="0"/>
            <w:noProof/>
            <w:sz w:val="24"/>
            <w:szCs w:val="22"/>
          </w:rPr>
          <w:tab/>
        </w:r>
        <w:r w:rsidRPr="002E5865">
          <w:rPr>
            <w:rStyle w:val="a7"/>
            <w:noProof/>
          </w:rPr>
          <w:t>The possible control flows for a Hart</w:t>
        </w:r>
        <w:r>
          <w:rPr>
            <w:noProof/>
            <w:webHidden/>
          </w:rPr>
          <w:tab/>
        </w:r>
        <w:r>
          <w:rPr>
            <w:noProof/>
            <w:webHidden/>
          </w:rPr>
          <w:fldChar w:fldCharType="begin"/>
        </w:r>
        <w:r>
          <w:rPr>
            <w:noProof/>
            <w:webHidden/>
          </w:rPr>
          <w:instrText xml:space="preserve"> PAGEREF _Toc8026659 \h </w:instrText>
        </w:r>
        <w:r>
          <w:rPr>
            <w:noProof/>
            <w:webHidden/>
          </w:rPr>
        </w:r>
        <w:r>
          <w:rPr>
            <w:noProof/>
            <w:webHidden/>
          </w:rPr>
          <w:fldChar w:fldCharType="separate"/>
        </w:r>
        <w:r>
          <w:rPr>
            <w:noProof/>
            <w:webHidden/>
          </w:rPr>
          <w:t>32</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0" w:history="1">
        <w:r w:rsidRPr="002E5865">
          <w:rPr>
            <w:rStyle w:val="a7"/>
            <w:noProof/>
            <w14:scene3d>
              <w14:camera w14:prst="orthographicFront"/>
              <w14:lightRig w14:rig="threePt" w14:dir="t">
                <w14:rot w14:lat="0" w14:lon="0" w14:rev="0"/>
              </w14:lightRig>
            </w14:scene3d>
          </w:rPr>
          <w:t>6.4.2.</w:t>
        </w:r>
        <w:r>
          <w:rPr>
            <w:rFonts w:asciiTheme="minorHAnsi" w:eastAsiaTheme="minorEastAsia" w:hAnsiTheme="minorHAnsi" w:cstheme="minorBidi"/>
            <w:i w:val="0"/>
            <w:iCs w:val="0"/>
            <w:noProof/>
            <w:sz w:val="24"/>
            <w:szCs w:val="22"/>
          </w:rPr>
          <w:tab/>
        </w:r>
        <w:r w:rsidRPr="002E5865">
          <w:rPr>
            <w:rStyle w:val="a7"/>
            <w:noProof/>
          </w:rPr>
          <w:t>Example: Core 0 asks Core 1 to deep sleep mode</w:t>
        </w:r>
        <w:r>
          <w:rPr>
            <w:noProof/>
            <w:webHidden/>
          </w:rPr>
          <w:tab/>
        </w:r>
        <w:r>
          <w:rPr>
            <w:noProof/>
            <w:webHidden/>
          </w:rPr>
          <w:fldChar w:fldCharType="begin"/>
        </w:r>
        <w:r>
          <w:rPr>
            <w:noProof/>
            <w:webHidden/>
          </w:rPr>
          <w:instrText xml:space="preserve"> PAGEREF _Toc8026660 \h </w:instrText>
        </w:r>
        <w:r>
          <w:rPr>
            <w:noProof/>
            <w:webHidden/>
          </w:rPr>
        </w:r>
        <w:r>
          <w:rPr>
            <w:noProof/>
            <w:webHidden/>
          </w:rPr>
          <w:fldChar w:fldCharType="separate"/>
        </w:r>
        <w:r>
          <w:rPr>
            <w:noProof/>
            <w:webHidden/>
          </w:rPr>
          <w:t>32</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1" w:history="1">
        <w:r w:rsidRPr="002E5865">
          <w:rPr>
            <w:rStyle w:val="a7"/>
            <w:noProof/>
            <w14:scene3d>
              <w14:camera w14:prst="orthographicFront"/>
              <w14:lightRig w14:rig="threePt" w14:dir="t">
                <w14:rot w14:lat="0" w14:lon="0" w14:rev="0"/>
              </w14:lightRig>
            </w14:scene3d>
          </w:rPr>
          <w:t>6.4.3.</w:t>
        </w:r>
        <w:r>
          <w:rPr>
            <w:rFonts w:asciiTheme="minorHAnsi" w:eastAsiaTheme="minorEastAsia" w:hAnsiTheme="minorHAnsi" w:cstheme="minorBidi"/>
            <w:i w:val="0"/>
            <w:iCs w:val="0"/>
            <w:noProof/>
            <w:sz w:val="24"/>
            <w:szCs w:val="22"/>
          </w:rPr>
          <w:tab/>
        </w:r>
        <w:r w:rsidRPr="002E5865">
          <w:rPr>
            <w:rStyle w:val="a7"/>
            <w:noProof/>
          </w:rPr>
          <w:t>Example: Cluster executes frequency change (DVFS)</w:t>
        </w:r>
        <w:r>
          <w:rPr>
            <w:noProof/>
            <w:webHidden/>
          </w:rPr>
          <w:tab/>
        </w:r>
        <w:r>
          <w:rPr>
            <w:noProof/>
            <w:webHidden/>
          </w:rPr>
          <w:fldChar w:fldCharType="begin"/>
        </w:r>
        <w:r>
          <w:rPr>
            <w:noProof/>
            <w:webHidden/>
          </w:rPr>
          <w:instrText xml:space="preserve"> PAGEREF _Toc8026661 \h </w:instrText>
        </w:r>
        <w:r>
          <w:rPr>
            <w:noProof/>
            <w:webHidden/>
          </w:rPr>
        </w:r>
        <w:r>
          <w:rPr>
            <w:noProof/>
            <w:webHidden/>
          </w:rPr>
          <w:fldChar w:fldCharType="separate"/>
        </w:r>
        <w:r>
          <w:rPr>
            <w:noProof/>
            <w:webHidden/>
          </w:rPr>
          <w:t>33</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62" w:history="1">
        <w:r w:rsidRPr="002E5865">
          <w:rPr>
            <w:rStyle w:val="a7"/>
            <w:noProof/>
            <w14:scene3d>
              <w14:camera w14:prst="orthographicFront"/>
              <w14:lightRig w14:rig="threePt" w14:dir="t">
                <w14:rot w14:lat="0" w14:lon="0" w14:rev="0"/>
              </w14:lightRig>
            </w14:scene3d>
          </w:rPr>
          <w:t>7.</w:t>
        </w:r>
        <w:r>
          <w:rPr>
            <w:rFonts w:asciiTheme="minorHAnsi" w:eastAsiaTheme="minorEastAsia" w:hAnsiTheme="minorHAnsi" w:cstheme="minorBidi"/>
            <w:b w:val="0"/>
            <w:bCs w:val="0"/>
            <w:caps w:val="0"/>
            <w:noProof/>
            <w:sz w:val="24"/>
            <w:szCs w:val="22"/>
          </w:rPr>
          <w:tab/>
        </w:r>
        <w:r w:rsidRPr="002E5865">
          <w:rPr>
            <w:rStyle w:val="a7"/>
            <w:noProof/>
          </w:rPr>
          <w:t>Schedule</w:t>
        </w:r>
        <w:r>
          <w:rPr>
            <w:noProof/>
            <w:webHidden/>
          </w:rPr>
          <w:tab/>
        </w:r>
        <w:r>
          <w:rPr>
            <w:noProof/>
            <w:webHidden/>
          </w:rPr>
          <w:fldChar w:fldCharType="begin"/>
        </w:r>
        <w:r>
          <w:rPr>
            <w:noProof/>
            <w:webHidden/>
          </w:rPr>
          <w:instrText xml:space="preserve"> PAGEREF _Toc8026662 \h </w:instrText>
        </w:r>
        <w:r>
          <w:rPr>
            <w:noProof/>
            <w:webHidden/>
          </w:rPr>
        </w:r>
        <w:r>
          <w:rPr>
            <w:noProof/>
            <w:webHidden/>
          </w:rPr>
          <w:fldChar w:fldCharType="separate"/>
        </w:r>
        <w:r>
          <w:rPr>
            <w:noProof/>
            <w:webHidden/>
          </w:rPr>
          <w:t>33</w:t>
        </w:r>
        <w:r>
          <w:rPr>
            <w:noProof/>
            <w:webHidden/>
          </w:rPr>
          <w:fldChar w:fldCharType="end"/>
        </w:r>
      </w:hyperlink>
    </w:p>
    <w:p w:rsidR="00EF63D1" w:rsidRDefault="00EF63D1">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63" w:history="1">
        <w:r w:rsidRPr="002E5865">
          <w:rPr>
            <w:rStyle w:val="a7"/>
            <w:noProof/>
          </w:rPr>
          <w:t>7.1.</w:t>
        </w:r>
        <w:r>
          <w:rPr>
            <w:rFonts w:asciiTheme="minorHAnsi" w:eastAsiaTheme="minorEastAsia" w:hAnsiTheme="minorHAnsi" w:cstheme="minorBidi"/>
            <w:smallCaps w:val="0"/>
            <w:noProof/>
            <w:sz w:val="24"/>
            <w:szCs w:val="22"/>
          </w:rPr>
          <w:tab/>
        </w:r>
        <w:r w:rsidRPr="002E5865">
          <w:rPr>
            <w:rStyle w:val="a7"/>
            <w:noProof/>
          </w:rPr>
          <w:t>Issues</w:t>
        </w:r>
        <w:r>
          <w:rPr>
            <w:noProof/>
            <w:webHidden/>
          </w:rPr>
          <w:tab/>
        </w:r>
        <w:r>
          <w:rPr>
            <w:noProof/>
            <w:webHidden/>
          </w:rPr>
          <w:fldChar w:fldCharType="begin"/>
        </w:r>
        <w:r>
          <w:rPr>
            <w:noProof/>
            <w:webHidden/>
          </w:rPr>
          <w:instrText xml:space="preserve"> PAGEREF _Toc8026663 \h </w:instrText>
        </w:r>
        <w:r>
          <w:rPr>
            <w:noProof/>
            <w:webHidden/>
          </w:rPr>
        </w:r>
        <w:r>
          <w:rPr>
            <w:noProof/>
            <w:webHidden/>
          </w:rPr>
          <w:fldChar w:fldCharType="separate"/>
        </w:r>
        <w:r>
          <w:rPr>
            <w:noProof/>
            <w:webHidden/>
          </w:rPr>
          <w:t>34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4" w:history="1">
        <w:r w:rsidRPr="002E5865">
          <w:rPr>
            <w:rStyle w:val="a7"/>
            <w:noProof/>
            <w14:scene3d>
              <w14:camera w14:prst="orthographicFront"/>
              <w14:lightRig w14:rig="threePt" w14:dir="t">
                <w14:rot w14:lat="0" w14:lon="0" w14:rev="0"/>
              </w14:lightRig>
            </w14:scene3d>
          </w:rPr>
          <w:t>7.1.1.</w:t>
        </w:r>
        <w:r>
          <w:rPr>
            <w:rFonts w:asciiTheme="minorHAnsi" w:eastAsiaTheme="minorEastAsia" w:hAnsiTheme="minorHAnsi" w:cstheme="minorBidi"/>
            <w:i w:val="0"/>
            <w:iCs w:val="0"/>
            <w:noProof/>
            <w:sz w:val="24"/>
            <w:szCs w:val="22"/>
          </w:rPr>
          <w:tab/>
        </w:r>
        <w:r w:rsidRPr="002E5865">
          <w:rPr>
            <w:rStyle w:val="a7"/>
            <w:noProof/>
          </w:rPr>
          <w:t>Enhancement</w:t>
        </w:r>
        <w:r>
          <w:rPr>
            <w:noProof/>
            <w:webHidden/>
          </w:rPr>
          <w:tab/>
        </w:r>
        <w:r>
          <w:rPr>
            <w:noProof/>
            <w:webHidden/>
          </w:rPr>
          <w:fldChar w:fldCharType="begin"/>
        </w:r>
        <w:r>
          <w:rPr>
            <w:noProof/>
            <w:webHidden/>
          </w:rPr>
          <w:instrText xml:space="preserve"> PAGEREF _Toc8026664 \h </w:instrText>
        </w:r>
        <w:r>
          <w:rPr>
            <w:noProof/>
            <w:webHidden/>
          </w:rPr>
        </w:r>
        <w:r>
          <w:rPr>
            <w:noProof/>
            <w:webHidden/>
          </w:rPr>
          <w:fldChar w:fldCharType="separate"/>
        </w:r>
        <w:r>
          <w:rPr>
            <w:noProof/>
            <w:webHidden/>
          </w:rPr>
          <w:t>34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5" w:history="1">
        <w:r w:rsidRPr="002E5865">
          <w:rPr>
            <w:rStyle w:val="a7"/>
            <w:noProof/>
            <w14:scene3d>
              <w14:camera w14:prst="orthographicFront"/>
              <w14:lightRig w14:rig="threePt" w14:dir="t">
                <w14:rot w14:lat="0" w14:lon="0" w14:rev="0"/>
              </w14:lightRig>
            </w14:scene3d>
          </w:rPr>
          <w:t>7.1.2.</w:t>
        </w:r>
        <w:r>
          <w:rPr>
            <w:rFonts w:asciiTheme="minorHAnsi" w:eastAsiaTheme="minorEastAsia" w:hAnsiTheme="minorHAnsi" w:cstheme="minorBidi"/>
            <w:i w:val="0"/>
            <w:iCs w:val="0"/>
            <w:noProof/>
            <w:sz w:val="24"/>
            <w:szCs w:val="22"/>
          </w:rPr>
          <w:tab/>
        </w:r>
        <w:r w:rsidRPr="002E5865">
          <w:rPr>
            <w:rStyle w:val="a7"/>
            <w:noProof/>
          </w:rPr>
          <w:t>Resolved issues</w:t>
        </w:r>
        <w:r>
          <w:rPr>
            <w:noProof/>
            <w:webHidden/>
          </w:rPr>
          <w:tab/>
        </w:r>
        <w:r>
          <w:rPr>
            <w:noProof/>
            <w:webHidden/>
          </w:rPr>
          <w:fldChar w:fldCharType="begin"/>
        </w:r>
        <w:r>
          <w:rPr>
            <w:noProof/>
            <w:webHidden/>
          </w:rPr>
          <w:instrText xml:space="preserve"> PAGEREF _Toc8026665 \h </w:instrText>
        </w:r>
        <w:r>
          <w:rPr>
            <w:noProof/>
            <w:webHidden/>
          </w:rPr>
        </w:r>
        <w:r>
          <w:rPr>
            <w:noProof/>
            <w:webHidden/>
          </w:rPr>
          <w:fldChar w:fldCharType="separate"/>
        </w:r>
        <w:r>
          <w:rPr>
            <w:noProof/>
            <w:webHidden/>
          </w:rPr>
          <w:t>34</w:t>
        </w:r>
        <w:r>
          <w:rPr>
            <w:noProof/>
            <w:webHidden/>
          </w:rPr>
          <w:fldChar w:fldCharType="end"/>
        </w:r>
      </w:hyperlink>
    </w:p>
    <w:p w:rsidR="00EF63D1" w:rsidRDefault="00EF63D1">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6" w:history="1">
        <w:r w:rsidRPr="002E5865">
          <w:rPr>
            <w:rStyle w:val="a7"/>
            <w:noProof/>
            <w14:scene3d>
              <w14:camera w14:prst="orthographicFront"/>
              <w14:lightRig w14:rig="threePt" w14:dir="t">
                <w14:rot w14:lat="0" w14:lon="0" w14:rev="0"/>
              </w14:lightRig>
            </w14:scene3d>
          </w:rPr>
          <w:t>7.1.3.</w:t>
        </w:r>
        <w:r>
          <w:rPr>
            <w:rFonts w:asciiTheme="minorHAnsi" w:eastAsiaTheme="minorEastAsia" w:hAnsiTheme="minorHAnsi" w:cstheme="minorBidi"/>
            <w:i w:val="0"/>
            <w:iCs w:val="0"/>
            <w:noProof/>
            <w:sz w:val="24"/>
            <w:szCs w:val="22"/>
          </w:rPr>
          <w:tab/>
        </w:r>
        <w:r w:rsidRPr="002E5865">
          <w:rPr>
            <w:rStyle w:val="a7"/>
            <w:noProof/>
          </w:rPr>
          <w:t>Pending issues</w:t>
        </w:r>
        <w:r>
          <w:rPr>
            <w:noProof/>
            <w:webHidden/>
          </w:rPr>
          <w:tab/>
        </w:r>
        <w:r>
          <w:rPr>
            <w:noProof/>
            <w:webHidden/>
          </w:rPr>
          <w:fldChar w:fldCharType="begin"/>
        </w:r>
        <w:r>
          <w:rPr>
            <w:noProof/>
            <w:webHidden/>
          </w:rPr>
          <w:instrText xml:space="preserve"> PAGEREF _Toc8026666 \h </w:instrText>
        </w:r>
        <w:r>
          <w:rPr>
            <w:noProof/>
            <w:webHidden/>
          </w:rPr>
        </w:r>
        <w:r>
          <w:rPr>
            <w:noProof/>
            <w:webHidden/>
          </w:rPr>
          <w:fldChar w:fldCharType="separate"/>
        </w:r>
        <w:r>
          <w:rPr>
            <w:noProof/>
            <w:webHidden/>
          </w:rPr>
          <w:t>35</w:t>
        </w:r>
        <w:r>
          <w:rPr>
            <w:noProof/>
            <w:webHidden/>
          </w:rPr>
          <w:fldChar w:fldCharType="end"/>
        </w:r>
      </w:hyperlink>
    </w:p>
    <w:p w:rsidR="00EF63D1" w:rsidRDefault="00EF63D1">
      <w:pPr>
        <w:pStyle w:val="10"/>
        <w:rPr>
          <w:rFonts w:asciiTheme="minorHAnsi" w:eastAsiaTheme="minorEastAsia" w:hAnsiTheme="minorHAnsi" w:cstheme="minorBidi"/>
          <w:b w:val="0"/>
          <w:bCs w:val="0"/>
          <w:caps w:val="0"/>
          <w:noProof/>
          <w:sz w:val="24"/>
          <w:szCs w:val="22"/>
        </w:rPr>
      </w:pPr>
      <w:hyperlink w:anchor="_Toc8026669" w:history="1">
        <w:r w:rsidRPr="002E5865">
          <w:rPr>
            <w:rStyle w:val="a7"/>
            <w:noProof/>
            <w14:scene3d>
              <w14:camera w14:prst="orthographicFront"/>
              <w14:lightRig w14:rig="threePt" w14:dir="t">
                <w14:rot w14:lat="0" w14:lon="0" w14:rev="0"/>
              </w14:lightRig>
            </w14:scene3d>
          </w:rPr>
          <w:t>8.</w:t>
        </w:r>
        <w:r>
          <w:rPr>
            <w:rFonts w:asciiTheme="minorHAnsi" w:eastAsiaTheme="minorEastAsia" w:hAnsiTheme="minorHAnsi" w:cstheme="minorBidi"/>
            <w:b w:val="0"/>
            <w:bCs w:val="0"/>
            <w:caps w:val="0"/>
            <w:noProof/>
            <w:sz w:val="24"/>
            <w:szCs w:val="22"/>
          </w:rPr>
          <w:tab/>
        </w:r>
        <w:r w:rsidRPr="002E5865">
          <w:rPr>
            <w:rStyle w:val="a7"/>
            <w:noProof/>
          </w:rPr>
          <w:t>Reference</w:t>
        </w:r>
        <w:r>
          <w:rPr>
            <w:noProof/>
            <w:webHidden/>
          </w:rPr>
          <w:tab/>
        </w:r>
        <w:r>
          <w:rPr>
            <w:noProof/>
            <w:webHidden/>
          </w:rPr>
          <w:fldChar w:fldCharType="begin"/>
        </w:r>
        <w:r>
          <w:rPr>
            <w:noProof/>
            <w:webHidden/>
          </w:rPr>
          <w:instrText xml:space="preserve"> PAGEREF _Toc8026669 \h </w:instrText>
        </w:r>
        <w:r>
          <w:rPr>
            <w:noProof/>
            <w:webHidden/>
          </w:rPr>
        </w:r>
        <w:r>
          <w:rPr>
            <w:noProof/>
            <w:webHidden/>
          </w:rPr>
          <w:fldChar w:fldCharType="separate"/>
        </w:r>
        <w:r>
          <w:rPr>
            <w:noProof/>
            <w:webHidden/>
          </w:rPr>
          <w:t>37</w:t>
        </w:r>
        <w:r>
          <w:rPr>
            <w:noProof/>
            <w:webHidden/>
          </w:rPr>
          <w:fldChar w:fldCharType="end"/>
        </w:r>
      </w:hyperlink>
    </w:p>
    <w:p w:rsidR="0016091B" w:rsidRPr="0016091B" w:rsidRDefault="00203B5F" w:rsidP="0016091B">
      <w:pPr>
        <w:pStyle w:val="Index"/>
        <w:rPr>
          <w:rFonts w:eastAsia="新細明體"/>
          <w:sz w:val="2"/>
          <w:szCs w:val="2"/>
        </w:rPr>
      </w:pPr>
      <w:r w:rsidRPr="00E940E2">
        <w:fldChar w:fldCharType="end"/>
      </w:r>
      <w:r w:rsidR="000D33EB" w:rsidRPr="00E940E2">
        <w:br w:type="page"/>
      </w:r>
    </w:p>
    <w:p w:rsidR="00D20F22" w:rsidRDefault="00CF7BFB" w:rsidP="0016091B">
      <w:pPr>
        <w:pStyle w:val="Index"/>
        <w:outlineLvl w:val="0"/>
      </w:pPr>
      <w:bookmarkStart w:id="28" w:name="_Toc8026613"/>
      <w:r w:rsidRPr="00CF7BFB">
        <w:lastRenderedPageBreak/>
        <w:t>List of Tables</w:t>
      </w:r>
      <w:bookmarkEnd w:id="28"/>
    </w:p>
    <w:p w:rsidR="00EF63D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"Table" </w:instrText>
      </w:r>
      <w:r>
        <w:fldChar w:fldCharType="separate"/>
      </w:r>
      <w:hyperlink w:anchor="_Toc8026670" w:history="1">
        <w:r w:rsidR="00EF63D1" w:rsidRPr="00EF1795">
          <w:rPr>
            <w:rStyle w:val="a7"/>
            <w:noProof/>
          </w:rPr>
          <w:t>Table 1</w:t>
        </w:r>
        <w:r w:rsidR="00EF63D1" w:rsidRPr="00EF1795">
          <w:rPr>
            <w:rStyle w:val="a7"/>
            <w:rFonts w:eastAsia="新細明體"/>
            <w:noProof/>
          </w:rPr>
          <w:t>. Design Configuration</w:t>
        </w:r>
        <w:r w:rsidR="00EF63D1">
          <w:rPr>
            <w:noProof/>
            <w:webHidden/>
          </w:rPr>
          <w:tab/>
        </w:r>
        <w:r w:rsidR="00EF63D1">
          <w:rPr>
            <w:noProof/>
            <w:webHidden/>
          </w:rPr>
          <w:fldChar w:fldCharType="begin"/>
        </w:r>
        <w:r w:rsidR="00EF63D1">
          <w:rPr>
            <w:noProof/>
            <w:webHidden/>
          </w:rPr>
          <w:instrText xml:space="preserve"> PAGEREF _Toc8026670 \h </w:instrText>
        </w:r>
        <w:r w:rsidR="00EF63D1">
          <w:rPr>
            <w:noProof/>
            <w:webHidden/>
          </w:rPr>
        </w:r>
        <w:r w:rsidR="00EF63D1">
          <w:rPr>
            <w:noProof/>
            <w:webHidden/>
          </w:rPr>
          <w:fldChar w:fldCharType="separate"/>
        </w:r>
        <w:r w:rsidR="00EF63D1">
          <w:rPr>
            <w:noProof/>
            <w:webHidden/>
          </w:rPr>
          <w:t>5</w:t>
        </w:r>
        <w:r w:rsidR="00EF63D1">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1" w:history="1">
        <w:r w:rsidRPr="00EF1795">
          <w:rPr>
            <w:rStyle w:val="a7"/>
            <w:noProof/>
          </w:rPr>
          <w:t>Table 1</w:t>
        </w:r>
        <w:r w:rsidRPr="00EF1795">
          <w:rPr>
            <w:rStyle w:val="a7"/>
            <w:rFonts w:eastAsia="新細明體"/>
            <w:noProof/>
          </w:rPr>
          <w:t>. Design Configuration</w:t>
        </w:r>
        <w:r>
          <w:rPr>
            <w:noProof/>
            <w:webHidden/>
          </w:rPr>
          <w:tab/>
        </w:r>
        <w:r>
          <w:rPr>
            <w:noProof/>
            <w:webHidden/>
          </w:rPr>
          <w:fldChar w:fldCharType="begin"/>
        </w:r>
        <w:r>
          <w:rPr>
            <w:noProof/>
            <w:webHidden/>
          </w:rPr>
          <w:instrText xml:space="preserve"> PAGEREF _Toc8026671 \h </w:instrText>
        </w:r>
        <w:r>
          <w:rPr>
            <w:noProof/>
            <w:webHidden/>
          </w:rPr>
        </w:r>
        <w:r>
          <w:rPr>
            <w:noProof/>
            <w:webHidden/>
          </w:rPr>
          <w:fldChar w:fldCharType="separate"/>
        </w:r>
        <w:r>
          <w:rPr>
            <w:noProof/>
            <w:webHidden/>
          </w:rPr>
          <w:t>5</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2" w:history="1">
        <w:r w:rsidRPr="00EF1795">
          <w:rPr>
            <w:rStyle w:val="a7"/>
            <w:noProof/>
          </w:rPr>
          <w:t>Table 2</w:t>
        </w:r>
        <w:r w:rsidRPr="00EF1795">
          <w:rPr>
            <w:rStyle w:val="a7"/>
            <w:rFonts w:eastAsia="新細明體"/>
            <w:noProof/>
          </w:rPr>
          <w:t>. Signal Definition</w:t>
        </w:r>
        <w:r>
          <w:rPr>
            <w:noProof/>
            <w:webHidden/>
          </w:rPr>
          <w:tab/>
        </w:r>
        <w:r>
          <w:rPr>
            <w:noProof/>
            <w:webHidden/>
          </w:rPr>
          <w:fldChar w:fldCharType="begin"/>
        </w:r>
        <w:r>
          <w:rPr>
            <w:noProof/>
            <w:webHidden/>
          </w:rPr>
          <w:instrText xml:space="preserve"> PAGEREF _Toc8026672 \h </w:instrText>
        </w:r>
        <w:r>
          <w:rPr>
            <w:noProof/>
            <w:webHidden/>
          </w:rPr>
        </w:r>
        <w:r>
          <w:rPr>
            <w:noProof/>
            <w:webHidden/>
          </w:rPr>
          <w:fldChar w:fldCharType="separate"/>
        </w:r>
        <w:r>
          <w:rPr>
            <w:noProof/>
            <w:webHidden/>
          </w:rPr>
          <w:t>6</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3" w:history="1">
        <w:r w:rsidRPr="00EF1795">
          <w:rPr>
            <w:rStyle w:val="a7"/>
            <w:noProof/>
          </w:rPr>
          <w:t>Table 3</w:t>
        </w:r>
        <w:r w:rsidRPr="00EF1795">
          <w:rPr>
            <w:rStyle w:val="a7"/>
            <w:rFonts w:eastAsia="新細明體"/>
            <w:noProof/>
          </w:rPr>
          <w:t>. State transition table</w:t>
        </w:r>
        <w:r>
          <w:rPr>
            <w:noProof/>
            <w:webHidden/>
          </w:rPr>
          <w:tab/>
        </w:r>
        <w:r>
          <w:rPr>
            <w:noProof/>
            <w:webHidden/>
          </w:rPr>
          <w:fldChar w:fldCharType="begin"/>
        </w:r>
        <w:r>
          <w:rPr>
            <w:noProof/>
            <w:webHidden/>
          </w:rPr>
          <w:instrText xml:space="preserve"> PAGEREF _Toc8026673 \h </w:instrText>
        </w:r>
        <w:r>
          <w:rPr>
            <w:noProof/>
            <w:webHidden/>
          </w:rPr>
        </w:r>
        <w:r>
          <w:rPr>
            <w:noProof/>
            <w:webHidden/>
          </w:rPr>
          <w:fldChar w:fldCharType="separate"/>
        </w:r>
        <w:r>
          <w:rPr>
            <w:noProof/>
            <w:webHidden/>
          </w:rPr>
          <w:t>13</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4" w:history="1">
        <w:r w:rsidRPr="00EF1795">
          <w:rPr>
            <w:rStyle w:val="a7"/>
            <w:noProof/>
          </w:rPr>
          <w:t>Table 4</w:t>
        </w:r>
        <w:r w:rsidRPr="00EF1795">
          <w:rPr>
            <w:rStyle w:val="a7"/>
            <w:rFonts w:eastAsia="新細明體"/>
            <w:noProof/>
          </w:rPr>
          <w:t>. State transition table (with output control)</w:t>
        </w:r>
        <w:r>
          <w:rPr>
            <w:noProof/>
            <w:webHidden/>
          </w:rPr>
          <w:tab/>
        </w:r>
        <w:r>
          <w:rPr>
            <w:noProof/>
            <w:webHidden/>
          </w:rPr>
          <w:fldChar w:fldCharType="begin"/>
        </w:r>
        <w:r>
          <w:rPr>
            <w:noProof/>
            <w:webHidden/>
          </w:rPr>
          <w:instrText xml:space="preserve"> PAGEREF _Toc8026674 \h </w:instrText>
        </w:r>
        <w:r>
          <w:rPr>
            <w:noProof/>
            <w:webHidden/>
          </w:rPr>
        </w:r>
        <w:r>
          <w:rPr>
            <w:noProof/>
            <w:webHidden/>
          </w:rPr>
          <w:fldChar w:fldCharType="separate"/>
        </w:r>
        <w:r>
          <w:rPr>
            <w:noProof/>
            <w:webHidden/>
          </w:rPr>
          <w:t>13</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5" w:history="1">
        <w:r w:rsidRPr="00EF1795">
          <w:rPr>
            <w:rStyle w:val="a7"/>
            <w:noProof/>
          </w:rPr>
          <w:t>Table 5</w:t>
        </w:r>
        <w:r w:rsidRPr="00EF1795">
          <w:rPr>
            <w:rStyle w:val="a7"/>
            <w:rFonts w:eastAsia="新細明體"/>
            <w:noProof/>
          </w:rPr>
          <w:t>. Register Summary</w:t>
        </w:r>
        <w:r>
          <w:rPr>
            <w:noProof/>
            <w:webHidden/>
          </w:rPr>
          <w:tab/>
        </w:r>
        <w:r>
          <w:rPr>
            <w:noProof/>
            <w:webHidden/>
          </w:rPr>
          <w:fldChar w:fldCharType="begin"/>
        </w:r>
        <w:r>
          <w:rPr>
            <w:noProof/>
            <w:webHidden/>
          </w:rPr>
          <w:instrText xml:space="preserve"> PAGEREF _Toc8026675 \h </w:instrText>
        </w:r>
        <w:r>
          <w:rPr>
            <w:noProof/>
            <w:webHidden/>
          </w:rPr>
        </w:r>
        <w:r>
          <w:rPr>
            <w:noProof/>
            <w:webHidden/>
          </w:rPr>
          <w:fldChar w:fldCharType="separate"/>
        </w:r>
        <w:r>
          <w:rPr>
            <w:noProof/>
            <w:webHidden/>
          </w:rPr>
          <w:t>16</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6" w:history="1">
        <w:r w:rsidRPr="00EF1795">
          <w:rPr>
            <w:rStyle w:val="a7"/>
            <w:noProof/>
          </w:rPr>
          <w:t>Table 6</w:t>
        </w:r>
        <w:r w:rsidRPr="00EF1795">
          <w:rPr>
            <w:rStyle w:val="a7"/>
            <w:rFonts w:eastAsia="新細明體"/>
            <w:noProof/>
          </w:rPr>
          <w:t xml:space="preserve">. </w:t>
        </w:r>
        <w:r w:rsidRPr="00EF1795">
          <w:rPr>
            <w:rStyle w:val="a7"/>
            <w:rFonts w:ascii="NimbusSanL-Bold" w:hAnsi="NimbusSanL-Bold"/>
            <w:noProof/>
          </w:rPr>
          <w:t>Power domain partition</w:t>
        </w:r>
        <w:r>
          <w:rPr>
            <w:noProof/>
            <w:webHidden/>
          </w:rPr>
          <w:tab/>
        </w:r>
        <w:r>
          <w:rPr>
            <w:noProof/>
            <w:webHidden/>
          </w:rPr>
          <w:fldChar w:fldCharType="begin"/>
        </w:r>
        <w:r>
          <w:rPr>
            <w:noProof/>
            <w:webHidden/>
          </w:rPr>
          <w:instrText xml:space="preserve"> PAGEREF _Toc8026676 \h </w:instrText>
        </w:r>
        <w:r>
          <w:rPr>
            <w:noProof/>
            <w:webHidden/>
          </w:rPr>
        </w:r>
        <w:r>
          <w:rPr>
            <w:noProof/>
            <w:webHidden/>
          </w:rPr>
          <w:fldChar w:fldCharType="separate"/>
        </w:r>
        <w:r>
          <w:rPr>
            <w:noProof/>
            <w:webHidden/>
          </w:rPr>
          <w:t>27</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7" w:history="1">
        <w:r w:rsidRPr="00EF1795">
          <w:rPr>
            <w:rStyle w:val="a7"/>
            <w:noProof/>
          </w:rPr>
          <w:t>Table 7</w:t>
        </w:r>
        <w:r w:rsidRPr="00EF1795">
          <w:rPr>
            <w:rStyle w:val="a7"/>
            <w:rFonts w:eastAsia="新細明體"/>
            <w:noProof/>
          </w:rPr>
          <w:t>. Design Configuration</w:t>
        </w:r>
        <w:r>
          <w:rPr>
            <w:noProof/>
            <w:webHidden/>
          </w:rPr>
          <w:tab/>
        </w:r>
        <w:r>
          <w:rPr>
            <w:noProof/>
            <w:webHidden/>
          </w:rPr>
          <w:fldChar w:fldCharType="begin"/>
        </w:r>
        <w:r>
          <w:rPr>
            <w:noProof/>
            <w:webHidden/>
          </w:rPr>
          <w:instrText xml:space="preserve"> PAGEREF _Toc8026677 \h </w:instrText>
        </w:r>
        <w:r>
          <w:rPr>
            <w:noProof/>
            <w:webHidden/>
          </w:rPr>
        </w:r>
        <w:r>
          <w:rPr>
            <w:noProof/>
            <w:webHidden/>
          </w:rPr>
          <w:fldChar w:fldCharType="separate"/>
        </w:r>
        <w:r>
          <w:rPr>
            <w:noProof/>
            <w:webHidden/>
          </w:rPr>
          <w:t>28</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78" w:history="1">
        <w:r w:rsidRPr="00EF1795">
          <w:rPr>
            <w:rStyle w:val="a7"/>
            <w:noProof/>
          </w:rPr>
          <w:t>Table 8</w:t>
        </w:r>
        <w:r w:rsidRPr="00EF1795">
          <w:rPr>
            <w:rStyle w:val="a7"/>
            <w:rFonts w:eastAsia="新細明體"/>
            <w:noProof/>
          </w:rPr>
          <w:t>. List of wakeup event</w:t>
        </w:r>
        <w:r>
          <w:rPr>
            <w:noProof/>
            <w:webHidden/>
          </w:rPr>
          <w:tab/>
        </w:r>
        <w:r>
          <w:rPr>
            <w:noProof/>
            <w:webHidden/>
          </w:rPr>
          <w:fldChar w:fldCharType="begin"/>
        </w:r>
        <w:r>
          <w:rPr>
            <w:noProof/>
            <w:webHidden/>
          </w:rPr>
          <w:instrText xml:space="preserve"> PAGEREF _Toc8026678 \h </w:instrText>
        </w:r>
        <w:r>
          <w:rPr>
            <w:noProof/>
            <w:webHidden/>
          </w:rPr>
        </w:r>
        <w:r>
          <w:rPr>
            <w:noProof/>
            <w:webHidden/>
          </w:rPr>
          <w:fldChar w:fldCharType="separate"/>
        </w:r>
        <w:r>
          <w:rPr>
            <w:noProof/>
            <w:webHidden/>
          </w:rPr>
          <w:t>28</w:t>
        </w:r>
        <w:r>
          <w:rPr>
            <w:noProof/>
            <w:webHidden/>
          </w:rPr>
          <w:fldChar w:fldCharType="end"/>
        </w:r>
      </w:hyperlink>
    </w:p>
    <w:p w:rsidR="00D77414" w:rsidRPr="00D77414" w:rsidRDefault="00CF387E" w:rsidP="00D77414">
      <w:r>
        <w:fldChar w:fldCharType="end"/>
      </w:r>
    </w:p>
    <w:p w:rsidR="00D20F22" w:rsidRPr="002D1D39" w:rsidRDefault="00D20F22" w:rsidP="00204581">
      <w:pPr>
        <w:pStyle w:val="Index"/>
        <w:outlineLvl w:val="0"/>
      </w:pPr>
      <w:r>
        <w:br w:type="page"/>
      </w:r>
      <w:bookmarkStart w:id="29" w:name="_Toc8026614"/>
      <w:r w:rsidR="00CF7BFB" w:rsidRPr="002D1D39">
        <w:lastRenderedPageBreak/>
        <w:t>List of Figures</w:t>
      </w:r>
      <w:bookmarkEnd w:id="29"/>
    </w:p>
    <w:p w:rsidR="00EF63D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"Figure" </w:instrText>
      </w:r>
      <w:r>
        <w:fldChar w:fldCharType="separate"/>
      </w:r>
      <w:hyperlink w:anchor="_Toc8026679" w:history="1">
        <w:r w:rsidR="00EF63D1" w:rsidRPr="005E3A5A">
          <w:rPr>
            <w:rStyle w:val="a7"/>
            <w:noProof/>
          </w:rPr>
          <w:t>Figure 1</w:t>
        </w:r>
        <w:r w:rsidR="00EF63D1" w:rsidRPr="005E3A5A">
          <w:rPr>
            <w:rStyle w:val="a7"/>
            <w:rFonts w:eastAsia="新細明體"/>
            <w:noProof/>
          </w:rPr>
          <w:t>. SMU Block Diagram</w:t>
        </w:r>
        <w:r w:rsidR="00EF63D1">
          <w:rPr>
            <w:noProof/>
            <w:webHidden/>
          </w:rPr>
          <w:tab/>
        </w:r>
        <w:r w:rsidR="00EF63D1">
          <w:rPr>
            <w:noProof/>
            <w:webHidden/>
          </w:rPr>
          <w:fldChar w:fldCharType="begin"/>
        </w:r>
        <w:r w:rsidR="00EF63D1">
          <w:rPr>
            <w:noProof/>
            <w:webHidden/>
          </w:rPr>
          <w:instrText xml:space="preserve"> PAGEREF _Toc8026679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0" w:history="1">
        <w:r w:rsidRPr="005E3A5A">
          <w:rPr>
            <w:rStyle w:val="a7"/>
            <w:noProof/>
          </w:rPr>
          <w:t>Figure 2</w:t>
        </w:r>
        <w:r w:rsidRPr="005E3A5A">
          <w:rPr>
            <w:rStyle w:val="a7"/>
            <w:rFonts w:eastAsia="新細明體"/>
            <w:noProof/>
          </w:rPr>
          <w:t>. PCS Block Diagram</w:t>
        </w:r>
        <w:r>
          <w:rPr>
            <w:noProof/>
            <w:webHidden/>
          </w:rPr>
          <w:tab/>
        </w:r>
        <w:r>
          <w:rPr>
            <w:noProof/>
            <w:webHidden/>
          </w:rPr>
          <w:fldChar w:fldCharType="begin"/>
        </w:r>
        <w:r>
          <w:rPr>
            <w:noProof/>
            <w:webHidden/>
          </w:rPr>
          <w:instrText xml:space="preserve"> PAGEREF _Toc8026680 \h </w:instrText>
        </w:r>
        <w:r>
          <w:rPr>
            <w:noProof/>
            <w:webHidden/>
          </w:rPr>
        </w:r>
        <w:r>
          <w:rPr>
            <w:noProof/>
            <w:webHidden/>
          </w:rPr>
          <w:fldChar w:fldCharType="separate"/>
        </w:r>
        <w:r>
          <w:rPr>
            <w:noProof/>
            <w:webHidden/>
          </w:rPr>
          <w:t>4</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1" w:history="1">
        <w:r w:rsidRPr="005E3A5A">
          <w:rPr>
            <w:rStyle w:val="a7"/>
            <w:noProof/>
          </w:rPr>
          <w:t>Figure 3</w:t>
        </w:r>
        <w:r w:rsidRPr="005E3A5A">
          <w:rPr>
            <w:rStyle w:val="a7"/>
            <w:rFonts w:eastAsia="新細明體"/>
            <w:noProof/>
          </w:rPr>
          <w:t>. Logic Symbol</w:t>
        </w:r>
        <w:r>
          <w:rPr>
            <w:noProof/>
            <w:webHidden/>
          </w:rPr>
          <w:tab/>
        </w:r>
        <w:r>
          <w:rPr>
            <w:noProof/>
            <w:webHidden/>
          </w:rPr>
          <w:fldChar w:fldCharType="begin"/>
        </w:r>
        <w:r>
          <w:rPr>
            <w:noProof/>
            <w:webHidden/>
          </w:rPr>
          <w:instrText xml:space="preserve"> PAGEREF _Toc8026681 \h </w:instrText>
        </w:r>
        <w:r>
          <w:rPr>
            <w:noProof/>
            <w:webHidden/>
          </w:rPr>
        </w:r>
        <w:r>
          <w:rPr>
            <w:noProof/>
            <w:webHidden/>
          </w:rPr>
          <w:fldChar w:fldCharType="separate"/>
        </w:r>
        <w:r>
          <w:rPr>
            <w:noProof/>
            <w:webHidden/>
          </w:rPr>
          <w:t>6</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2" w:history="1">
        <w:r w:rsidRPr="005E3A5A">
          <w:rPr>
            <w:rStyle w:val="a7"/>
            <w:noProof/>
          </w:rPr>
          <w:t>Figure 4. Reset</w:t>
        </w:r>
        <w:r>
          <w:rPr>
            <w:noProof/>
            <w:webHidden/>
          </w:rPr>
          <w:tab/>
        </w:r>
        <w:r>
          <w:rPr>
            <w:noProof/>
            <w:webHidden/>
          </w:rPr>
          <w:fldChar w:fldCharType="begin"/>
        </w:r>
        <w:r>
          <w:rPr>
            <w:noProof/>
            <w:webHidden/>
          </w:rPr>
          <w:instrText xml:space="preserve"> PAGEREF _Toc8026682 \h </w:instrText>
        </w:r>
        <w:r>
          <w:rPr>
            <w:noProof/>
            <w:webHidden/>
          </w:rPr>
        </w:r>
        <w:r>
          <w:rPr>
            <w:noProof/>
            <w:webHidden/>
          </w:rPr>
          <w:fldChar w:fldCharType="separate"/>
        </w:r>
        <w:r>
          <w:rPr>
            <w:noProof/>
            <w:webHidden/>
          </w:rPr>
          <w:t>9</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3" w:history="1">
        <w:r w:rsidRPr="005E3A5A">
          <w:rPr>
            <w:rStyle w:val="a7"/>
            <w:noProof/>
          </w:rPr>
          <w:t>Figure 5. LightSleep &amp; Wakeup</w:t>
        </w:r>
        <w:r>
          <w:rPr>
            <w:noProof/>
            <w:webHidden/>
          </w:rPr>
          <w:tab/>
        </w:r>
        <w:r>
          <w:rPr>
            <w:noProof/>
            <w:webHidden/>
          </w:rPr>
          <w:fldChar w:fldCharType="begin"/>
        </w:r>
        <w:r>
          <w:rPr>
            <w:noProof/>
            <w:webHidden/>
          </w:rPr>
          <w:instrText xml:space="preserve"> PAGEREF _Toc8026683 \h </w:instrText>
        </w:r>
        <w:r>
          <w:rPr>
            <w:noProof/>
            <w:webHidden/>
          </w:rPr>
        </w:r>
        <w:r>
          <w:rPr>
            <w:noProof/>
            <w:webHidden/>
          </w:rPr>
          <w:fldChar w:fldCharType="separate"/>
        </w:r>
        <w:r>
          <w:rPr>
            <w:noProof/>
            <w:webHidden/>
          </w:rPr>
          <w:t>9</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4" w:history="1">
        <w:r w:rsidRPr="005E3A5A">
          <w:rPr>
            <w:rStyle w:val="a7"/>
            <w:noProof/>
          </w:rPr>
          <w:t>Figure 6. DeepSleep &amp; Wakeup</w:t>
        </w:r>
        <w:r>
          <w:rPr>
            <w:noProof/>
            <w:webHidden/>
          </w:rPr>
          <w:tab/>
        </w:r>
        <w:r>
          <w:rPr>
            <w:noProof/>
            <w:webHidden/>
          </w:rPr>
          <w:fldChar w:fldCharType="begin"/>
        </w:r>
        <w:r>
          <w:rPr>
            <w:noProof/>
            <w:webHidden/>
          </w:rPr>
          <w:instrText xml:space="preserve"> PAGEREF _Toc8026684 \h </w:instrText>
        </w:r>
        <w:r>
          <w:rPr>
            <w:noProof/>
            <w:webHidden/>
          </w:rPr>
        </w:r>
        <w:r>
          <w:rPr>
            <w:noProof/>
            <w:webHidden/>
          </w:rPr>
          <w:fldChar w:fldCharType="separate"/>
        </w:r>
        <w:r>
          <w:rPr>
            <w:noProof/>
            <w:webHidden/>
          </w:rPr>
          <w:t>10</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5" w:history="1">
        <w:r w:rsidRPr="005E3A5A">
          <w:rPr>
            <w:rStyle w:val="a7"/>
            <w:noProof/>
          </w:rPr>
          <w:t>Figure 7. DVFS-High to Low to High (</w:t>
        </w:r>
        <w:r w:rsidRPr="005E3A5A">
          <w:rPr>
            <w:rStyle w:val="a7"/>
            <w:rFonts w:eastAsia="新細明體"/>
            <w:noProof/>
          </w:rPr>
          <w:t>DVFS_SUPPORT)</w:t>
        </w:r>
        <w:r>
          <w:rPr>
            <w:noProof/>
            <w:webHidden/>
          </w:rPr>
          <w:tab/>
        </w:r>
        <w:r>
          <w:rPr>
            <w:noProof/>
            <w:webHidden/>
          </w:rPr>
          <w:fldChar w:fldCharType="begin"/>
        </w:r>
        <w:r>
          <w:rPr>
            <w:noProof/>
            <w:webHidden/>
          </w:rPr>
          <w:instrText xml:space="preserve"> PAGEREF _Toc8026685 \h </w:instrText>
        </w:r>
        <w:r>
          <w:rPr>
            <w:noProof/>
            <w:webHidden/>
          </w:rPr>
        </w:r>
        <w:r>
          <w:rPr>
            <w:noProof/>
            <w:webHidden/>
          </w:rPr>
          <w:fldChar w:fldCharType="separate"/>
        </w:r>
        <w:r>
          <w:rPr>
            <w:noProof/>
            <w:webHidden/>
          </w:rPr>
          <w:t>11</w:t>
        </w:r>
        <w:r>
          <w:rPr>
            <w:noProof/>
            <w:webHidden/>
          </w:rPr>
          <w:fldChar w:fldCharType="end"/>
        </w:r>
      </w:hyperlink>
    </w:p>
    <w:p w:rsidR="00EF63D1" w:rsidRDefault="00EF63D1">
      <w:pPr>
        <w:pStyle w:val="ab"/>
        <w:tabs>
          <w:tab w:val="right" w:leader="dot" w:pos="10232"/>
        </w:tabs>
        <w:rPr>
          <w:rFonts w:asciiTheme="minorHAnsi" w:eastAsiaTheme="minorEastAsia" w:hAnsiTheme="minorHAnsi" w:cstheme="minorBidi"/>
          <w:smallCaps w:val="0"/>
          <w:noProof/>
          <w:sz w:val="24"/>
          <w:szCs w:val="22"/>
        </w:rPr>
      </w:pPr>
      <w:hyperlink w:anchor="_Toc8026686" w:history="1">
        <w:r w:rsidRPr="005E3A5A">
          <w:rPr>
            <w:rStyle w:val="a7"/>
            <w:noProof/>
          </w:rPr>
          <w:t>Figure 8. FSM</w:t>
        </w:r>
        <w:r>
          <w:rPr>
            <w:noProof/>
            <w:webHidden/>
          </w:rPr>
          <w:tab/>
        </w:r>
        <w:r>
          <w:rPr>
            <w:noProof/>
            <w:webHidden/>
          </w:rPr>
          <w:fldChar w:fldCharType="begin"/>
        </w:r>
        <w:r>
          <w:rPr>
            <w:noProof/>
            <w:webHidden/>
          </w:rPr>
          <w:instrText xml:space="preserve"> PAGEREF _Toc8026686 \h </w:instrText>
        </w:r>
        <w:r>
          <w:rPr>
            <w:noProof/>
            <w:webHidden/>
          </w:rPr>
        </w:r>
        <w:r>
          <w:rPr>
            <w:noProof/>
            <w:webHidden/>
          </w:rPr>
          <w:fldChar w:fldCharType="separate"/>
        </w:r>
        <w:r>
          <w:rPr>
            <w:noProof/>
            <w:webHidden/>
          </w:rPr>
          <w:t>15</w:t>
        </w:r>
        <w:r>
          <w:rPr>
            <w:noProof/>
            <w:webHidden/>
          </w:rPr>
          <w:fldChar w:fldCharType="end"/>
        </w:r>
      </w:hyperlink>
    </w:p>
    <w:p w:rsidR="00CD79EB" w:rsidRDefault="00CF387E" w:rsidP="00115AC0">
      <w:r>
        <w:fldChar w:fldCharType="end"/>
      </w:r>
    </w:p>
    <w:p w:rsidR="00CD79EB" w:rsidRPr="002D1D39" w:rsidRDefault="00CD79EB" w:rsidP="002D1D39">
      <w:pPr>
        <w:jc w:val="right"/>
        <w:rPr>
          <w:b/>
          <w:color w:val="333399"/>
          <w:sz w:val="32"/>
          <w:szCs w:val="32"/>
        </w:rPr>
      </w:pPr>
      <w:r>
        <w:br w:type="page"/>
      </w:r>
      <w:r w:rsidRPr="002D1D39">
        <w:rPr>
          <w:b/>
          <w:color w:val="333399"/>
          <w:sz w:val="32"/>
          <w:szCs w:val="32"/>
        </w:rPr>
        <w:lastRenderedPageBreak/>
        <w:t>Typographical Convention Index</w:t>
      </w:r>
    </w:p>
    <w:p w:rsidR="005B5B59" w:rsidRPr="002D1D39" w:rsidRDefault="005B5B59" w:rsidP="005B5B59">
      <w:pPr>
        <w:pStyle w:val="Index"/>
        <w:ind w:right="640"/>
        <w:jc w:val="left"/>
        <w:rPr>
          <w:rFonts w:eastAsia="新細明體"/>
        </w:rPr>
        <w:sectPr w:rsidR="005B5B59" w:rsidRPr="002D1D39" w:rsidSect="00DA4323">
          <w:headerReference w:type="even" r:id="rId11"/>
          <w:headerReference w:type="default" r:id="rId12"/>
          <w:footerReference w:type="even" r:id="rId13"/>
          <w:footerReference w:type="default" r:id="rId14"/>
          <w:headerReference w:type="first" r:id="rId15"/>
          <w:footerReference w:type="first" r:id="rId16"/>
          <w:type w:val="continuous"/>
          <w:pgSz w:w="12242" w:h="15842" w:code="1"/>
          <w:pgMar w:top="284" w:right="1000" w:bottom="567" w:left="1000" w:header="284" w:footer="284" w:gutter="0"/>
          <w:pgNumType w:fmt="lowerRoman" w:start="1"/>
          <w:cols w:space="425"/>
          <w:titlePg/>
          <w:docGrid w:type="lines" w:linePitch="406"/>
        </w:sectPr>
      </w:pP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9"/>
        <w:gridCol w:w="2059"/>
        <w:gridCol w:w="2060"/>
        <w:gridCol w:w="2060"/>
        <w:gridCol w:w="2060"/>
      </w:tblGrid>
      <w:tr w:rsidR="004D3034" w:rsidTr="004D3034">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lastRenderedPageBreak/>
              <w:t>Document Element</w:t>
            </w:r>
          </w:p>
        </w:tc>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 Style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Size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Color</w:t>
            </w:r>
          </w:p>
        </w:tc>
      </w:tr>
      <w:tr w:rsidR="004D3034" w:rsidRPr="00C1128F" w:rsidTr="004D3034">
        <w:tc>
          <w:tcPr>
            <w:tcW w:w="2059"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59" w:type="dxa"/>
            <w:shd w:val="clear" w:color="auto" w:fill="auto"/>
          </w:tcPr>
          <w:p w:rsidR="00187B23" w:rsidRPr="004D3034" w:rsidRDefault="00187B23" w:rsidP="00187B23">
            <w:pPr>
              <w:pStyle w:val="TableContent-Left"/>
              <w:rPr>
                <w:rFonts w:eastAsia="新細明體"/>
                <w:b w:val="0"/>
                <w:sz w:val="24"/>
              </w:rPr>
            </w:pPr>
            <w:r w:rsidRPr="004D3034">
              <w:rPr>
                <w:rFonts w:eastAsia="新細明體" w:hint="eastAsia"/>
                <w:b w:val="0"/>
                <w:sz w:val="24"/>
              </w:rPr>
              <w:t>Georgia</w:t>
            </w:r>
          </w:p>
        </w:tc>
        <w:tc>
          <w:tcPr>
            <w:tcW w:w="2060"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60" w:type="dxa"/>
            <w:shd w:val="clear" w:color="auto" w:fill="auto"/>
          </w:tcPr>
          <w:p w:rsidR="00187B23" w:rsidRPr="004D3034" w:rsidRDefault="00187B23" w:rsidP="00187B23">
            <w:pPr>
              <w:pStyle w:val="TableContent-Left"/>
              <w:rPr>
                <w:rFonts w:eastAsia="新細明體"/>
                <w:b w:val="0"/>
                <w:sz w:val="24"/>
              </w:rPr>
            </w:pPr>
            <w:r w:rsidRPr="004D3034">
              <w:rPr>
                <w:b w:val="0"/>
                <w:sz w:val="24"/>
              </w:rPr>
              <w:t>1</w:t>
            </w:r>
            <w:r w:rsidRPr="004D3034">
              <w:rPr>
                <w:rFonts w:eastAsia="新細明體" w:hint="eastAsia"/>
                <w:b w:val="0"/>
                <w:sz w:val="24"/>
              </w:rPr>
              <w:t>2</w:t>
            </w:r>
          </w:p>
        </w:tc>
        <w:tc>
          <w:tcPr>
            <w:tcW w:w="2060" w:type="dxa"/>
            <w:shd w:val="clear" w:color="auto" w:fill="auto"/>
          </w:tcPr>
          <w:p w:rsidR="00187B23" w:rsidRPr="004D3034" w:rsidRDefault="00187B23" w:rsidP="00187B23">
            <w:pPr>
              <w:pStyle w:val="TableContent-Left"/>
              <w:rPr>
                <w:b w:val="0"/>
                <w:sz w:val="24"/>
              </w:rPr>
            </w:pPr>
            <w:r w:rsidRPr="004D3034">
              <w:rPr>
                <w:b w:val="0"/>
                <w:sz w:val="24"/>
              </w:rPr>
              <w:t>Black</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Code</w:t>
            </w:r>
          </w:p>
        </w:tc>
        <w:tc>
          <w:tcPr>
            <w:tcW w:w="2059" w:type="dxa"/>
            <w:shd w:val="clear" w:color="auto" w:fill="auto"/>
          </w:tcPr>
          <w:p w:rsidR="00187B23" w:rsidRPr="004D3034" w:rsidRDefault="00187B23" w:rsidP="00187B23">
            <w:pPr>
              <w:pStyle w:val="TableContent-Left"/>
              <w:rPr>
                <w:rFonts w:ascii="Lucida Console" w:eastAsia="新細明體" w:hAnsi="Lucida Console" w:cs="Courier New"/>
                <w:b w:val="0"/>
                <w:color w:val="333399"/>
                <w:sz w:val="22"/>
                <w:szCs w:val="22"/>
              </w:rPr>
            </w:pPr>
            <w:r w:rsidRPr="004D3034">
              <w:rPr>
                <w:rFonts w:ascii="Lucida Console" w:eastAsia="新細明體" w:hAnsi="Lucida Console" w:cs="Courier New" w:hint="eastAsia"/>
                <w:b w:val="0"/>
                <w:color w:val="333399"/>
                <w:sz w:val="22"/>
                <w:szCs w:val="22"/>
              </w:rPr>
              <w:t>Lucida Console</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Normal</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USER VARIABLE</w:t>
            </w:r>
          </w:p>
        </w:tc>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eastAsia="新細明體" w:hAnsi="Lucida Console" w:cs="Courier New" w:hint="eastAsia"/>
                <w:color w:val="333399"/>
                <w:sz w:val="22"/>
                <w:szCs w:val="22"/>
              </w:rPr>
              <w:t xml:space="preserve">Lucida Console </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ALL-CAPS</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Note/Warning</w:t>
            </w:r>
          </w:p>
        </w:tc>
        <w:tc>
          <w:tcPr>
            <w:tcW w:w="2059" w:type="dxa"/>
            <w:shd w:val="clear" w:color="auto" w:fill="auto"/>
          </w:tcPr>
          <w:p w:rsidR="00187B23" w:rsidRPr="004D3034" w:rsidRDefault="00187B23" w:rsidP="00187B23">
            <w:pPr>
              <w:pStyle w:val="TableContent-Left"/>
              <w:rPr>
                <w:rFonts w:eastAsia="新細明體"/>
                <w:b w:val="0"/>
                <w:color w:val="FF0000"/>
                <w:sz w:val="24"/>
              </w:rPr>
            </w:pPr>
            <w:r w:rsidRPr="004D3034">
              <w:rPr>
                <w:rFonts w:eastAsia="新細明體" w:hint="eastAsia"/>
                <w:b w:val="0"/>
                <w:color w:val="FF0000"/>
                <w:sz w:val="24"/>
              </w:rPr>
              <w:t>Georgia</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Normal</w:t>
            </w:r>
          </w:p>
        </w:tc>
        <w:tc>
          <w:tcPr>
            <w:tcW w:w="2060" w:type="dxa"/>
            <w:shd w:val="clear" w:color="auto" w:fill="auto"/>
          </w:tcPr>
          <w:p w:rsidR="00187B23" w:rsidRPr="004D3034" w:rsidRDefault="00187B23" w:rsidP="00187B23">
            <w:pPr>
              <w:pStyle w:val="TableContent-Left"/>
              <w:rPr>
                <w:rFonts w:eastAsia="新細明體"/>
                <w:b w:val="0"/>
                <w:color w:val="FF0000"/>
                <w:sz w:val="24"/>
              </w:rPr>
            </w:pPr>
            <w:r w:rsidRPr="004D3034">
              <w:rPr>
                <w:b w:val="0"/>
                <w:color w:val="FF0000"/>
                <w:sz w:val="24"/>
              </w:rPr>
              <w:t>1</w:t>
            </w:r>
            <w:r w:rsidRPr="004D3034">
              <w:rPr>
                <w:rFonts w:eastAsia="新細明體" w:hint="eastAsia"/>
                <w:b w:val="0"/>
                <w:color w:val="FF0000"/>
                <w:sz w:val="24"/>
              </w:rPr>
              <w:t>2</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Red</w:t>
            </w:r>
          </w:p>
        </w:tc>
      </w:tr>
      <w:tr w:rsidR="004D3034" w:rsidRPr="00C1128F" w:rsidTr="004D3034">
        <w:tc>
          <w:tcPr>
            <w:tcW w:w="2059" w:type="dxa"/>
            <w:shd w:val="clear" w:color="auto" w:fill="auto"/>
          </w:tcPr>
          <w:p w:rsidR="00187B23" w:rsidRPr="004D3034" w:rsidRDefault="00187B23" w:rsidP="00187B23">
            <w:pPr>
              <w:pStyle w:val="TableContent-Left"/>
              <w:rPr>
                <w:color w:val="0000FF"/>
                <w:sz w:val="24"/>
                <w:u w:val="single"/>
              </w:rPr>
            </w:pPr>
            <w:r w:rsidRPr="004D3034">
              <w:rPr>
                <w:color w:val="0000FF"/>
                <w:sz w:val="24"/>
                <w:u w:val="single"/>
              </w:rPr>
              <w:t>Hyperlink</w:t>
            </w:r>
          </w:p>
        </w:tc>
        <w:tc>
          <w:tcPr>
            <w:tcW w:w="2059" w:type="dxa"/>
            <w:shd w:val="clear" w:color="auto" w:fill="auto"/>
          </w:tcPr>
          <w:p w:rsidR="00187B23" w:rsidRPr="004D3034" w:rsidRDefault="00187B23" w:rsidP="00187B23">
            <w:pPr>
              <w:pStyle w:val="TableContent-Left"/>
              <w:rPr>
                <w:rFonts w:eastAsia="新細明體"/>
                <w:color w:val="0000FF"/>
                <w:sz w:val="24"/>
              </w:rPr>
            </w:pPr>
            <w:r w:rsidRPr="004D3034">
              <w:rPr>
                <w:rFonts w:eastAsia="新細明體" w:hint="eastAsia"/>
                <w:color w:val="0000FF"/>
                <w:sz w:val="24"/>
              </w:rPr>
              <w:t>Georgia</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 xml:space="preserve">Bold + </w:t>
            </w:r>
            <w:r w:rsidRPr="004D3034">
              <w:rPr>
                <w:color w:val="0000FF"/>
                <w:sz w:val="24"/>
                <w:u w:val="single"/>
              </w:rPr>
              <w:t>Underlined</w:t>
            </w:r>
          </w:p>
        </w:tc>
        <w:tc>
          <w:tcPr>
            <w:tcW w:w="2060" w:type="dxa"/>
            <w:shd w:val="clear" w:color="auto" w:fill="auto"/>
          </w:tcPr>
          <w:p w:rsidR="00187B23" w:rsidRPr="004D3034" w:rsidRDefault="00187B23" w:rsidP="00187B23">
            <w:pPr>
              <w:pStyle w:val="TableContent-Left"/>
              <w:rPr>
                <w:rFonts w:eastAsia="新細明體"/>
                <w:color w:val="0000FF"/>
                <w:sz w:val="24"/>
              </w:rPr>
            </w:pPr>
            <w:r w:rsidRPr="004D3034">
              <w:rPr>
                <w:color w:val="0000FF"/>
                <w:sz w:val="24"/>
              </w:rPr>
              <w:t>1</w:t>
            </w:r>
            <w:r w:rsidRPr="004D3034">
              <w:rPr>
                <w:rFonts w:eastAsia="新細明體" w:hint="eastAsia"/>
                <w:color w:val="0000FF"/>
                <w:sz w:val="24"/>
              </w:rPr>
              <w:t>2</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Blue</w:t>
            </w:r>
          </w:p>
        </w:tc>
      </w:tr>
    </w:tbl>
    <w:p w:rsidR="00D20F22" w:rsidRPr="005B5B59" w:rsidRDefault="00C01206" w:rsidP="00E15DD0">
      <w:pPr>
        <w:pStyle w:val="1"/>
        <w:pageBreakBefore/>
        <w:tabs>
          <w:tab w:val="num" w:pos="480"/>
        </w:tabs>
        <w:spacing w:before="406" w:after="203"/>
        <w:ind w:left="0"/>
        <w:rPr>
          <w:rFonts w:eastAsia="新細明體"/>
        </w:rPr>
      </w:pPr>
      <w:bookmarkStart w:id="30" w:name="_Toc8026615"/>
      <w:r>
        <w:rPr>
          <w:rFonts w:eastAsia="新細明體" w:hint="eastAsia"/>
        </w:rPr>
        <w:lastRenderedPageBreak/>
        <w:t>Overview</w:t>
      </w:r>
      <w:bookmarkEnd w:id="30"/>
    </w:p>
    <w:p w:rsidR="00B2276C" w:rsidRDefault="00B2276C" w:rsidP="00B2276C">
      <w:r>
        <w:t>The</w:t>
      </w:r>
      <w:r>
        <w:rPr>
          <w:rFonts w:hint="eastAsia"/>
        </w:rPr>
        <w:t xml:space="preserve"> </w:t>
      </w:r>
      <w:r w:rsidR="00F10D7A">
        <w:rPr>
          <w:rFonts w:eastAsiaTheme="minorEastAsia" w:hint="eastAsia"/>
        </w:rPr>
        <w:t>SMU</w:t>
      </w:r>
      <w:r>
        <w:t xml:space="preserve"> </w:t>
      </w:r>
      <w:r>
        <w:rPr>
          <w:rFonts w:hint="eastAsia"/>
        </w:rPr>
        <w:t>requirements are including:</w:t>
      </w:r>
    </w:p>
    <w:p w:rsidR="001D7C09" w:rsidRPr="001D7C09" w:rsidRDefault="001D7C09" w:rsidP="001D7C09">
      <w:pPr>
        <w:pStyle w:val="affa"/>
        <w:numPr>
          <w:ilvl w:val="0"/>
          <w:numId w:val="16"/>
        </w:numPr>
        <w:ind w:leftChars="0"/>
      </w:pPr>
      <w:r>
        <w:rPr>
          <w:rFonts w:hint="eastAsia"/>
        </w:rPr>
        <w:t>Register for system control</w:t>
      </w:r>
    </w:p>
    <w:p w:rsidR="00B2276C" w:rsidRDefault="00B2276C" w:rsidP="00F10D7A">
      <w:pPr>
        <w:pStyle w:val="affa"/>
        <w:numPr>
          <w:ilvl w:val="0"/>
          <w:numId w:val="16"/>
        </w:numPr>
        <w:ind w:leftChars="0"/>
      </w:pPr>
      <w:r>
        <w:rPr>
          <w:rFonts w:hint="eastAsia"/>
        </w:rPr>
        <w:t>System reset control</w:t>
      </w:r>
    </w:p>
    <w:p w:rsidR="00B2276C" w:rsidRPr="001D7C09" w:rsidRDefault="00B2276C" w:rsidP="00F10D7A">
      <w:pPr>
        <w:pStyle w:val="affa"/>
        <w:numPr>
          <w:ilvl w:val="0"/>
          <w:numId w:val="16"/>
        </w:numPr>
        <w:ind w:leftChars="0"/>
      </w:pPr>
      <w:r w:rsidRPr="001D7C09">
        <w:rPr>
          <w:rFonts w:hint="eastAsia"/>
        </w:rPr>
        <w:t>Dynamic voltage frequency scaling (DVFS) support</w:t>
      </w:r>
      <w:r w:rsidR="009074AC" w:rsidRPr="001D7C09">
        <w:rPr>
          <w:rFonts w:eastAsiaTheme="minorEastAsia" w:hint="eastAsia"/>
        </w:rPr>
        <w:t xml:space="preserve"> (TBD)</w:t>
      </w:r>
    </w:p>
    <w:p w:rsidR="00BE0CA7" w:rsidRDefault="00BE0CA7" w:rsidP="00BE0CA7">
      <w:pPr>
        <w:pStyle w:val="21"/>
        <w:spacing w:before="203"/>
        <w:rPr>
          <w:rFonts w:eastAsiaTheme="minorEastAsia"/>
        </w:rPr>
      </w:pPr>
      <w:bookmarkStart w:id="31" w:name="_Toc8026616"/>
      <w:r>
        <w:rPr>
          <w:rFonts w:eastAsiaTheme="minorEastAsia"/>
        </w:rPr>
        <w:t>Terminologies</w:t>
      </w:r>
      <w:bookmarkEnd w:id="31"/>
    </w:p>
    <w:p w:rsidR="00BE0CA7" w:rsidRDefault="00BE0CA7" w:rsidP="00BE0CA7">
      <w:pPr>
        <w:pStyle w:val="affa"/>
        <w:numPr>
          <w:ilvl w:val="0"/>
          <w:numId w:val="47"/>
        </w:numPr>
        <w:ind w:leftChars="0"/>
        <w:rPr>
          <w:rFonts w:eastAsiaTheme="minorEastAsia"/>
        </w:rPr>
      </w:pPr>
      <w:r>
        <w:rPr>
          <w:rFonts w:eastAsiaTheme="minorEastAsia" w:hint="eastAsia"/>
        </w:rPr>
        <w:t xml:space="preserve">SMU: </w:t>
      </w:r>
      <w:r w:rsidRPr="000B6BBA">
        <w:rPr>
          <w:rFonts w:eastAsiaTheme="minorEastAsia"/>
        </w:rPr>
        <w:t>System Management Unit</w:t>
      </w:r>
    </w:p>
    <w:p w:rsidR="00BE0CA7" w:rsidRDefault="00BE0CA7" w:rsidP="00BE0CA7">
      <w:pPr>
        <w:pStyle w:val="affa"/>
        <w:numPr>
          <w:ilvl w:val="0"/>
          <w:numId w:val="47"/>
        </w:numPr>
        <w:ind w:leftChars="0"/>
        <w:rPr>
          <w:rFonts w:eastAsiaTheme="minorEastAsia"/>
        </w:rPr>
      </w:pPr>
      <w:r>
        <w:rPr>
          <w:rFonts w:eastAsiaTheme="minorEastAsia" w:hint="eastAsia"/>
        </w:rPr>
        <w:t>PCS: Power Control Slot</w:t>
      </w:r>
    </w:p>
    <w:p w:rsidR="00BE0CA7" w:rsidRDefault="00BE0CA7" w:rsidP="00BE0CA7">
      <w:pPr>
        <w:pStyle w:val="affa"/>
        <w:numPr>
          <w:ilvl w:val="0"/>
          <w:numId w:val="47"/>
        </w:numPr>
        <w:ind w:leftChars="0"/>
        <w:rPr>
          <w:rFonts w:eastAsiaTheme="minorEastAsia"/>
        </w:rPr>
      </w:pPr>
      <w:r>
        <w:rPr>
          <w:rFonts w:eastAsiaTheme="minorEastAsia" w:hint="eastAsia"/>
        </w:rPr>
        <w:t>PD: Power Domain</w:t>
      </w:r>
    </w:p>
    <w:p w:rsidR="00BE0CA7" w:rsidRDefault="00BE0CA7" w:rsidP="00BE0CA7">
      <w:pPr>
        <w:pStyle w:val="affa"/>
        <w:numPr>
          <w:ilvl w:val="0"/>
          <w:numId w:val="47"/>
        </w:numPr>
        <w:ind w:leftChars="0"/>
        <w:rPr>
          <w:rFonts w:eastAsiaTheme="minorEastAsia"/>
        </w:rPr>
      </w:pPr>
      <w:r>
        <w:rPr>
          <w:rFonts w:eastAsiaTheme="minorEastAsia" w:hint="eastAsia"/>
        </w:rPr>
        <w:t xml:space="preserve">WFI: </w:t>
      </w:r>
      <w:r w:rsidRPr="000B6BBA">
        <w:rPr>
          <w:rFonts w:eastAsiaTheme="minorEastAsia"/>
        </w:rPr>
        <w:t>Wait for interrupt instruction</w:t>
      </w:r>
    </w:p>
    <w:p w:rsidR="00C61575" w:rsidRDefault="00C61575" w:rsidP="00BE0CA7">
      <w:pPr>
        <w:pStyle w:val="affa"/>
        <w:numPr>
          <w:ilvl w:val="0"/>
          <w:numId w:val="47"/>
        </w:numPr>
        <w:ind w:leftChars="0"/>
        <w:rPr>
          <w:rFonts w:eastAsiaTheme="minorEastAsia"/>
        </w:rPr>
      </w:pPr>
      <w:r w:rsidRPr="001D7C09">
        <w:rPr>
          <w:rFonts w:hint="eastAsia"/>
        </w:rPr>
        <w:t>DVFS</w:t>
      </w:r>
      <w:r>
        <w:rPr>
          <w:rFonts w:eastAsiaTheme="minorEastAsia" w:hint="eastAsia"/>
        </w:rPr>
        <w:t xml:space="preserve">: </w:t>
      </w:r>
      <w:r w:rsidRPr="001D7C09">
        <w:rPr>
          <w:rFonts w:hint="eastAsia"/>
        </w:rPr>
        <w:t>Dynamic voltage frequency scaling</w:t>
      </w:r>
    </w:p>
    <w:p w:rsidR="00613F18" w:rsidRPr="00613F18" w:rsidRDefault="00613F18" w:rsidP="00BE0CA7">
      <w:pPr>
        <w:pStyle w:val="affa"/>
        <w:numPr>
          <w:ilvl w:val="0"/>
          <w:numId w:val="47"/>
        </w:numPr>
        <w:ind w:leftChars="0"/>
        <w:rPr>
          <w:rFonts w:eastAsiaTheme="minorEastAsia"/>
          <w:color w:val="808080" w:themeColor="background1" w:themeShade="80"/>
        </w:rPr>
      </w:pPr>
      <w:r w:rsidRPr="00613F18">
        <w:rPr>
          <w:rFonts w:eastAsiaTheme="minorEastAsia" w:hint="eastAsia"/>
          <w:color w:val="808080" w:themeColor="background1" w:themeShade="80"/>
        </w:rPr>
        <w:t>PLS: Partial Light Sleep (TBD)</w:t>
      </w:r>
    </w:p>
    <w:p w:rsidR="00C01206" w:rsidRPr="001D7C09" w:rsidRDefault="00C01206" w:rsidP="00C01206">
      <w:pPr>
        <w:pStyle w:val="21"/>
        <w:spacing w:before="203"/>
        <w:rPr>
          <w:rFonts w:eastAsia="新細明體"/>
        </w:rPr>
      </w:pPr>
      <w:bookmarkStart w:id="32" w:name="_Toc8026617"/>
      <w:r w:rsidRPr="004D3034">
        <w:rPr>
          <w:rFonts w:eastAsia="新細明體" w:hint="eastAsia"/>
        </w:rPr>
        <w:t>Features</w:t>
      </w:r>
      <w:bookmarkEnd w:id="32"/>
    </w:p>
    <w:p w:rsidR="00FF4783" w:rsidRDefault="00FF4783" w:rsidP="00055475">
      <w:pPr>
        <w:pStyle w:val="Bullets"/>
        <w:rPr>
          <w:rFonts w:eastAsia="新細明體"/>
        </w:rPr>
      </w:pPr>
      <w:r>
        <w:rPr>
          <w:rFonts w:hint="eastAsia"/>
        </w:rPr>
        <w:t>Powe</w:t>
      </w:r>
      <w:r w:rsidRPr="00561609">
        <w:rPr>
          <w:rFonts w:eastAsia="新細明體" w:hint="eastAsia"/>
        </w:rPr>
        <w:t xml:space="preserve">r </w:t>
      </w:r>
      <w:r w:rsidR="00C61575">
        <w:rPr>
          <w:rFonts w:eastAsia="新細明體" w:hint="eastAsia"/>
        </w:rPr>
        <w:t>D</w:t>
      </w:r>
      <w:r w:rsidRPr="00561609">
        <w:rPr>
          <w:rFonts w:eastAsia="新細明體" w:hint="eastAsia"/>
        </w:rPr>
        <w:t>omain Reset</w:t>
      </w:r>
    </w:p>
    <w:p w:rsidR="00C61575" w:rsidRPr="00561609" w:rsidRDefault="00C61575" w:rsidP="00C61575">
      <w:pPr>
        <w:pStyle w:val="Bullets"/>
        <w:numPr>
          <w:ilvl w:val="1"/>
          <w:numId w:val="5"/>
        </w:numPr>
        <w:rPr>
          <w:rFonts w:eastAsia="新細明體"/>
        </w:rPr>
      </w:pPr>
      <w:r>
        <w:rPr>
          <w:rFonts w:eastAsiaTheme="minorEastAsia" w:hint="eastAsia"/>
        </w:rPr>
        <w:t>A.K.A software reset</w:t>
      </w:r>
    </w:p>
    <w:p w:rsidR="00FF4783" w:rsidRPr="00497889" w:rsidRDefault="00FF4783" w:rsidP="00055475">
      <w:pPr>
        <w:pStyle w:val="Bullets"/>
        <w:rPr>
          <w:rFonts w:eastAsia="新細明體"/>
          <w:color w:val="808080" w:themeColor="background1" w:themeShade="80"/>
        </w:rPr>
      </w:pPr>
      <w:r w:rsidRPr="00497889">
        <w:rPr>
          <w:rFonts w:eastAsia="新細明體" w:hint="eastAsia"/>
          <w:color w:val="808080" w:themeColor="background1" w:themeShade="80"/>
        </w:rPr>
        <w:t>DVFS</w:t>
      </w:r>
      <w:r w:rsidR="009074AC" w:rsidRPr="00497889">
        <w:rPr>
          <w:rFonts w:eastAsia="新細明體" w:hint="eastAsia"/>
          <w:color w:val="808080" w:themeColor="background1" w:themeShade="80"/>
        </w:rPr>
        <w:t xml:space="preserve"> (TBD)</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Purpose: Dynamic change power</w:t>
      </w:r>
      <w:r w:rsidR="00561609" w:rsidRPr="00497889">
        <w:rPr>
          <w:rFonts w:eastAsia="新細明體" w:hint="eastAsia"/>
          <w:color w:val="808080" w:themeColor="background1" w:themeShade="80"/>
        </w:rPr>
        <w:t xml:space="preserve"> &amp; frequency</w:t>
      </w:r>
      <w:r w:rsidRPr="00497889">
        <w:rPr>
          <w:rFonts w:eastAsia="新細明體"/>
          <w:color w:val="808080" w:themeColor="background1" w:themeShade="80"/>
        </w:rPr>
        <w:t xml:space="preserve"> for workload requirement</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Function: Change voltage and frequency</w:t>
      </w:r>
    </w:p>
    <w:p w:rsidR="00683C6C" w:rsidRPr="00497889" w:rsidRDefault="00683C6C"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 xml:space="preserve">Latency: For voltage/clock source, it might </w:t>
      </w:r>
      <w:r w:rsidR="00561609" w:rsidRPr="00497889">
        <w:rPr>
          <w:rFonts w:eastAsia="新細明體"/>
          <w:color w:val="808080" w:themeColor="background1" w:themeShade="80"/>
        </w:rPr>
        <w:t>take</w:t>
      </w:r>
      <w:r w:rsidRPr="00497889">
        <w:rPr>
          <w:rFonts w:eastAsia="新細明體"/>
          <w:color w:val="808080" w:themeColor="background1" w:themeShade="80"/>
        </w:rPr>
        <w:t xml:space="preserve"> </w:t>
      </w:r>
      <w:proofErr w:type="spellStart"/>
      <w:r w:rsidRPr="00497889">
        <w:rPr>
          <w:rFonts w:eastAsia="新細明體"/>
          <w:color w:val="808080" w:themeColor="background1" w:themeShade="80"/>
        </w:rPr>
        <w:t>ms</w:t>
      </w:r>
      <w:proofErr w:type="spellEnd"/>
      <w:r w:rsidRPr="00497889">
        <w:rPr>
          <w:rFonts w:eastAsia="新細明體"/>
          <w:color w:val="808080" w:themeColor="background1" w:themeShade="80"/>
        </w:rPr>
        <w:t xml:space="preserve"> scale for scaling and stable.</w:t>
      </w:r>
    </w:p>
    <w:p w:rsidR="00FF4783" w:rsidRPr="00561609" w:rsidRDefault="00FF4783" w:rsidP="00055475">
      <w:pPr>
        <w:pStyle w:val="Bullets"/>
        <w:rPr>
          <w:rFonts w:eastAsia="新細明體"/>
        </w:rPr>
      </w:pPr>
      <w:r w:rsidRPr="00561609">
        <w:rPr>
          <w:rFonts w:eastAsia="新細明體" w:hint="eastAsia"/>
        </w:rPr>
        <w:t>Light Sleep</w:t>
      </w:r>
    </w:p>
    <w:p w:rsidR="001D7C09" w:rsidRPr="00561609" w:rsidRDefault="001D7C09" w:rsidP="00561609">
      <w:pPr>
        <w:pStyle w:val="Bullets"/>
        <w:numPr>
          <w:ilvl w:val="1"/>
          <w:numId w:val="5"/>
        </w:numPr>
        <w:rPr>
          <w:rFonts w:eastAsia="新細明體"/>
        </w:rPr>
      </w:pPr>
      <w:r w:rsidRPr="00561609">
        <w:rPr>
          <w:rFonts w:eastAsia="新細明體"/>
        </w:rPr>
        <w:t>Purpose: Fast response for interrupt and save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sidRPr="00561609">
        <w:rPr>
          <w:rFonts w:eastAsia="新細明體" w:hint="eastAsia"/>
        </w:rPr>
        <w:t>PowerDomain</w:t>
      </w:r>
      <w:proofErr w:type="spellEnd"/>
      <w:r w:rsidRPr="00561609">
        <w:rPr>
          <w:rFonts w:eastAsia="新細明體"/>
        </w:rPr>
        <w:t xml:space="preserve"> are clock-gated</w:t>
      </w:r>
    </w:p>
    <w:p w:rsidR="00561609" w:rsidRPr="00561609" w:rsidRDefault="00561609" w:rsidP="00561609">
      <w:pPr>
        <w:pStyle w:val="Bullets"/>
        <w:numPr>
          <w:ilvl w:val="1"/>
          <w:numId w:val="5"/>
        </w:numPr>
        <w:rPr>
          <w:rFonts w:eastAsia="新細明體"/>
        </w:rPr>
      </w:pPr>
      <w:r w:rsidRPr="00561609">
        <w:rPr>
          <w:rFonts w:eastAsia="新細明體"/>
        </w:rPr>
        <w:t>Latency: fast for enabling clock switc</w:t>
      </w:r>
      <w:r w:rsidRPr="00561609">
        <w:rPr>
          <w:rFonts w:eastAsia="新細明體" w:hint="eastAsia"/>
        </w:rPr>
        <w:t>h</w:t>
      </w:r>
    </w:p>
    <w:p w:rsidR="00FF4783" w:rsidRPr="00561609" w:rsidRDefault="00FF4783" w:rsidP="00055475">
      <w:pPr>
        <w:pStyle w:val="Bullets"/>
        <w:rPr>
          <w:rFonts w:eastAsia="新細明體"/>
        </w:rPr>
      </w:pPr>
      <w:r w:rsidRPr="00561609">
        <w:rPr>
          <w:rFonts w:eastAsia="新細明體" w:hint="eastAsia"/>
        </w:rPr>
        <w:t>Deep Sleep</w:t>
      </w:r>
    </w:p>
    <w:p w:rsidR="001D7C09" w:rsidRPr="00561609" w:rsidRDefault="001D7C09" w:rsidP="00561609">
      <w:pPr>
        <w:pStyle w:val="Bullets"/>
        <w:numPr>
          <w:ilvl w:val="1"/>
          <w:numId w:val="5"/>
        </w:numPr>
        <w:rPr>
          <w:rFonts w:eastAsia="新細明體"/>
        </w:rPr>
      </w:pPr>
      <w:r w:rsidRPr="00561609">
        <w:rPr>
          <w:rFonts w:eastAsia="新細明體"/>
        </w:rPr>
        <w:t>Purpose</w:t>
      </w:r>
      <w:r w:rsidR="00561609">
        <w:rPr>
          <w:rFonts w:eastAsia="新細明體"/>
        </w:rPr>
        <w:t xml:space="preserve">: </w:t>
      </w:r>
      <w:r w:rsidR="00561609">
        <w:rPr>
          <w:rFonts w:eastAsia="新細明體" w:hint="eastAsia"/>
        </w:rPr>
        <w:t xml:space="preserve">shut down the component to </w:t>
      </w:r>
      <w:r w:rsidRPr="00561609">
        <w:rPr>
          <w:rFonts w:eastAsia="新細明體"/>
        </w:rPr>
        <w:t>save most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Pr>
          <w:rFonts w:eastAsia="新細明體" w:hint="eastAsia"/>
        </w:rPr>
        <w:t>PowerDomain</w:t>
      </w:r>
      <w:proofErr w:type="spellEnd"/>
      <w:r w:rsidRPr="00561609">
        <w:rPr>
          <w:rFonts w:eastAsia="新細明體"/>
        </w:rPr>
        <w:t xml:space="preserve"> are powered off.</w:t>
      </w:r>
    </w:p>
    <w:p w:rsidR="00712E32" w:rsidRDefault="001D7C09" w:rsidP="00BF1AB1">
      <w:pPr>
        <w:pStyle w:val="Bullets"/>
        <w:numPr>
          <w:ilvl w:val="1"/>
          <w:numId w:val="5"/>
        </w:numPr>
        <w:rPr>
          <w:rFonts w:eastAsia="新細明體"/>
        </w:rPr>
      </w:pPr>
      <w:r w:rsidRPr="00561609">
        <w:rPr>
          <w:rFonts w:eastAsia="新細明體"/>
        </w:rPr>
        <w:t xml:space="preserve">Latency: For voltage/clock source, it might </w:t>
      </w:r>
      <w:r w:rsidR="00561609" w:rsidRPr="00561609">
        <w:rPr>
          <w:rFonts w:eastAsia="新細明體"/>
        </w:rPr>
        <w:t>take</w:t>
      </w:r>
      <w:r w:rsidRPr="00561609">
        <w:rPr>
          <w:rFonts w:eastAsia="新細明體"/>
        </w:rPr>
        <w:t xml:space="preserve"> </w:t>
      </w:r>
      <w:proofErr w:type="spellStart"/>
      <w:r w:rsidRPr="00561609">
        <w:rPr>
          <w:rFonts w:eastAsia="新細明體"/>
        </w:rPr>
        <w:t>ms</w:t>
      </w:r>
      <w:proofErr w:type="spellEnd"/>
      <w:r w:rsidRPr="00561609">
        <w:rPr>
          <w:rFonts w:eastAsia="新細明體"/>
        </w:rPr>
        <w:t xml:space="preserve"> scale for turn-on and stable. </w:t>
      </w:r>
    </w:p>
    <w:p w:rsidR="00AB4B61" w:rsidRPr="00AB4B61" w:rsidRDefault="00AB4B61" w:rsidP="00BF1AB1">
      <w:pPr>
        <w:pStyle w:val="Bullets"/>
        <w:rPr>
          <w:rFonts w:eastAsia="新細明體"/>
        </w:rPr>
      </w:pPr>
      <w:r w:rsidRPr="00AB4B61">
        <w:rPr>
          <w:rFonts w:eastAsia="新細明體" w:hint="eastAsia"/>
        </w:rPr>
        <w:t>Wakeup</w:t>
      </w:r>
    </w:p>
    <w:p w:rsidR="001D7C09" w:rsidRPr="001D7C09" w:rsidRDefault="001D7C09" w:rsidP="001D7C09">
      <w:pPr>
        <w:pStyle w:val="Bullets"/>
        <w:numPr>
          <w:ilvl w:val="1"/>
          <w:numId w:val="5"/>
        </w:numPr>
        <w:rPr>
          <w:rFonts w:eastAsia="新細明體"/>
        </w:rPr>
      </w:pPr>
      <w:r>
        <w:rPr>
          <w:rFonts w:eastAsia="新細明體" w:hint="eastAsia"/>
        </w:rPr>
        <w:lastRenderedPageBreak/>
        <w:t>Wakeup from Sleep modes by interrupts or SMU</w:t>
      </w:r>
      <w:r w:rsidR="00411729">
        <w:rPr>
          <w:rFonts w:eastAsia="新細明體" w:hint="eastAsia"/>
        </w:rPr>
        <w:t xml:space="preserve"> command</w:t>
      </w:r>
    </w:p>
    <w:p w:rsidR="00BF1AB1" w:rsidRDefault="00BF1AB1" w:rsidP="00AB4B61">
      <w:pPr>
        <w:pStyle w:val="Bullets"/>
        <w:numPr>
          <w:ilvl w:val="1"/>
          <w:numId w:val="5"/>
        </w:numPr>
        <w:rPr>
          <w:rFonts w:eastAsia="新細明體"/>
        </w:rPr>
      </w:pPr>
      <w:proofErr w:type="spellStart"/>
      <w:r w:rsidRPr="00AB4B61">
        <w:rPr>
          <w:rFonts w:eastAsia="新細明體" w:hint="eastAsia"/>
        </w:rPr>
        <w:t>Maskable</w:t>
      </w:r>
      <w:proofErr w:type="spellEnd"/>
      <w:r w:rsidRPr="00AB4B61">
        <w:rPr>
          <w:rFonts w:eastAsia="新細明體" w:hint="eastAsia"/>
        </w:rPr>
        <w:t xml:space="preserve"> wakeup event</w:t>
      </w:r>
    </w:p>
    <w:p w:rsidR="0001031C" w:rsidRPr="0001031C" w:rsidRDefault="0001031C" w:rsidP="0001031C">
      <w:pPr>
        <w:pStyle w:val="Bullets"/>
        <w:rPr>
          <w:color w:val="808080" w:themeColor="background1" w:themeShade="80"/>
        </w:rPr>
      </w:pPr>
      <w:r w:rsidRPr="0001031C">
        <w:rPr>
          <w:rFonts w:eastAsiaTheme="minorEastAsia" w:hint="eastAsia"/>
          <w:color w:val="808080" w:themeColor="background1" w:themeShade="80"/>
        </w:rPr>
        <w:t xml:space="preserve">Cancel </w:t>
      </w:r>
      <w:r w:rsidR="00BE0CA7">
        <w:rPr>
          <w:rFonts w:eastAsiaTheme="minorEastAsia" w:hint="eastAsia"/>
          <w:color w:val="808080" w:themeColor="background1" w:themeShade="80"/>
        </w:rPr>
        <w:t xml:space="preserve">PCS operations </w:t>
      </w:r>
      <w:r w:rsidRPr="0001031C">
        <w:rPr>
          <w:rFonts w:eastAsiaTheme="minorEastAsia" w:hint="eastAsia"/>
          <w:color w:val="808080" w:themeColor="background1" w:themeShade="80"/>
        </w:rPr>
        <w:t>from waiting (TBD)</w:t>
      </w:r>
    </w:p>
    <w:p w:rsidR="0001031C" w:rsidRPr="0001031C" w:rsidRDefault="0001031C" w:rsidP="0001031C">
      <w:pPr>
        <w:pStyle w:val="Bullets"/>
        <w:rPr>
          <w:color w:val="808080" w:themeColor="background1" w:themeShade="80"/>
        </w:rPr>
      </w:pPr>
      <w:r w:rsidRPr="0001031C">
        <w:rPr>
          <w:rFonts w:eastAsiaTheme="minorEastAsia"/>
          <w:color w:val="808080" w:themeColor="background1" w:themeShade="80"/>
        </w:rPr>
        <w:t>T</w:t>
      </w:r>
      <w:r w:rsidRPr="0001031C">
        <w:rPr>
          <w:rFonts w:eastAsiaTheme="minorEastAsia" w:hint="eastAsia"/>
          <w:color w:val="808080" w:themeColor="background1" w:themeShade="80"/>
        </w:rPr>
        <w:t>imeout detection (TBD)</w:t>
      </w:r>
    </w:p>
    <w:p w:rsidR="00C01206" w:rsidRPr="004D3034" w:rsidRDefault="00712E32" w:rsidP="00712E32">
      <w:pPr>
        <w:pStyle w:val="21"/>
        <w:pageBreakBefore/>
        <w:spacing w:before="203"/>
        <w:ind w:left="215" w:hanging="215"/>
        <w:rPr>
          <w:rFonts w:eastAsia="新細明體"/>
        </w:rPr>
      </w:pPr>
      <w:bookmarkStart w:id="33" w:name="_Toc8026618"/>
      <w:r w:rsidRPr="004D3034">
        <w:rPr>
          <w:rFonts w:eastAsia="新細明體"/>
        </w:rPr>
        <w:lastRenderedPageBreak/>
        <w:t>Block Diagra</w:t>
      </w:r>
      <w:r w:rsidRPr="004D3034">
        <w:rPr>
          <w:rFonts w:eastAsia="新細明體" w:hint="eastAsia"/>
        </w:rPr>
        <w:t>m</w:t>
      </w:r>
      <w:bookmarkEnd w:id="33"/>
    </w:p>
    <w:p w:rsidR="00712E32" w:rsidRDefault="00712E32" w:rsidP="00712E32">
      <w:pPr>
        <w:rPr>
          <w:rFonts w:eastAsia="新細明體"/>
        </w:rPr>
      </w:pPr>
    </w:p>
    <w:p w:rsidR="00712E32" w:rsidRDefault="00F10D7A" w:rsidP="00712E32">
      <w:pPr>
        <w:rPr>
          <w:rFonts w:eastAsiaTheme="minorEastAsia"/>
        </w:rPr>
      </w:pPr>
      <w:r>
        <w:rPr>
          <w:noProof/>
        </w:rPr>
        <mc:AlternateContent>
          <mc:Choice Requires="wpc">
            <w:drawing>
              <wp:inline distT="0" distB="0" distL="0" distR="0">
                <wp:extent cx="6086475" cy="3264281"/>
                <wp:effectExtent l="0" t="0" r="0" b="0"/>
                <wp:docPr id="39" name="畫布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4"/>
                        <wps:cNvSpPr>
                          <a:spLocks noChangeArrowheads="1"/>
                        </wps:cNvSpPr>
                        <wps:spPr bwMode="auto">
                          <a:xfrm>
                            <a:off x="1172845" y="104775"/>
                            <a:ext cx="2956560" cy="2599055"/>
                          </a:xfrm>
                          <a:prstGeom prst="rect">
                            <a:avLst/>
                          </a:prstGeom>
                          <a:solidFill>
                            <a:srgbClr val="FFFF99"/>
                          </a:solidFill>
                          <a:ln w="9525">
                            <a:solidFill>
                              <a:srgbClr val="333333"/>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1440" tIns="45720" rIns="91440" bIns="45720" anchor="ctr" anchorCtr="0" upright="1">
                          <a:noAutofit/>
                        </wps:bodyPr>
                      </wps:wsp>
                      <wps:wsp>
                        <wps:cNvPr id="4" name="Text Box 5"/>
                        <wps:cNvSpPr txBox="1">
                          <a:spLocks noChangeArrowheads="1"/>
                        </wps:cNvSpPr>
                        <wps:spPr bwMode="auto">
                          <a:xfrm>
                            <a:off x="1313182" y="400049"/>
                            <a:ext cx="1037228"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Pr="00D7245B" w:rsidRDefault="00124FF1"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wps:txbx>
                        <wps:bodyPr rot="0" vert="horz" wrap="square" lIns="59436" tIns="29718" rIns="59436" bIns="29718" anchor="ctr" anchorCtr="1" upright="1">
                          <a:noAutofit/>
                        </wps:bodyPr>
                      </wps:wsp>
                      <wps:wsp>
                        <wps:cNvPr id="5" name="Text Box 6"/>
                        <wps:cNvSpPr txBox="1">
                          <a:spLocks noChangeArrowheads="1"/>
                        </wps:cNvSpPr>
                        <wps:spPr bwMode="auto">
                          <a:xfrm>
                            <a:off x="131445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6" name="Text Box 7"/>
                        <wps:cNvSpPr txBox="1">
                          <a:spLocks noChangeArrowheads="1"/>
                        </wps:cNvSpPr>
                        <wps:spPr bwMode="auto">
                          <a:xfrm>
                            <a:off x="201803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7" name="Text Box 8"/>
                        <wps:cNvSpPr txBox="1">
                          <a:spLocks noChangeArrowheads="1"/>
                        </wps:cNvSpPr>
                        <wps:spPr bwMode="auto">
                          <a:xfrm>
                            <a:off x="272288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8" name="Text Box 9"/>
                        <wps:cNvSpPr txBox="1">
                          <a:spLocks noChangeArrowheads="1"/>
                        </wps:cNvSpPr>
                        <wps:spPr bwMode="auto">
                          <a:xfrm>
                            <a:off x="3426460" y="1141838"/>
                            <a:ext cx="609600"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Pr="00373809" w:rsidRDefault="00124FF1"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21" name="Line 10"/>
                        <wps:cNvCnPr/>
                        <wps:spPr bwMode="auto">
                          <a:xfrm>
                            <a:off x="159575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2" name="Line 11"/>
                        <wps:cNvCnPr/>
                        <wps:spPr bwMode="auto">
                          <a:xfrm>
                            <a:off x="2298700"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3" name="Line 12"/>
                        <wps:cNvCnPr/>
                        <wps:spPr bwMode="auto">
                          <a:xfrm>
                            <a:off x="300418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4" name="Line 13"/>
                        <wps:cNvCnPr/>
                        <wps:spPr bwMode="auto">
                          <a:xfrm>
                            <a:off x="370776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 name="Line 16"/>
                        <wps:cNvCnPr/>
                        <wps:spPr bwMode="auto">
                          <a:xfrm>
                            <a:off x="799592" y="1482693"/>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1" name="Line 20"/>
                        <wps:cNvCnPr/>
                        <wps:spPr bwMode="auto">
                          <a:xfrm>
                            <a:off x="4131310" y="1649257"/>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3" name="Text Box 22"/>
                        <wps:cNvSpPr txBox="1">
                          <a:spLocks noChangeArrowheads="1"/>
                        </wps:cNvSpPr>
                        <wps:spPr bwMode="auto">
                          <a:xfrm>
                            <a:off x="1831340" y="2952750"/>
                            <a:ext cx="173685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A365F3" w:rsidRDefault="00124FF1"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wps:txbx>
                        <wps:bodyPr rot="0" vert="horz" wrap="square" lIns="59436" tIns="29718" rIns="59436" bIns="29718" anchor="t" anchorCtr="0" upright="1">
                          <a:spAutoFit/>
                        </wps:bodyPr>
                      </wps:wsp>
                      <wps:wsp>
                        <wps:cNvPr id="34" name="Text Box 23"/>
                        <wps:cNvSpPr txBox="1">
                          <a:spLocks noChangeArrowheads="1"/>
                        </wps:cNvSpPr>
                        <wps:spPr bwMode="auto">
                          <a:xfrm>
                            <a:off x="4457699" y="1510192"/>
                            <a:ext cx="1318387"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1D7C09" w:rsidRDefault="00124FF1"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wps:txbx>
                        <wps:bodyPr rot="0" vert="horz" wrap="square" lIns="59436" tIns="29718" rIns="59436" bIns="29718" anchor="t" anchorCtr="0" upright="1">
                          <a:spAutoFit/>
                        </wps:bodyPr>
                      </wps:wsp>
                      <wps:wsp>
                        <wps:cNvPr id="35" name="Text Box 24"/>
                        <wps:cNvSpPr txBox="1">
                          <a:spLocks noChangeArrowheads="1"/>
                        </wps:cNvSpPr>
                        <wps:spPr bwMode="auto">
                          <a:xfrm>
                            <a:off x="95885" y="1295563"/>
                            <a:ext cx="703707"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D7245B" w:rsidRDefault="00124FF1"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wps:txbx>
                        <wps:bodyPr rot="0" vert="horz" wrap="square" lIns="59436" tIns="29718" rIns="59436" bIns="29718" anchor="t" anchorCtr="0" upright="1">
                          <a:spAutoFit/>
                        </wps:bodyPr>
                      </wps:wsp>
                      <wps:wsp>
                        <wps:cNvPr id="37" name="Text Box 26"/>
                        <wps:cNvSpPr txBox="1">
                          <a:spLocks noChangeArrowheads="1"/>
                        </wps:cNvSpPr>
                        <wps:spPr bwMode="auto">
                          <a:xfrm>
                            <a:off x="7952" y="450078"/>
                            <a:ext cx="1001864"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D7245B" w:rsidRDefault="00124FF1"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wps:txbx>
                        <wps:bodyPr rot="0" vert="horz" wrap="square" lIns="59436" tIns="29718" rIns="59436" bIns="29718" anchor="t" anchorCtr="0" upright="1">
                          <a:spAutoFit/>
                        </wps:bodyPr>
                      </wps:wsp>
                      <wps:wsp>
                        <wps:cNvPr id="289" name="Line 16"/>
                        <wps:cNvCnPr/>
                        <wps:spPr bwMode="auto">
                          <a:xfrm>
                            <a:off x="4131310" y="2400624"/>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90" name="Text Box 23"/>
                        <wps:cNvSpPr txBox="1">
                          <a:spLocks noChangeArrowheads="1"/>
                        </wps:cNvSpPr>
                        <wps:spPr bwMode="auto">
                          <a:xfrm>
                            <a:off x="4506595" y="2237724"/>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A365F3" w:rsidRDefault="00124FF1" w:rsidP="00A365F3">
                              <w:pPr>
                                <w:pStyle w:val="Web"/>
                                <w:rPr>
                                  <w:rFonts w:eastAsiaTheme="minorEastAsia"/>
                                </w:rPr>
                              </w:pPr>
                              <w:r>
                                <w:rPr>
                                  <w:rFonts w:ascii="Arial" w:eastAsiaTheme="minorEastAsia" w:hAnsi="Arial" w:cs="Calibri" w:hint="eastAsia"/>
                                  <w:color w:val="333333"/>
                                  <w:sz w:val="23"/>
                                  <w:szCs w:val="23"/>
                                </w:rPr>
                                <w:t>SMU interrupt</w:t>
                              </w:r>
                            </w:p>
                          </w:txbxContent>
                        </wps:txbx>
                        <wps:bodyPr rot="0" vert="horz" wrap="square" lIns="59436" tIns="29718" rIns="59436" bIns="29718" anchor="t" anchorCtr="0" upright="1">
                          <a:spAutoFit/>
                        </wps:bodyPr>
                      </wps:wsp>
                      <wps:wsp>
                        <wps:cNvPr id="133" name="Line 16"/>
                        <wps:cNvCnPr/>
                        <wps:spPr bwMode="auto">
                          <a:xfrm>
                            <a:off x="4129405" y="1919409"/>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4" name="Text Box 23"/>
                        <wps:cNvSpPr txBox="1">
                          <a:spLocks noChangeArrowheads="1"/>
                        </wps:cNvSpPr>
                        <wps:spPr bwMode="auto">
                          <a:xfrm>
                            <a:off x="4500837" y="1788310"/>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24FF1" w:rsidRPr="00A365F3" w:rsidRDefault="00124FF1" w:rsidP="00A365F3">
                              <w:pPr>
                                <w:pStyle w:val="Web"/>
                                <w:rPr>
                                  <w:rFonts w:eastAsiaTheme="minorEastAsia"/>
                                </w:rPr>
                              </w:pPr>
                              <w:r>
                                <w:rPr>
                                  <w:rFonts w:ascii="Arial" w:eastAsiaTheme="minorEastAsia" w:hAnsi="Arial" w:cs="Calibri" w:hint="eastAsia"/>
                                  <w:color w:val="333333"/>
                                  <w:sz w:val="23"/>
                                  <w:szCs w:val="23"/>
                                </w:rPr>
                                <w:t>Wakeup</w:t>
                              </w:r>
                            </w:p>
                          </w:txbxContent>
                        </wps:txbx>
                        <wps:bodyPr rot="0" vert="horz" wrap="square" lIns="59436" tIns="29718" rIns="59436" bIns="29718" anchor="t" anchorCtr="0" upright="1">
                          <a:spAutoFit/>
                        </wps:bodyPr>
                      </wps:wsp>
                      <wps:wsp>
                        <wps:cNvPr id="145" name="Line 20"/>
                        <wps:cNvCnPr/>
                        <wps:spPr bwMode="auto">
                          <a:xfrm>
                            <a:off x="2350963" y="65984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6" name="Line 20"/>
                        <wps:cNvCnPr>
                          <a:stCxn id="152" idx="3"/>
                        </wps:cNvCnPr>
                        <wps:spPr bwMode="auto">
                          <a:xfrm flipV="1">
                            <a:off x="4020320" y="650849"/>
                            <a:ext cx="448313" cy="164"/>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8" name="Line 20"/>
                        <wps:cNvCnPr/>
                        <wps:spPr bwMode="auto">
                          <a:xfrm>
                            <a:off x="932899" y="65984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2" name="Text Box 5"/>
                        <wps:cNvSpPr txBox="1">
                          <a:spLocks noChangeArrowheads="1"/>
                        </wps:cNvSpPr>
                        <wps:spPr bwMode="auto">
                          <a:xfrm>
                            <a:off x="2722880" y="400049"/>
                            <a:ext cx="1297440"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124FF1" w:rsidRDefault="00124FF1">
                              <w:pPr>
                                <w:autoSpaceDE w:val="0"/>
                                <w:autoSpaceDN w:val="0"/>
                                <w:adjustRightInd w:val="0"/>
                                <w:spacing w:line="240" w:lineRule="auto"/>
                                <w:jc w:val="center"/>
                                <w:rPr>
                                  <w:ins w:id="34" w:author="Chevy Chia-Wei Hsu(許家瑋)" w:date="2019-05-02T08:59:00Z"/>
                                  <w:rFonts w:ascii="Arial" w:eastAsiaTheme="minorEastAsia" w:hAnsi="Arial" w:cs="Arial"/>
                                  <w:color w:val="FFFFFF"/>
                                  <w:sz w:val="23"/>
                                  <w:szCs w:val="36"/>
                                </w:rPr>
                              </w:pPr>
                              <w:r>
                                <w:rPr>
                                  <w:rFonts w:ascii="Arial" w:eastAsiaTheme="minorEastAsia" w:hAnsi="Arial" w:cs="Arial" w:hint="eastAsia"/>
                                  <w:color w:val="FFFFFF"/>
                                  <w:sz w:val="23"/>
                                  <w:szCs w:val="36"/>
                                </w:rPr>
                                <w:t>System</w:t>
                              </w:r>
                            </w:p>
                            <w:p w:rsidR="00124FF1" w:rsidRPr="009C562A" w:rsidRDefault="00124FF1">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Control</w:t>
                              </w:r>
                            </w:p>
                          </w:txbxContent>
                        </wps:txbx>
                        <wps:bodyPr rot="0" vert="horz" wrap="square" lIns="59436" tIns="29718" rIns="59436" bIns="29718" anchor="ctr" anchorCtr="1" upright="1">
                          <a:noAutofit/>
                        </wps:bodyPr>
                      </wps:wsp>
                      <wps:wsp>
                        <wps:cNvPr id="450" name="文字方塊 450"/>
                        <wps:cNvSpPr txBox="1"/>
                        <wps:spPr>
                          <a:xfrm>
                            <a:off x="1951990" y="120246"/>
                            <a:ext cx="1320718" cy="371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57BEA" w:rsidRDefault="00124FF1" w:rsidP="00C57BEA">
                              <w:pPr>
                                <w:jc w:val="center"/>
                                <w:rPr>
                                  <w:rFonts w:eastAsiaTheme="minorEastAsia"/>
                                </w:rPr>
                              </w:pPr>
                              <w:r>
                                <w:rPr>
                                  <w:rFonts w:eastAsiaTheme="minorEastAsia" w:hint="eastAsia"/>
                                </w:rPr>
                                <w:t>SMU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 name="直線單箭頭接點 454"/>
                        <wps:cNvCnPr>
                          <a:endCxn id="5" idx="0"/>
                        </wps:cNvCnPr>
                        <wps:spPr>
                          <a:xfrm>
                            <a:off x="1618933" y="901976"/>
                            <a:ext cx="0" cy="2398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5" name="直線接點 455"/>
                        <wps:cNvCnPr/>
                        <wps:spPr>
                          <a:xfrm>
                            <a:off x="1618933" y="992754"/>
                            <a:ext cx="208883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7" name="直線單箭頭接點 457"/>
                        <wps:cNvCnPr/>
                        <wps:spPr>
                          <a:xfrm>
                            <a:off x="2306651"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4" name="直線單箭頭接點 164"/>
                        <wps:cNvCnPr/>
                        <wps:spPr>
                          <a:xfrm>
                            <a:off x="3054073"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5" name="直線單箭頭接點 165"/>
                        <wps:cNvCnPr/>
                        <wps:spPr>
                          <a:xfrm>
                            <a:off x="3708537"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9" name="Text Box 5"/>
                        <wps:cNvSpPr txBox="1">
                          <a:spLocks noChangeArrowheads="1"/>
                        </wps:cNvSpPr>
                        <wps:spPr bwMode="auto">
                          <a:xfrm>
                            <a:off x="1321274"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4" name="Text Box 5"/>
                        <wps:cNvSpPr txBox="1">
                          <a:spLocks noChangeArrowheads="1"/>
                        </wps:cNvSpPr>
                        <wps:spPr bwMode="auto">
                          <a:xfrm>
                            <a:off x="2722880" y="552096"/>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9" name="Text Box 5"/>
                        <wps:cNvSpPr txBox="1">
                          <a:spLocks noChangeArrowheads="1"/>
                        </wps:cNvSpPr>
                        <wps:spPr bwMode="auto">
                          <a:xfrm>
                            <a:off x="2018030"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4" name="Text Box 5"/>
                        <wps:cNvSpPr txBox="1">
                          <a:spLocks noChangeArrowheads="1"/>
                        </wps:cNvSpPr>
                        <wps:spPr bwMode="auto">
                          <a:xfrm>
                            <a:off x="2722880" y="1141838"/>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9" name="Text Box 5"/>
                        <wps:cNvSpPr txBox="1">
                          <a:spLocks noChangeArrowheads="1"/>
                        </wps:cNvSpPr>
                        <wps:spPr bwMode="auto">
                          <a:xfrm>
                            <a:off x="3426460"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c:wpc>
                  </a:graphicData>
                </a:graphic>
              </wp:inline>
            </w:drawing>
          </mc:Choice>
          <mc:Fallback>
            <w:pict>
              <v:group id="畫布 39" o:spid="_x0000_s1031" editas="canvas" style="width:479.25pt;height:257.05pt;mso-position-horizontal-relative:char;mso-position-vertical-relative:line" coordsize="60864,3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60864;height:32639;visibility:visible;mso-wrap-style:square">
                  <v:fill o:detectmouseclick="t"/>
                  <v:path o:connecttype="none"/>
                </v:shape>
                <v:rect id="Rectangle 4" o:spid="_x0000_s1033" style="position:absolute;left:11728;top:1047;width:29566;height:2599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rhwsIA&#10;AADaAAAADwAAAGRycy9kb3ducmV2LnhtbESPQWvCQBSE7wX/w/IEb3WjgpTUVURQAkqlKp4f2dck&#10;bfZt2F1j7K93BcHjMDPfMLNFZ2rRkvOVZQWjYQKCOLe64kLB6bh+/wDhA7LG2jIpuJGHxbz3NsNU&#10;2yt/U3sIhYgQ9ikqKENoUil9XpJBP7QNcfR+rDMYonSF1A6vEW5qOU6SqTRYcVwosaFVSfnf4WIU&#10;bHdZO7787r/+N+diytJlVfBWqUG/W36CCNSFV/jZzrSCCTyuxBs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CuHCwgAAANoAAAAPAAAAAAAAAAAAAAAAAJgCAABkcnMvZG93&#10;bnJldi54bWxQSwUGAAAAAAQABAD1AAAAhwMAAAAA&#10;" fillcolor="#ff9" strokecolor="#333">
                  <v:shadow color="#ddd"/>
                </v:rect>
                <v:shape id="Text Box 5" o:spid="_x0000_s1034" type="#_x0000_t202" style="position:absolute;left:13131;top:4000;width:10373;height:501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D+QMUA&#10;AADaAAAADwAAAGRycy9kb3ducmV2LnhtbESPQWvCQBSE70L/w/IKXkQ3iraSuooUqinagml7f2Rf&#10;k9Ds25BdY/TXuwXB4zAz3zCLVWcq0VLjSssKxqMIBHFmdcm5gu+vt+EchPPIGivLpOBMDlbLh94C&#10;Y21PfKA29bkIEHYxKii8r2MpXVaQQTeyNXHwfm1j0AfZ5FI3eApwU8lJFD1JgyWHhQJrei0o+0uP&#10;RsH24/Lpkt37j5ntD4PndDPI2uSoVP+xW7+A8NT5e/jWTrSCKfxfCT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P5AxQAAANoAAAAPAAAAAAAAAAAAAAAAAJgCAABkcnMv&#10;ZG93bnJldi54bWxQSwUGAAAAAAQABAD1AAAAigMAAAAA&#10;" fillcolor="#548dd4 [1951]" strokecolor="#333">
                  <v:textbox inset="4.68pt,2.34pt,4.68pt,2.34pt">
                    <w:txbxContent>
                      <w:p w:rsidR="00124FF1" w:rsidRPr="00D7245B" w:rsidRDefault="00124FF1"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v:textbox>
                </v:shape>
                <v:shape id="Text Box 6" o:spid="_x0000_s1035" type="#_x0000_t202" style="position:absolute;left:13144;top:11418;width:6090;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xb28QA&#10;AADaAAAADwAAAGRycy9kb3ducmV2LnhtbESPQWvCQBSE7wX/w/IEL1I3FqwldRURrJGqYLT3R/aZ&#10;BLNvQ3aNsb++Wyj0OMzMN8xs0ZlKtNS40rKC8SgCQZxZXXKu4HxaP7+BcB5ZY2WZFDzIwWLee5ph&#10;rO2dj9SmPhcBwi5GBYX3dSylywoy6Ea2Jg7exTYGfZBNLnWD9wA3lXyJoldpsOSwUGBNq4Kya3oz&#10;Cjb774NLPrdfZrI7DqfpxzBrk5tSg363fAfhqfP/4b92ohVM4PdKuAF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8W9vEAAAA2gAAAA8AAAAAAAAAAAAAAAAAmAIAAGRycy9k&#10;b3ducmV2LnhtbFBLBQYAAAAABAAEAPUAAACJAwAAAAA=&#10;" fillcolor="#548dd4 [1951]" strokecolor="#333">
                  <v:textbox inset="4.68pt,2.34pt,4.68pt,2.34pt">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7" o:spid="_x0000_s1036" type="#_x0000_t202" style="position:absolute;left:20180;top:11418;width:6089;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7FrMUA&#10;AADaAAAADwAAAGRycy9kb3ducmV2LnhtbESP3WrCQBSE7wu+w3IEb0Q3FfwhukopVFPaCka9P2SP&#10;STB7NmTXGPv03UKhl8PMfMOsNp2pREuNKy0reB5HIIgzq0vOFZyOb6MFCOeRNVaWScGDHGzWvacV&#10;xtre+UBt6nMRIOxiVFB4X8dSuqwgg25sa+LgXWxj0AfZ5FI3eA9wU8lJFM2kwZLDQoE1vRaUXdOb&#10;UbD7+t675OP9bKafh+E83Q6zNrkpNeh3L0sQnjr/H/5rJ1rBDH6vhBs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sWsxQAAANoAAAAPAAAAAAAAAAAAAAAAAJgCAABkcnMv&#10;ZG93bnJldi54bWxQSwUGAAAAAAQABAD1AAAAigMAAAAA&#10;" fillcolor="#548dd4 [1951]" strokecolor="#333">
                  <v:textbox inset="4.68pt,2.34pt,4.68pt,2.34pt">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8" o:spid="_x0000_s1037" type="#_x0000_t202" style="position:absolute;left:27228;top:11418;width:6090;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gN8QA&#10;AADaAAAADwAAAGRycy9kb3ducmV2LnhtbESPQWvCQBSE7wX/w/IEL6KbClaJrlIK1ZRWwaj3R/aZ&#10;BLNvQ3aNsb++Wyj0OMzMN8xy3ZlKtNS40rKC53EEgjizuuRcwen4PpqDcB5ZY2WZFDzIwXrVe1pi&#10;rO2dD9SmPhcBwi5GBYX3dSylywoy6Ma2Jg7exTYGfZBNLnWD9wA3lZxE0Ys0WHJYKLCmt4Kya3oz&#10;Cra7771LPj/OZvp1GM7SzTBrk5tSg373ugDhqfP/4b92ohXM4PdKuA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iYDfEAAAA2gAAAA8AAAAAAAAAAAAAAAAAmAIAAGRycy9k&#10;b3ducmV2LnhtbFBLBQYAAAAABAAEAPUAAACJAwAAAAA=&#10;" fillcolor="#548dd4 [1951]" strokecolor="#333">
                  <v:textbox inset="4.68pt,2.34pt,4.68pt,2.34pt">
                    <w:txbxContent>
                      <w:p w:rsidR="00124FF1" w:rsidRPr="00D7245B" w:rsidRDefault="00124FF1"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9" o:spid="_x0000_s1038" type="#_x0000_t202" style="position:absolute;left:34264;top:11418;width:6096;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30RcIA&#10;AADaAAAADwAAAGRycy9kb3ducmV2LnhtbERPy2rCQBTdC/7DcAvdiE4UfJA6SiloU2wFo91fMrdJ&#10;MHMnZMYY+/XOQnB5OO/lujOVaKlxpWUF41EEgjizuuRcwem4GS5AOI+ssbJMCm7kYL3q95YYa3vl&#10;A7Wpz0UIYRejgsL7OpbSZQUZdCNbEwfuzzYGfYBNLnWD1xBuKjmJopk0WHJoKLCmj4Kyc3oxCj5/&#10;/vcu2X39mun3YTBPt4OsTS5Kvb50728gPHX+KX64E60gbA1Xwg2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fRFwgAAANoAAAAPAAAAAAAAAAAAAAAAAJgCAABkcnMvZG93&#10;bnJldi54bWxQSwUGAAAAAAQABAD1AAAAhwMAAAAA&#10;" fillcolor="#548dd4 [1951]" strokecolor="#333">
                  <v:textbox inset="4.68pt,2.34pt,4.68pt,2.34pt">
                    <w:txbxContent>
                      <w:p w:rsidR="00124FF1" w:rsidRPr="00373809" w:rsidRDefault="00124FF1"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v:textbox>
                </v:shape>
                <v:line id="Line 10" o:spid="_x0000_s1039" style="position:absolute;visibility:visible;mso-wrap-style:square" from="15957,26574" to="1595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6Q/sMAAADbAAAADwAAAGRycy9kb3ducmV2LnhtbESPT4vCMBTE78J+h/AWvGlawUWrUWRZ&#10;RdCDf3bvj+bZFJuX0kStfvqNIHgcZuY3zHTe2kpcqfGlYwVpPwFBnDtdcqHg97jsjUD4gKyxckwK&#10;7uRhPvvoTDHT7sZ7uh5CISKEfYYKTAh1JqXPDVn0fVcTR+/kGoshyqaQusFbhNtKDpLkS1osOS4Y&#10;rOnbUH4+XKyC7XK39cefjamsWV3S8cr/DR8jpbqf7WICIlAb3uFXe60VDFJ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ekP7DAAAA2wAAAA8AAAAAAAAAAAAA&#10;AAAAoQIAAGRycy9kb3ducmV2LnhtbFBLBQYAAAAABAAEAPkAAACRAwAAAAA=&#10;" strokecolor="#333">
                  <v:stroke startarrow="block" endarrow="block"/>
                  <v:shadow color="#ddd"/>
                </v:line>
                <v:line id="Line 11" o:spid="_x0000_s1040" style="position:absolute;visibility:visible;mso-wrap-style:square" from="22987,26574" to="2298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wOicMAAADbAAAADwAAAGRycy9kb3ducmV2LnhtbESPT4vCMBTE78J+h/AWvGlqwUWrUWRZ&#10;RdCDf3bvj+bZFJuX0kStfvqNIHgcZuY3zHTe2kpcqfGlYwWDfgKCOHe65ELB73HZG4HwAVlj5ZgU&#10;3MnDfPbRmWKm3Y33dD2EQkQI+wwVmBDqTEqfG7Lo+64mjt7JNRZDlE0hdYO3CLeVTJPkS1osOS4Y&#10;rOnbUH4+XKyC7XK39cefjamsWV0G45X/Gz5GSnU/28UERKA2vMOv9lorSFN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DonDAAAA2wAAAA8AAAAAAAAAAAAA&#10;AAAAoQIAAGRycy9kb3ducmV2LnhtbFBLBQYAAAAABAAEAPkAAACRAwAAAAA=&#10;" strokecolor="#333">
                  <v:stroke startarrow="block" endarrow="block"/>
                  <v:shadow color="#ddd"/>
                </v:line>
                <v:line id="Line 12" o:spid="_x0000_s1041" style="position:absolute;visibility:visible;mso-wrap-style:square" from="30041,26574" to="30041,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CrEsMAAADbAAAADwAAAGRycy9kb3ducmV2LnhtbESPQYvCMBSE78L+h/AWvGmqor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AqxLDAAAA2wAAAA8AAAAAAAAAAAAA&#10;AAAAoQIAAGRycy9kb3ducmV2LnhtbFBLBQYAAAAABAAEAPkAAACRAwAAAAA=&#10;" strokecolor="#333">
                  <v:stroke startarrow="block" endarrow="block"/>
                  <v:shadow color="#ddd"/>
                </v:line>
                <v:line id="Line 13" o:spid="_x0000_s1042" style="position:absolute;visibility:visible;mso-wrap-style:square" from="37077,26574" to="3707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kzZsMAAADbAAAADwAAAGRycy9kb3ducmV2LnhtbESPQYvCMBSE78L+h/AWvGmqqL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pM2bDAAAA2wAAAA8AAAAAAAAAAAAA&#10;AAAAoQIAAGRycy9kb3ducmV2LnhtbFBLBQYAAAAABAAEAPkAAACRAwAAAAA=&#10;" strokecolor="#333">
                  <v:stroke startarrow="block" endarrow="block"/>
                  <v:shadow color="#ddd"/>
                </v:line>
                <v:line id="Line 16" o:spid="_x0000_s1043" style="position:absolute;visibility:visible;mso-wrap-style:square" from="7995,14826" to="11748,14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RxOsMAAADbAAAADwAAAGRycy9kb3ducmV2LnhtbESPQWvCQBSE74L/YXlCL6IbpaaSuooI&#10;DTmqEerxkX0modm3Ibua9N93C4LHYWa+YTa7wTTiQZ2rLStYzCMQxIXVNZcKLvnXbA3CeWSNjWVS&#10;8EsOdtvxaIOJtj2f6HH2pQgQdgkqqLxvEyldUZFBN7ctcfButjPog+xKqTvsA9w0chlFsTRYc1io&#10;sKVDRcXP+W4UDG56i7896jSNuF/nx/fVdZUp9TYZ9p8gPA3+FX62M61g+QH/X8IPkN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EcTrDAAAA2wAAAA8AAAAAAAAAAAAA&#10;AAAAoQIAAGRycy9kb3ducmV2LnhtbFBLBQYAAAAABAAEAPkAAACRAwAAAAA=&#10;" strokecolor="#333">
                  <v:stroke endarrow="block"/>
                  <v:shadow color="#ddd"/>
                </v:line>
                <v:line id="Line 20" o:spid="_x0000_s1044" style="position:absolute;visibility:visible;mso-wrap-style:square" from="41313,16492" to="45065,16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cGI8QAAADbAAAADwAAAGRycy9kb3ducmV2LnhtbESPQWvCQBSE74L/YXmCt7pJpWKjmyBS&#10;pVAPrdb7I/vMBrNvQ3bVtL++KxQ8DjPzDbMsetuIK3W+dqwgnSQgiEuna64UfB82T3MQPiBrbByT&#10;gh/yUOTDwRIz7W78Rdd9qESEsM9QgQmhzaT0pSGLfuJa4uidXGcxRNlVUnd4i3DbyOckmUmLNccF&#10;gy2tDZXn/cUq2G0+d/7w9mEaa7aX9HXrjy+/c6XGo361ABGoD4/wf/tdK5imcP8Sf4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hwYjxAAAANsAAAAPAAAAAAAAAAAA&#10;AAAAAKECAABkcnMvZG93bnJldi54bWxQSwUGAAAAAAQABAD5AAAAkgMAAAAA&#10;" strokecolor="#333">
                  <v:stroke startarrow="block" endarrow="block"/>
                  <v:shadow color="#ddd"/>
                </v:line>
                <v:shape id="Text Box 22" o:spid="_x0000_s1045" type="#_x0000_t202" style="position:absolute;left:18313;top:29527;width:17368;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SG5cMA&#10;AADbAAAADwAAAGRycy9kb3ducmV2LnhtbESPQYvCMBSE78L+h/AWvGm6CrpUo8iiUPBkdUFvj+bZ&#10;FpuX0qS1u7/eCILHYWa+YZbr3lSio8aVlhV8jSMQxJnVJecKTsfd6BuE88gaK8uk4I8crFcfgyXG&#10;2t75QF3qcxEg7GJUUHhfx1K6rCCDbmxr4uBdbWPQB9nkUjd4D3BTyUkUzaTBksNCgTX9FJTd0tYo&#10;+E+vs/b33G4v+zTv7HyfuPklUWr42W8WIDz1/h1+tROtYDqF55fw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SG5cMAAADbAAAADwAAAAAAAAAAAAAAAACYAgAAZHJzL2Rv&#10;d25yZXYueG1sUEsFBgAAAAAEAAQA9QAAAIgDAAAAAA==&#10;" filled="f" fillcolor="#25557b" stroked="f" strokecolor="#333">
                  <v:textbox style="mso-fit-shape-to-text:t" inset="4.68pt,2.34pt,4.68pt,2.34pt">
                    <w:txbxContent>
                      <w:p w:rsidR="00124FF1" w:rsidRPr="00A365F3" w:rsidRDefault="00124FF1"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v:textbox>
                </v:shape>
                <v:shape id="Text Box 23" o:spid="_x0000_s1046" type="#_x0000_t202" style="position:absolute;left:44576;top:15101;width:13184;height:3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ekcQA&#10;AADbAAAADwAAAGRycy9kb3ducmV2LnhtbESPQWvCQBSE7wX/w/IK3uqmVYy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dHpHEAAAA2wAAAA8AAAAAAAAAAAAAAAAAmAIAAGRycy9k&#10;b3ducmV2LnhtbFBLBQYAAAAABAAEAPUAAACJAwAAAAA=&#10;" filled="f" fillcolor="#25557b" stroked="f" strokecolor="#333">
                  <v:textbox style="mso-fit-shape-to-text:t" inset="4.68pt,2.34pt,4.68pt,2.34pt">
                    <w:txbxContent>
                      <w:p w:rsidR="00124FF1" w:rsidRPr="001D7C09" w:rsidRDefault="00124FF1"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v:textbox>
                </v:shape>
                <v:shape id="Text Box 24" o:spid="_x0000_s1047" type="#_x0000_t202" style="position:absolute;left:958;top:12955;width:7037;height:3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7CsQA&#10;AADbAAAADwAAAGRycy9kb3ducmV2LnhtbESPQWvCQBSE7wX/w/IK3uqmFY2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RuwrEAAAA2wAAAA8AAAAAAAAAAAAAAAAAmAIAAGRycy9k&#10;b3ducmV2LnhtbFBLBQYAAAAABAAEAPUAAACJAwAAAAA=&#10;" filled="f" fillcolor="#25557b" stroked="f" strokecolor="#333">
                  <v:textbox style="mso-fit-shape-to-text:t" inset="4.68pt,2.34pt,4.68pt,2.34pt">
                    <w:txbxContent>
                      <w:p w:rsidR="00124FF1" w:rsidRPr="00D7245B" w:rsidRDefault="00124FF1"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v:textbox>
                </v:shape>
                <v:shape id="_x0000_s1048" type="#_x0000_t202" style="position:absolute;left:79;top:4500;width:10019;height:3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5sQA&#10;AADbAAAADwAAAGRycy9kb3ducmV2LnhtbESPQWvCQBSE70L/w/IKvemmFkxJXaWUCgFPRoXm9sg+&#10;k9Ds25DdxOivdwXB4zAz3zDL9WgaMVDnassK3mcRCOLC6ppLBYf9ZvoJwnlkjY1lUnAhB+vVy2SJ&#10;ibZn3tGQ+VIECLsEFVTet4mUrqjIoJvZljh4J9sZ9EF2pdQdngPcNHIeRQtpsOawUGFLPxUV/1lv&#10;FFyz06I//vW/+TYrBxtvUxfnqVJvr+P3FwhPo3+GH+1UK/iI4f4l/A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PgObEAAAA2wAAAA8AAAAAAAAAAAAAAAAAmAIAAGRycy9k&#10;b3ducmV2LnhtbFBLBQYAAAAABAAEAPUAAACJAwAAAAA=&#10;" filled="f" fillcolor="#25557b" stroked="f" strokecolor="#333">
                  <v:textbox style="mso-fit-shape-to-text:t" inset="4.68pt,2.34pt,4.68pt,2.34pt">
                    <w:txbxContent>
                      <w:p w:rsidR="00124FF1" w:rsidRPr="00D7245B" w:rsidRDefault="00124FF1"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v:textbox>
                </v:shape>
                <v:line id="Line 16" o:spid="_x0000_s1049" style="position:absolute;visibility:visible;mso-wrap-style:square" from="41313,24006" to="45065,2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tg38QAAADcAAAADwAAAGRycy9kb3ducmV2LnhtbESPT2vCQBTE74V+h+UVeim6MajE6CpS&#10;aMix/gE9PrLPJJh9G7LbJP32XaHgcZiZ3zCb3Wga0VPnassKZtMIBHFhdc2lgvPpa5KAcB5ZY2OZ&#10;FPySg9329WWDqbYDH6g/+lIECLsUFVTet6mUrqjIoJvaljh4N9sZ9EF2pdQdDgFuGhlH0VIarDks&#10;VNjSZ0XF/fhjFIzu47a8eNRZFvGQnL7ni+siV+r9bdyvQXga/TP83861gjhZweNMO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K2DfxAAAANwAAAAPAAAAAAAAAAAA&#10;AAAAAKECAABkcnMvZG93bnJldi54bWxQSwUGAAAAAAQABAD5AAAAkgMAAAAA&#10;" strokecolor="#333">
                  <v:stroke endarrow="block"/>
                  <v:shadow color="#ddd"/>
                </v:line>
                <v:shape id="Text Box 23" o:spid="_x0000_s1050" type="#_x0000_t202" style="position:absolute;left:45065;top:22377;width:10333;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9SVsMA&#10;AADcAAAADwAAAGRycy9kb3ducmV2LnhtbERPTWuDQBC9F/Iflgn01qzxEFubjYSQguCptoXmNrgT&#10;lbqz4q7G5Nd3D4EcH+97m82mExMNrrWsYL2KQBBXVrdcK/j++nh5BeE8ssbOMim4koNst3jaYqrt&#10;hT9pKn0tQgi7FBU03veplK5qyKBb2Z44cGc7GPQBDrXUA15CuOlkHEUbabDl0NBgT4eGqr9yNApu&#10;5Xkz/vyOx1NR1pNNitwlp1yp5+W8fwfhafYP8d2dawXxW5gfzoQjIH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9SVsMAAADcAAAADwAAAAAAAAAAAAAAAACYAgAAZHJzL2Rv&#10;d25yZXYueG1sUEsFBgAAAAAEAAQA9QAAAIgDAAAAAA==&#10;" filled="f" fillcolor="#25557b" stroked="f" strokecolor="#333">
                  <v:textbox style="mso-fit-shape-to-text:t" inset="4.68pt,2.34pt,4.68pt,2.34pt">
                    <w:txbxContent>
                      <w:p w:rsidR="00124FF1" w:rsidRPr="00A365F3" w:rsidRDefault="00124FF1" w:rsidP="00A365F3">
                        <w:pPr>
                          <w:pStyle w:val="Web"/>
                          <w:rPr>
                            <w:rFonts w:eastAsiaTheme="minorEastAsia"/>
                          </w:rPr>
                        </w:pPr>
                        <w:r>
                          <w:rPr>
                            <w:rFonts w:ascii="Arial" w:eastAsiaTheme="minorEastAsia" w:hAnsi="Arial" w:cs="Calibri" w:hint="eastAsia"/>
                            <w:color w:val="333333"/>
                            <w:sz w:val="23"/>
                            <w:szCs w:val="23"/>
                          </w:rPr>
                          <w:t>SMU interrupt</w:t>
                        </w:r>
                      </w:p>
                    </w:txbxContent>
                  </v:textbox>
                </v:shape>
                <v:line id="Line 16" o:spid="_x0000_s1051" style="position:absolute;visibility:visible;mso-wrap-style:square" from="41294,19194" to="45046,19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n/rsEAAADcAAAADwAAAGRycy9kb3ducmV2LnhtbERPTYvCMBC9L/gfwgh7WTTd7SpSjSIL&#10;Fo+7KuhxaMa22ExKE23892ZB8DaP9zmLVTCNuFHnassKPscJCOLC6ppLBYf9ZjQD4TyyxsYyKbiT&#10;g9Vy8LbATNue/+i286WIIewyVFB532ZSuqIig25sW+LInW1n0EfYlVJ32Mdw08ivJJlKgzXHhgpb&#10;+qmouOyuRkFwH+fp0aPO84T72f73e3KabJV6H4b1HISn4F/ip3ur4/w0hf9n4gV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Wf+uwQAAANwAAAAPAAAAAAAAAAAAAAAA&#10;AKECAABkcnMvZG93bnJldi54bWxQSwUGAAAAAAQABAD5AAAAjwMAAAAA&#10;" strokecolor="#333">
                  <v:stroke endarrow="block"/>
                  <v:shadow color="#ddd"/>
                </v:line>
                <v:shape id="Text Box 23" o:spid="_x0000_s1052" type="#_x0000_t202" style="position:absolute;left:45008;top:17883;width:10333;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qE8MA&#10;AADcAAAADwAAAGRycy9kb3ducmV2LnhtbERPS2vCQBC+C/0Pywi96UZbtMSsUqSFgCdjC/U2ZCcP&#10;zM6G7Cam/fVdQfA2H99zkt1oGjFQ52rLChbzCARxbnXNpYKv0+fsDYTzyBoby6Tglxzstk+TBGNt&#10;r3ykIfOlCCHsYlRQed/GUrq8IoNublviwBW2M+gD7EqpO7yGcNPIZRStpMGaQ0OFLe0ryi9ZbxT8&#10;ZcWq//7pP86HrBzs+pC69TlV6nk6vm9AeBr9Q3x3pzrMf3mF2zPhAr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dqE8MAAADcAAAADwAAAAAAAAAAAAAAAACYAgAAZHJzL2Rv&#10;d25yZXYueG1sUEsFBgAAAAAEAAQA9QAAAIgDAAAAAA==&#10;" filled="f" fillcolor="#25557b" stroked="f" strokecolor="#333">
                  <v:textbox style="mso-fit-shape-to-text:t" inset="4.68pt,2.34pt,4.68pt,2.34pt">
                    <w:txbxContent>
                      <w:p w:rsidR="00124FF1" w:rsidRPr="00A365F3" w:rsidRDefault="00124FF1" w:rsidP="00A365F3">
                        <w:pPr>
                          <w:pStyle w:val="Web"/>
                          <w:rPr>
                            <w:rFonts w:eastAsiaTheme="minorEastAsia"/>
                          </w:rPr>
                        </w:pPr>
                        <w:r>
                          <w:rPr>
                            <w:rFonts w:ascii="Arial" w:eastAsiaTheme="minorEastAsia" w:hAnsi="Arial" w:cs="Calibri" w:hint="eastAsia"/>
                            <w:color w:val="333333"/>
                            <w:sz w:val="23"/>
                            <w:szCs w:val="23"/>
                          </w:rPr>
                          <w:t>Wakeup</w:t>
                        </w:r>
                      </w:p>
                    </w:txbxContent>
                  </v:textbox>
                </v:shape>
                <v:line id="Line 20" o:spid="_x0000_s1053" style="position:absolute;visibility:visible;mso-wrap-style:square" from="23509,6598" to="27262,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sMAAADcAAAADwAAAGRycy9kb3ducmV2LnhtbERPTWvCQBC9F/oflhG81Y2lKTG6Sik1&#10;FOpBo96H7JgNZmdDdtXYX98tFHqbx/ucxWqwrbhS7xvHCqaTBARx5XTDtYLDfv2UgfABWWPrmBTc&#10;ycNq+fiwwFy7G+/oWoZaxBD2OSowIXS5lL4yZNFPXEccuZPrLYYI+1rqHm8x3LbyOUlepcWGY4PB&#10;jt4NVefyYhVs1tuN3398mdaa4jKdFf6YfmdKjUfD2xxEoCH8i//cnzrOf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lvrDAAAA3AAAAA8AAAAAAAAAAAAA&#10;AAAAoQIAAGRycy9kb3ducmV2LnhtbFBLBQYAAAAABAAEAPkAAACRAwAAAAA=&#10;" strokecolor="#333">
                  <v:stroke startarrow="block" endarrow="block"/>
                  <v:shadow color="#ddd"/>
                </v:line>
                <v:line id="Line 20" o:spid="_x0000_s1054" style="position:absolute;flip:y;visibility:visible;mso-wrap-style:square" from="40203,6508" to="44686,6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Ag8sIAAADcAAAADwAAAGRycy9kb3ducmV2LnhtbERPTWvCQBC9F/wPywi9BN0oNkh0FVGE&#10;nixRDx6H7JgEs7Mhuyaxv75bKPQ2j/c56+1gatFR6yrLCmbTGARxbnXFhYLr5ThZgnAeWWNtmRS8&#10;yMF2M3pbY6ptzxl1Z1+IEMIuRQWl900qpctLMuimtiEO3N22Bn2AbSF1i30IN7Wcx3EiDVYcGkps&#10;aF9S/jg/jYIo25+iqNG3/iN5Zd+YdXjIv5R6Hw+7FQhPg/8X/7k/dZi/SOD3mXCB3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Ag8sIAAADcAAAADwAAAAAAAAAAAAAA&#10;AAChAgAAZHJzL2Rvd25yZXYueG1sUEsFBgAAAAAEAAQA+QAAAJADAAAAAA==&#10;" strokecolor="#333">
                  <v:stroke startarrow="block" endarrow="block"/>
                  <v:shadow color="#ddd"/>
                </v:line>
                <v:line id="Line 20" o:spid="_x0000_s1055" style="position:absolute;visibility:visible;mso-wrap-style:square" from="9328,6598" to="13081,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45ZMUAAADcAAAADwAAAGRycy9kb3ducmV2LnhtbESPT2sCQQzF70K/w5BCb3VWaYuujlKk&#10;SqEe/HsPO3Fn6U5m2Rl166c3h4K3hPfy3i/TeedrdaE2VoENDPoZKOIi2IpLA4f98nUEKiZki3Vg&#10;MvBHEeazp94UcxuuvKXLLpVKQjjmaMCl1ORax8KRx9gPDbFop9B6TLK2pbYtXiXc13qYZR/aY8XS&#10;4LChhaPid3f2BtbLzTruv35c7d3qPBiv4vH9NjLm5bn7nIBK1KWH+f/62wr+m9DKMzKBnt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45ZMUAAADcAAAADwAAAAAAAAAA&#10;AAAAAAChAgAAZHJzL2Rvd25yZXYueG1sUEsFBgAAAAAEAAQA+QAAAJMDAAAAAA==&#10;" strokecolor="#333">
                  <v:stroke startarrow="block" endarrow="block"/>
                  <v:shadow color="#ddd"/>
                </v:line>
                <v:shape id="Text Box 5" o:spid="_x0000_s1056" type="#_x0000_t202" style="position:absolute;left:27228;top:4000;width:12975;height:501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3Gc8QA&#10;AADcAAAADwAAAGRycy9kb3ducmV2LnhtbERPTWvCQBC9F/wPywi9SN0oaCW6ShHaRrSCaXsfsmMS&#10;mp0N2TVGf70rCL3N433OYtWZSrTUuNKygtEwAkGcWV1yruDn+/1lBsJ5ZI2VZVJwIQerZe9pgbG2&#10;Zz5Qm/pchBB2MSoovK9jKV1WkEE3tDVx4I62MegDbHKpGzyHcFPJcRRNpcGSQ0OBNa0Lyv7Sk1Hw&#10;+XXdu2S7+TWT3WHwmn4MsjY5KfXc797mIDx1/l/8cCc6zJ+M4f5Mu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9xnPEAAAA3AAAAA8AAAAAAAAAAAAAAAAAmAIAAGRycy9k&#10;b3ducmV2LnhtbFBLBQYAAAAABAAEAPUAAACJAwAAAAA=&#10;" fillcolor="#548dd4 [1951]" strokecolor="#333">
                  <v:textbox inset="4.68pt,2.34pt,4.68pt,2.34pt">
                    <w:txbxContent>
                      <w:p w:rsidR="00124FF1" w:rsidRDefault="00124FF1">
                        <w:pPr>
                          <w:autoSpaceDE w:val="0"/>
                          <w:autoSpaceDN w:val="0"/>
                          <w:adjustRightInd w:val="0"/>
                          <w:spacing w:line="240" w:lineRule="auto"/>
                          <w:jc w:val="center"/>
                          <w:rPr>
                            <w:ins w:id="35" w:author="Chevy Chia-Wei Hsu(許家瑋)" w:date="2019-05-02T08:59:00Z"/>
                            <w:rFonts w:ascii="Arial" w:eastAsiaTheme="minorEastAsia" w:hAnsi="Arial" w:cs="Arial"/>
                            <w:color w:val="FFFFFF"/>
                            <w:sz w:val="23"/>
                            <w:szCs w:val="36"/>
                          </w:rPr>
                        </w:pPr>
                        <w:r>
                          <w:rPr>
                            <w:rFonts w:ascii="Arial" w:eastAsiaTheme="minorEastAsia" w:hAnsi="Arial" w:cs="Arial" w:hint="eastAsia"/>
                            <w:color w:val="FFFFFF"/>
                            <w:sz w:val="23"/>
                            <w:szCs w:val="36"/>
                          </w:rPr>
                          <w:t>System</w:t>
                        </w:r>
                      </w:p>
                      <w:p w:rsidR="00124FF1" w:rsidRPr="009C562A" w:rsidRDefault="00124FF1">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Control</w:t>
                        </w:r>
                      </w:p>
                    </w:txbxContent>
                  </v:textbox>
                </v:shape>
                <v:shape id="文字方塊 450" o:spid="_x0000_s1057" type="#_x0000_t202" style="position:absolute;left:19519;top:1202;width:13208;height:3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mGmsQA&#10;AADcAAAADwAAAGRycy9kb3ducmV2LnhtbERPy2rCQBTdF/yH4Qrd1YnSFIlOQghIS2kXRjfurpmb&#10;B2bupJmppv36zqLg8nDe22wyvbjS6DrLCpaLCARxZXXHjYLjYfe0BuE8ssbeMin4IQdZOnvYYqLt&#10;jfd0LX0jQgi7BBW03g+JlK5qyaBb2IE4cLUdDfoAx0bqEW8h3PRyFUUv0mDHoaHFgYqWqkv5bRS8&#10;F7tP3J9XZv3bF68fdT58HU+xUo/zKd+A8DT5u/jf/aYVPMdhfj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JhprEAAAA3AAAAA8AAAAAAAAAAAAAAAAAmAIAAGRycy9k&#10;b3ducmV2LnhtbFBLBQYAAAAABAAEAPUAAACJAwAAAAA=&#10;" filled="f" stroked="f" strokeweight=".5pt">
                  <v:textbox>
                    <w:txbxContent>
                      <w:p w:rsidR="00124FF1" w:rsidRPr="00C57BEA" w:rsidRDefault="00124FF1" w:rsidP="00C57BEA">
                        <w:pPr>
                          <w:jc w:val="center"/>
                          <w:rPr>
                            <w:rFonts w:eastAsiaTheme="minorEastAsia"/>
                          </w:rPr>
                        </w:pPr>
                        <w:r>
                          <w:rPr>
                            <w:rFonts w:eastAsiaTheme="minorEastAsia" w:hint="eastAsia"/>
                          </w:rPr>
                          <w:t>SMU</w:t>
                        </w:r>
                      </w:p>
                    </w:txbxContent>
                  </v:textbox>
                </v:shape>
                <v:shapetype id="_x0000_t32" coordsize="21600,21600" o:spt="32" o:oned="t" path="m,l21600,21600e" filled="f">
                  <v:path arrowok="t" fillok="f" o:connecttype="none"/>
                  <o:lock v:ext="edit" shapetype="t"/>
                </v:shapetype>
                <v:shape id="直線單箭頭接點 454" o:spid="_x0000_s1058" type="#_x0000_t32" style="position:absolute;left:16189;top:9019;width:0;height:2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y1gMMAAADcAAAADwAAAGRycy9kb3ducmV2LnhtbESPT4vCMBTE78J+h/AWvGnqapdSjSJC&#10;Wa/+Wdi9PZtnW2xeSpNq/fZGEDwOM/MbZrHqTS2u1LrKsoLJOAJBnFtdcaHgeMhGCQjnkTXWlknB&#10;nRyslh+DBaba3nhH170vRICwS1FB6X2TSunykgy6sW2Ig3e2rUEfZFtI3eItwE0tv6LoWxqsOCyU&#10;2NCmpPyy74yC6fnU/yR+LZPsz266Lo7j3+xfqeFnv56D8NT7d/jV3moFs3g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ctYDDAAAA3AAAAA8AAAAAAAAAAAAA&#10;AAAAoQIAAGRycy9kb3ducmV2LnhtbFBLBQYAAAAABAAEAPkAAACRAwAAAAA=&#10;" strokecolor="#4579b8 [3044]">
                  <v:stroke endarrow="open"/>
                </v:shape>
                <v:line id="直線接點 455" o:spid="_x0000_s1059" style="position:absolute;visibility:visible;mso-wrap-style:square" from="16189,9927" to="37077,9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yDc8UAAADcAAAADwAAAGRycy9kb3ducmV2LnhtbESPUWvCQBCE3wv9D8cWfKuXqhFNPUUK&#10;BbF9qfUHrLk1Ceb20rutxv76XqHg4zAz3zCLVe9adaYQG88GnoYZKOLS24YrA/vP18cZqCjIFlvP&#10;ZOBKEVbL+7sFFtZf+IPOO6lUgnAs0EAt0hVax7Imh3HoO+LkHX1wKEmGStuAlwR3rR5l2VQ7bDgt&#10;1NjRS03lafftDHy9vW/i9dCOZJr/bE9hPZvLOBozeOjXz6CEermF/9sba2CS5/B3Jh0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VyDc8UAAADcAAAADwAAAAAAAAAA&#10;AAAAAAChAgAAZHJzL2Rvd25yZXYueG1sUEsFBgAAAAAEAAQA+QAAAJMDAAAAAA==&#10;" strokecolor="#4579b8 [3044]"/>
                <v:shape id="直線單箭頭接點 457" o:spid="_x0000_s1060" type="#_x0000_t32" style="position:absolute;left:23066;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4r98QAAADcAAAADwAAAGRycy9kb3ducmV2LnhtbESPQWvCQBSE70L/w/IK3uqmamqIriJC&#10;0KvaQr09s88kNPs2ZDca/70rFDwOM/MNs1j1phZXal1lWcHnKAJBnFtdcaHg+5h9JCCcR9ZYWyYF&#10;d3KwWr4NFphqe+M9XQ++EAHCLkUFpfdNKqXLSzLoRrYhDt7FtgZ9kG0hdYu3ADe1HEfRlzRYcVgo&#10;saFNSfnfoTMKJpdzv038WibZr910XRzHP9lJqeF7v56D8NT7V/i/vdMKpvEM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ziv3xAAAANwAAAAPAAAAAAAAAAAA&#10;AAAAAKECAABkcnMvZG93bnJldi54bWxQSwUGAAAAAAQABAD5AAAAkgMAAAAA&#10;" strokecolor="#4579b8 [3044]">
                  <v:stroke endarrow="open"/>
                </v:shape>
                <v:shape id="直線單箭頭接點 164" o:spid="_x0000_s1061" type="#_x0000_t32" style="position:absolute;left:30540;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7cucIAAADcAAAADwAAAGRycy9kb3ducmV2LnhtbERPS2vCQBC+F/wPywje6kbbSEjdBBFC&#10;vdYq2Ns0Oyah2dmQ3Tz677uFQm/z8T1nn8+mFSP1rrGsYLOOQBCXVjdcKbi8F48JCOeRNbaWScE3&#10;OcizxcMeU20nfqPx7CsRQtilqKD2vkuldGVNBt3adsSBu9veoA+wr6TucQrhppXbKNpJgw2Hhho7&#10;OtZUfp0Ho+Dp/jm/Jv4gk+Jmj8MQx/G1+FBqtZwPLyA8zf5f/Oc+6TB/9wy/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R7cucIAAADcAAAADwAAAAAAAAAAAAAA&#10;AAChAgAAZHJzL2Rvd25yZXYueG1sUEsFBgAAAAAEAAQA+QAAAJADAAAAAA==&#10;" strokecolor="#4579b8 [3044]">
                  <v:stroke endarrow="open"/>
                </v:shape>
                <v:shape id="直線單箭頭接點 165" o:spid="_x0000_s1062" type="#_x0000_t32" style="position:absolute;left:37085;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5IsAAAADcAAAADwAAAGRycy9kb3ducmV2LnhtbERPTYvCMBC9C/6HMII3TVUqpRpFhKJX&#10;dRfW29iMbbGZlCbV+u83C8Le5vE+Z73tTS2e1LrKsoLZNAJBnFtdcaHg65JNEhDOI2usLZOCNznY&#10;boaDNabavvhEz7MvRAhhl6KC0vsmldLlJRl0U9sQB+5uW4M+wLaQusVXCDe1nEfRUhqsODSU2NC+&#10;pPxx7oyCxf3WHxK/k0n2Y/ddF8fxd3ZVajzqdysQnnr/L/64jzrMX8bw90y4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SeSLAAAAA3AAAAA8AAAAAAAAAAAAAAAAA&#10;oQIAAGRycy9kb3ducmV2LnhtbFBLBQYAAAAABAAEAPkAAACOAwAAAAA=&#10;" strokecolor="#4579b8 [3044]">
                  <v:stroke endarrow="open"/>
                </v:shape>
                <v:shape id="Text Box 5" o:spid="_x0000_s1063" type="#_x0000_t202" style="position:absolute;left:13212;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21xr8A&#10;AADcAAAADwAAAGRycy9kb3ducmV2LnhtbERPzWrCQBC+F3yHZQq91U0DLSa6ShEUj22SBxiz0ySY&#10;nQ3ZTVzfvisI3ubj+53NLphezDS6zrKCj2UCgri2uuNGQVUe3lcgnEfW2FsmBTdysNsuXjaYa3vl&#10;X5oL34gYwi5HBa33Qy6lq1sy6JZ2II7cnx0N+gjHRuoRrzHc9DJNki9psOPY0OJA+5bqSzEZBSbo&#10;qUzTzyNd5p8q2JrODU9Kvb2G7zUIT8E/xQ/3Scf5WQb3Z+IFcvs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7bXGvwAAANwAAAAPAAAAAAAAAAAAAAAAAJgCAABkcnMvZG93bnJl&#10;di54bWxQSwUGAAAAAAQABAD1AAAAhAMAAAAA&#10;" fillcolor="#8db3e2 [1311]" strokecolor="#333">
                  <v:textbox inset="4.68pt,2.34pt,4.68pt,2.34pt">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4" type="#_x0000_t202" style="position:absolute;left:27228;top:5520;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uo8AA&#10;AADcAAAADwAAAGRycy9kb3ducmV2LnhtbESP0YrCMBRE3wX/IdwF3zTd4i5STcsiKD666gdcm7tt&#10;sbkpTVrj3xtB2MdhZs4wmyKYVozUu8aygs9FAoK4tLrhSsHlvJuvQDiPrLG1TAoe5KDIp5MNZtre&#10;+ZfGk69EhLDLUEHtfZdJ6cqaDLqF7Yij92d7gz7KvpK6x3uEm1amSfItDTYcF2rsaFtTeTsNRoEJ&#10;ejin6deebuPxEmxJ14oHpWYf4WcNwlPw/+F3+6AVpMkS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cPuo8AAAADcAAAADwAAAAAAAAAAAAAAAACYAgAAZHJzL2Rvd25y&#10;ZXYueG1sUEsFBgAAAAAEAAQA9QAAAIUDAAAAAA==&#10;" fillcolor="#8db3e2 [1311]" strokecolor="#333">
                  <v:textbox inset="4.68pt,2.34pt,4.68pt,2.34pt">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5" type="#_x0000_t202" style="position:absolute;left:20180;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JBPcAA&#10;AADcAAAADwAAAGRycy9kb3ducmV2LnhtbESP0YrCMBRE3wX/IdwF3zTdgstaTcsiKD666gdcm7tt&#10;sbkpTVrj3xtB2MdhZs4wmyKYVozUu8aygs9FAoK4tLrhSsHlvJt/g3AeWWNrmRQ8yEGRTycbzLS9&#10;8y+NJ1+JCGGXoYLa+y6T0pU1GXQL2xFH78/2Bn2UfSV1j/cIN61Mk+RLGmw4LtTY0bam8nYajAIT&#10;9HBO0+WebuPxEmxJ14oHpWYf4WcNwlPw/+F3+6AVpMkK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JBPcAAAADcAAAADwAAAAAAAAAAAAAAAACYAgAAZHJzL2Rvd25y&#10;ZXYueG1sUEsFBgAAAAAEAAQA9QAAAIUDAAAAAA==&#10;" fillcolor="#8db3e2 [1311]" strokecolor="#333">
                  <v:textbox inset="4.68pt,2.34pt,4.68pt,2.34pt">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6" type="#_x0000_t202" style="position:absolute;left:27228;top:11418;width:3324;height:350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p4fsIA&#10;AADcAAAADwAAAGRycy9kb3ducmV2LnhtbESPwWrDMBBE74X8g9hCb41s04bgWgklkJBjm+QDNtbW&#10;NrZWxpJt5e+rQCDHYWbeMMU2mE5MNLjGsoJ0mYAgLq1uuFJwOe/f1yCcR9bYWSYFN3Kw3SxeCsy1&#10;nfmXppOvRISwy1FB7X2fS+nKmgy6pe2Jo/dnB4M+yqGSesA5wk0nsyRZSYMNx4Uae9rVVLan0Sgw&#10;QY/nLPs8UDv9XIIt6VrxqNTba/j+AuEp+Gf40T5qBVn6A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Gnh+wgAAANwAAAAPAAAAAAAAAAAAAAAAAJgCAABkcnMvZG93&#10;bnJldi54bWxQSwUGAAAAAAQABAD1AAAAhwMAAAAA&#10;" fillcolor="#8db3e2 [1311]" strokecolor="#333">
                  <v:textbox inset="4.68pt,2.34pt,4.68pt,2.34pt">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7" type="#_x0000_t202" style="position:absolute;left:34264;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X4MIA&#10;AADcAAAADwAAAGRycy9kb3ducmV2LnhtbESPwWrDMBBE74X8g9hCb41sQ0viWgklkJBjm+QDNtbW&#10;NrZWxpJt5e+rQCDHYWbeMMU2mE5MNLjGsoJ0mYAgLq1uuFJwOe/fVyCcR9bYWSYFN3Kw3SxeCsy1&#10;nfmXppOvRISwy1FB7X2fS+nKmgy6pe2Jo/dnB4M+yqGSesA5wk0nsyT5lAYbjgs19rSrqWxPo1Fg&#10;gh7PWfZxoHb6uQRb0rXiUam31/D9BcJT8M/wo33UCrJ0D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G9fgwgAAANwAAAAPAAAAAAAAAAAAAAAAAJgCAABkcnMvZG93&#10;bnJldi54bWxQSwUGAAAAAAQABAD1AAAAhwMAAAAA&#10;" fillcolor="#8db3e2 [1311]" strokecolor="#333">
                  <v:textbox inset="4.68pt,2.34pt,4.68pt,2.34pt">
                    <w:txbxContent>
                      <w:p w:rsidR="00124FF1" w:rsidRPr="0029130F" w:rsidRDefault="00124FF1"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w10:anchorlock/>
              </v:group>
            </w:pict>
          </mc:Fallback>
        </mc:AlternateContent>
      </w:r>
    </w:p>
    <w:p w:rsidR="001D7C09" w:rsidRDefault="001D7C09" w:rsidP="001D7C09">
      <w:pPr>
        <w:pStyle w:val="aa"/>
        <w:jc w:val="center"/>
        <w:rPr>
          <w:rFonts w:eastAsia="新細明體"/>
        </w:rPr>
      </w:pPr>
      <w:bookmarkStart w:id="36" w:name="_Toc8026679"/>
      <w:proofErr w:type="gramStart"/>
      <w:r>
        <w:t xml:space="preserve">Figure </w:t>
      </w:r>
      <w:r w:rsidR="00894EFA">
        <w:fldChar w:fldCharType="begin"/>
      </w:r>
      <w:r w:rsidR="00894EFA">
        <w:instrText xml:space="preserve"> SEQ Figure \* ARABIC </w:instrText>
      </w:r>
      <w:r w:rsidR="00894EFA">
        <w:fldChar w:fldCharType="separate"/>
      </w:r>
      <w:r w:rsidR="00EF63D1">
        <w:rPr>
          <w:noProof/>
        </w:rPr>
        <w:t>1</w:t>
      </w:r>
      <w:r w:rsidR="00894EFA">
        <w:rPr>
          <w:noProof/>
        </w:rPr>
        <w:fldChar w:fldCharType="end"/>
      </w:r>
      <w:r>
        <w:rPr>
          <w:rFonts w:eastAsia="新細明體" w:hint="eastAsia"/>
        </w:rPr>
        <w:t>.</w:t>
      </w:r>
      <w:proofErr w:type="gramEnd"/>
      <w:r>
        <w:rPr>
          <w:rFonts w:eastAsia="新細明體" w:hint="eastAsia"/>
        </w:rPr>
        <w:t xml:space="preserve"> SMU Block Diagram</w:t>
      </w:r>
      <w:bookmarkEnd w:id="36"/>
    </w:p>
    <w:p w:rsidR="00BF1AB1" w:rsidRPr="00F10D7A" w:rsidRDefault="00BF1AB1" w:rsidP="00712E32">
      <w:pPr>
        <w:rPr>
          <w:rFonts w:eastAsiaTheme="minorEastAsia"/>
        </w:rPr>
      </w:pPr>
    </w:p>
    <w:p w:rsidR="00712E32" w:rsidRPr="004D3034" w:rsidRDefault="00712E32" w:rsidP="00712E32">
      <w:pPr>
        <w:pStyle w:val="21"/>
        <w:spacing w:before="203"/>
        <w:rPr>
          <w:rFonts w:eastAsia="新細明體"/>
        </w:rPr>
      </w:pPr>
      <w:bookmarkStart w:id="37" w:name="_Toc8026619"/>
      <w:r w:rsidRPr="004D3034">
        <w:rPr>
          <w:rFonts w:eastAsia="新細明體" w:hint="eastAsia"/>
        </w:rPr>
        <w:t>Function Description</w:t>
      </w:r>
      <w:bookmarkEnd w:id="37"/>
    </w:p>
    <w:p w:rsidR="00712E32" w:rsidRDefault="00712E32" w:rsidP="00712E32">
      <w:pPr>
        <w:rPr>
          <w:rFonts w:eastAsia="新細明體"/>
        </w:rPr>
      </w:pPr>
      <w:r w:rsidRPr="004D3034">
        <w:rPr>
          <w:rFonts w:eastAsia="新細明體"/>
        </w:rPr>
        <w:t>Describe the function of each component of the design.</w:t>
      </w:r>
    </w:p>
    <w:p w:rsidR="00DF6E23" w:rsidRDefault="00DF6E23" w:rsidP="00DF6E23">
      <w:pPr>
        <w:pStyle w:val="31"/>
        <w:spacing w:before="203"/>
      </w:pPr>
      <w:bookmarkStart w:id="38" w:name="_Toc221450075"/>
      <w:bookmarkStart w:id="39" w:name="_Toc8026620"/>
      <w:r>
        <w:rPr>
          <w:rFonts w:hint="eastAsia"/>
        </w:rPr>
        <w:t>Software Programming Interface</w:t>
      </w:r>
      <w:bookmarkEnd w:id="38"/>
      <w:bookmarkEnd w:id="39"/>
    </w:p>
    <w:p w:rsidR="00DF6E23" w:rsidRPr="00DF6E23" w:rsidRDefault="00DF6E23" w:rsidP="00DF6E23">
      <w:pPr>
        <w:rPr>
          <w:rFonts w:eastAsia="新細明體"/>
        </w:rPr>
      </w:pPr>
      <w:r w:rsidRPr="00DF6E23">
        <w:rPr>
          <w:rFonts w:eastAsia="新細明體" w:hint="eastAsia"/>
        </w:rPr>
        <w:t xml:space="preserve">The software programming interface is </w:t>
      </w:r>
      <w:r w:rsidRPr="00DF6E23">
        <w:rPr>
          <w:rFonts w:eastAsia="新細明體"/>
        </w:rPr>
        <w:t>an</w:t>
      </w:r>
      <w:r w:rsidRPr="00DF6E23">
        <w:rPr>
          <w:rFonts w:eastAsia="新細明體" w:hint="eastAsia"/>
        </w:rPr>
        <w:t xml:space="preserve"> APB slave device. </w:t>
      </w:r>
      <w:r w:rsidRPr="00DF6E23">
        <w:rPr>
          <w:rFonts w:eastAsia="新細明體"/>
        </w:rPr>
        <w:t>I</w:t>
      </w:r>
      <w:r w:rsidRPr="00DF6E23">
        <w:rPr>
          <w:rFonts w:eastAsia="新細明體" w:hint="eastAsia"/>
        </w:rPr>
        <w:t>t contains APB slave interface, and architecture registers for system and PCS operations.</w:t>
      </w:r>
    </w:p>
    <w:p w:rsidR="00A365F3" w:rsidRDefault="00A365F3" w:rsidP="00A365F3">
      <w:pPr>
        <w:pStyle w:val="31"/>
        <w:spacing w:before="203"/>
      </w:pPr>
      <w:bookmarkStart w:id="40" w:name="_Toc8026621"/>
      <w:r>
        <w:rPr>
          <w:rFonts w:hint="eastAsia"/>
        </w:rPr>
        <w:t>Power Control Slot</w:t>
      </w:r>
      <w:bookmarkEnd w:id="40"/>
    </w:p>
    <w:p w:rsidR="00A365F3" w:rsidRPr="00A365F3" w:rsidRDefault="00A6104E" w:rsidP="00A365F3">
      <w:pPr>
        <w:pStyle w:val="affa"/>
        <w:numPr>
          <w:ilvl w:val="0"/>
          <w:numId w:val="45"/>
        </w:numPr>
        <w:ind w:leftChars="0"/>
        <w:rPr>
          <w:rFonts w:eastAsiaTheme="minorEastAsia"/>
        </w:rPr>
      </w:pPr>
      <w:r>
        <w:rPr>
          <w:rFonts w:eastAsiaTheme="minorEastAsia" w:hint="eastAsia"/>
        </w:rPr>
        <w:t>PCS</w:t>
      </w:r>
      <w:r>
        <w:rPr>
          <w:rFonts w:eastAsiaTheme="minorEastAsia"/>
        </w:rPr>
        <w:t xml:space="preserve"> control</w:t>
      </w:r>
      <w:r>
        <w:rPr>
          <w:rFonts w:eastAsiaTheme="minorEastAsia" w:hint="eastAsia"/>
        </w:rPr>
        <w:t>ler</w:t>
      </w:r>
    </w:p>
    <w:p w:rsidR="00583647" w:rsidRDefault="00583647" w:rsidP="00A365F3">
      <w:pPr>
        <w:pStyle w:val="affa"/>
        <w:numPr>
          <w:ilvl w:val="1"/>
          <w:numId w:val="45"/>
        </w:numPr>
        <w:ind w:leftChars="0"/>
        <w:rPr>
          <w:rFonts w:eastAsiaTheme="minorEastAsia"/>
        </w:rPr>
      </w:pPr>
      <w:r>
        <w:rPr>
          <w:rFonts w:eastAsiaTheme="minorEastAsia" w:hint="eastAsia"/>
        </w:rPr>
        <w:t>Reset</w:t>
      </w:r>
    </w:p>
    <w:p w:rsidR="00583647" w:rsidRPr="00A365F3" w:rsidRDefault="00583647" w:rsidP="00583647">
      <w:pPr>
        <w:pStyle w:val="affa"/>
        <w:numPr>
          <w:ilvl w:val="1"/>
          <w:numId w:val="45"/>
        </w:numPr>
        <w:ind w:leftChars="0"/>
        <w:rPr>
          <w:rFonts w:eastAsiaTheme="minorEastAsia"/>
        </w:rPr>
      </w:pPr>
      <w:r w:rsidRPr="00A365F3">
        <w:rPr>
          <w:rFonts w:eastAsiaTheme="minorEastAsia"/>
        </w:rPr>
        <w:t xml:space="preserve">Clock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Power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Isolation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Retention </w:t>
      </w:r>
    </w:p>
    <w:p w:rsidR="00A365F3" w:rsidRPr="00A365F3" w:rsidRDefault="00A365F3" w:rsidP="00A365F3">
      <w:pPr>
        <w:pStyle w:val="affa"/>
        <w:ind w:leftChars="0" w:left="720"/>
        <w:rPr>
          <w:rFonts w:eastAsiaTheme="minorEastAsia"/>
        </w:rPr>
      </w:pPr>
      <w:r>
        <w:rPr>
          <w:noProof/>
        </w:rPr>
        <w:lastRenderedPageBreak/>
        <mc:AlternateContent>
          <mc:Choice Requires="wpc">
            <w:drawing>
              <wp:inline distT="0" distB="0" distL="0" distR="0" wp14:anchorId="6BA75600" wp14:editId="0D9B2554">
                <wp:extent cx="5886450" cy="3244850"/>
                <wp:effectExtent l="0" t="0" r="38100" b="0"/>
                <wp:docPr id="291" name="畫布 2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0" name="圓角矩形 350"/>
                        <wps:cNvSpPr/>
                        <wps:spPr>
                          <a:xfrm>
                            <a:off x="3708400" y="585174"/>
                            <a:ext cx="2032000" cy="2430059"/>
                          </a:xfrm>
                          <a:prstGeom prst="roundRect">
                            <a:avLst/>
                          </a:prstGeom>
                          <a:solidFill>
                            <a:srgbClr val="7EA3D0"/>
                          </a:solidFill>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395BD2" w:rsidRDefault="00124FF1" w:rsidP="00395BD2">
                              <w:pPr>
                                <w:jc w:val="center"/>
                                <w:rPr>
                                  <w:rFonts w:eastAsiaTheme="minorEastAsia"/>
                                </w:rPr>
                              </w:pPr>
                              <w:proofErr w:type="spellStart"/>
                              <w:r>
                                <w:rPr>
                                  <w:rFonts w:eastAsiaTheme="minorEastAsia" w:hint="eastAsia"/>
                                </w:rPr>
                                <w:t>PowerDomain_n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76" name="矩形 376"/>
                        <wps:cNvSpPr/>
                        <wps:spPr>
                          <a:xfrm>
                            <a:off x="3813175" y="769346"/>
                            <a:ext cx="1063625" cy="997695"/>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3C7972" w:rsidRDefault="00124FF1" w:rsidP="00135601">
                              <w:pPr>
                                <w:spacing w:line="240" w:lineRule="auto"/>
                                <w:jc w:val="center"/>
                                <w:rPr>
                                  <w:rFonts w:eastAsiaTheme="minorEastAsia"/>
                                  <w:sz w:val="22"/>
                                </w:rPr>
                              </w:pPr>
                              <w:r w:rsidRPr="003C7972">
                                <w:rPr>
                                  <w:rFonts w:eastAsiaTheme="minorEastAsia" w:hint="eastAsia"/>
                                  <w:sz w:val="22"/>
                                </w:rPr>
                                <w:t>Power-Gated</w:t>
                              </w:r>
                            </w:p>
                            <w:p w:rsidR="00124FF1" w:rsidRPr="003C7972" w:rsidRDefault="00124FF1" w:rsidP="003C7972">
                              <w:pPr>
                                <w:spacing w:line="240" w:lineRule="auto"/>
                                <w:jc w:val="center"/>
                                <w:rPr>
                                  <w:rFonts w:eastAsiaTheme="minorEastAsia"/>
                                  <w:sz w:val="22"/>
                                </w:rPr>
                              </w:pPr>
                              <w:r w:rsidRPr="003C7972">
                                <w:rPr>
                                  <w:rFonts w:eastAsiaTheme="minorEastAsia" w:hint="eastAsia"/>
                                  <w:sz w:val="22"/>
                                </w:rPr>
                                <w:t>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7" name="圓角矩形 347"/>
                        <wps:cNvSpPr/>
                        <wps:spPr>
                          <a:xfrm>
                            <a:off x="161925" y="501650"/>
                            <a:ext cx="3143250" cy="1203325"/>
                          </a:xfrm>
                          <a:prstGeom prst="roundRect">
                            <a:avLst/>
                          </a:prstGeom>
                          <a:solidFill>
                            <a:srgbClr val="FFFF99"/>
                          </a:solidFill>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135601" w:rsidRDefault="00124FF1"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0" name="矩形 320"/>
                        <wps:cNvSpPr/>
                        <wps:spPr>
                          <a:xfrm>
                            <a:off x="361950" y="866774"/>
                            <a:ext cx="952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Default="00124FF1" w:rsidP="005B174A">
                              <w:pPr>
                                <w:jc w:val="center"/>
                                <w:rPr>
                                  <w:rFonts w:eastAsiaTheme="minorEastAsia"/>
                                </w:rPr>
                              </w:pPr>
                              <w:proofErr w:type="spellStart"/>
                              <w:r>
                                <w:rPr>
                                  <w:rFonts w:eastAsiaTheme="minorEastAsia" w:hint="eastAsia"/>
                                </w:rPr>
                                <w:t>PCS_n</w:t>
                              </w:r>
                              <w:proofErr w:type="spellEnd"/>
                            </w:p>
                            <w:p w:rsidR="00124FF1" w:rsidRPr="005B174A" w:rsidRDefault="00124FF1" w:rsidP="005B174A">
                              <w:pPr>
                                <w:jc w:val="center"/>
                                <w:rPr>
                                  <w:rFonts w:eastAsiaTheme="minorEastAsia"/>
                                </w:rPr>
                              </w:pPr>
                              <w:r>
                                <w:rPr>
                                  <w:rFonts w:eastAsiaTheme="minorEastAsia" w:hint="eastAsia"/>
                                </w:rPr>
                                <w:t>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矩形 323"/>
                        <wps:cNvSpPr/>
                        <wps:spPr>
                          <a:xfrm>
                            <a:off x="1771650" y="866774"/>
                            <a:ext cx="1333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Default="00124FF1" w:rsidP="005B174A">
                              <w:pPr>
                                <w:jc w:val="center"/>
                                <w:rPr>
                                  <w:rFonts w:eastAsiaTheme="minorEastAsia"/>
                                </w:rPr>
                              </w:pPr>
                              <w:proofErr w:type="spellStart"/>
                              <w:r>
                                <w:rPr>
                                  <w:rFonts w:eastAsiaTheme="minorEastAsia" w:hint="eastAsia"/>
                                </w:rPr>
                                <w:t>PCS_n</w:t>
                              </w:r>
                              <w:proofErr w:type="spellEnd"/>
                            </w:p>
                            <w:p w:rsidR="00124FF1" w:rsidRPr="005B174A" w:rsidRDefault="00124FF1" w:rsidP="005B174A">
                              <w:pPr>
                                <w:jc w:val="center"/>
                                <w:rPr>
                                  <w:rFonts w:eastAsiaTheme="minorEastAsia"/>
                                </w:rPr>
                              </w:pPr>
                              <w:r>
                                <w:rPr>
                                  <w:rFonts w:eastAsiaTheme="minorEastAsia" w:hint="eastAsia"/>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矩形 328"/>
                        <wps:cNvSpPr/>
                        <wps:spPr>
                          <a:xfrm>
                            <a:off x="2028825" y="186687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3C7972" w:rsidRDefault="00124FF1" w:rsidP="00395BD2">
                              <w:pPr>
                                <w:rPr>
                                  <w:rFonts w:eastAsiaTheme="minorEastAsia"/>
                                  <w:sz w:val="22"/>
                                </w:rPr>
                              </w:pPr>
                              <w:proofErr w:type="spellStart"/>
                              <w:r w:rsidRPr="003C7972">
                                <w:rPr>
                                  <w:rFonts w:eastAsiaTheme="minorEastAsia" w:hint="eastAsia"/>
                                  <w:sz w:val="22"/>
                                </w:rPr>
                                <w:t>PowerController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矩形 335"/>
                        <wps:cNvSpPr/>
                        <wps:spPr>
                          <a:xfrm>
                            <a:off x="2028825" y="226692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110101" w:rsidRDefault="00124FF1"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矩形 341"/>
                        <wps:cNvSpPr/>
                        <wps:spPr>
                          <a:xfrm>
                            <a:off x="2028825" y="2646954"/>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395BD2" w:rsidRDefault="00124FF1"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5" name="直線單箭頭接點 345"/>
                        <wps:cNvCnPr>
                          <a:stCxn id="320" idx="3"/>
                          <a:endCxn id="323" idx="1"/>
                        </wps:cNvCnPr>
                        <wps:spPr>
                          <a:xfrm>
                            <a:off x="1314450" y="1204912"/>
                            <a:ext cx="45720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46" name="直線單箭頭接點 346"/>
                        <wps:cNvCnPr>
                          <a:stCxn id="320" idx="0"/>
                        </wps:cNvCnPr>
                        <wps:spPr>
                          <a:xfrm flipV="1">
                            <a:off x="838200" y="390525"/>
                            <a:ext cx="9525" cy="476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53" name="矩形 353"/>
                        <wps:cNvSpPr/>
                        <wps:spPr>
                          <a:xfrm>
                            <a:off x="4016375" y="1345739"/>
                            <a:ext cx="628650" cy="4213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185D84" w:rsidRDefault="00124FF1" w:rsidP="007C3B52">
                              <w:pPr>
                                <w:spacing w:line="240" w:lineRule="auto"/>
                                <w:jc w:val="center"/>
                                <w:rPr>
                                  <w:rFonts w:eastAsiaTheme="minorEastAsia"/>
                                  <w:sz w:val="20"/>
                                </w:rPr>
                              </w:pPr>
                              <w:r w:rsidRPr="00185D84">
                                <w:rPr>
                                  <w:rFonts w:eastAsiaTheme="minorEastAsia" w:hint="eastAsia"/>
                                  <w:sz w:val="20"/>
                                </w:rPr>
                                <w:t>State</w:t>
                              </w:r>
                            </w:p>
                            <w:p w:rsidR="00124FF1" w:rsidRPr="00185D84" w:rsidRDefault="00124FF1" w:rsidP="00185D84">
                              <w:pPr>
                                <w:jc w:val="center"/>
                                <w:rPr>
                                  <w:rFonts w:eastAsiaTheme="minorEastAsia"/>
                                  <w:sz w:val="20"/>
                                </w:rPr>
                              </w:pPr>
                              <w:r w:rsidRPr="00185D84">
                                <w:rPr>
                                  <w:rFonts w:eastAsiaTheme="minorEastAsia" w:hint="eastAsia"/>
                                  <w:sz w:val="20"/>
                                </w:rPr>
                                <w:t>Retain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5092700" y="1354082"/>
                            <a:ext cx="438150" cy="373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FF1" w:rsidRPr="00185D84" w:rsidRDefault="00124FF1" w:rsidP="00185D84">
                              <w:pPr>
                                <w:jc w:val="center"/>
                                <w:rPr>
                                  <w:rFonts w:eastAsiaTheme="minorEastAsia"/>
                                  <w:sz w:val="20"/>
                                </w:rPr>
                              </w:pPr>
                              <w:proofErr w:type="spellStart"/>
                              <w:r>
                                <w:rPr>
                                  <w:rFonts w:eastAsiaTheme="minorEastAsia" w:hint="eastAsia"/>
                                  <w:sz w:val="20"/>
                                </w:rPr>
                                <w:t>Iso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肘形接點 365"/>
                        <wps:cNvCnPr>
                          <a:endCxn id="341" idx="1"/>
                        </wps:cNvCnPr>
                        <wps:spPr>
                          <a:xfrm rot="16200000" flipH="1">
                            <a:off x="1133186" y="1889428"/>
                            <a:ext cx="1591268" cy="200009"/>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7" name="直線單箭頭接點 367"/>
                        <wps:cNvCnPr>
                          <a:endCxn id="328" idx="1"/>
                        </wps:cNvCnPr>
                        <wps:spPr>
                          <a:xfrm flipV="1">
                            <a:off x="1828816" y="2004992"/>
                            <a:ext cx="200009" cy="16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8" name="直線單箭頭接點 368"/>
                        <wps:cNvCnPr>
                          <a:endCxn id="335" idx="1"/>
                        </wps:cNvCnPr>
                        <wps:spPr>
                          <a:xfrm>
                            <a:off x="1828816" y="2404611"/>
                            <a:ext cx="200009" cy="4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4" name="直線單箭頭接點 384"/>
                        <wps:cNvCnPr/>
                        <wps:spPr>
                          <a:xfrm>
                            <a:off x="3105150" y="955674"/>
                            <a:ext cx="603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5" name="直線單箭頭接點 385"/>
                        <wps:cNvCnPr/>
                        <wps:spPr>
                          <a:xfrm>
                            <a:off x="3105150" y="1085849"/>
                            <a:ext cx="60325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88" name="直線接點 388"/>
                        <wps:cNvCnPr>
                          <a:stCxn id="323" idx="3"/>
                        </wps:cNvCnPr>
                        <wps:spPr>
                          <a:xfrm>
                            <a:off x="3105150" y="1204912"/>
                            <a:ext cx="2203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4" name="直線單箭頭接點 394"/>
                        <wps:cNvCnPr>
                          <a:endCxn id="354" idx="0"/>
                        </wps:cNvCnPr>
                        <wps:spPr>
                          <a:xfrm>
                            <a:off x="5308600" y="1204912"/>
                            <a:ext cx="3175" cy="1491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6" name="直線單箭頭接點 396"/>
                        <wps:cNvCnPr>
                          <a:endCxn id="353" idx="0"/>
                        </wps:cNvCnPr>
                        <wps:spPr>
                          <a:xfrm>
                            <a:off x="4330700" y="1204912"/>
                            <a:ext cx="0" cy="1408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7" name="肘形接點 397"/>
                        <wps:cNvCnPr>
                          <a:endCxn id="354" idx="2"/>
                        </wps:cNvCnPr>
                        <wps:spPr>
                          <a:xfrm flipV="1">
                            <a:off x="3305175" y="1727409"/>
                            <a:ext cx="2006600" cy="24245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8" name="直線單箭頭接點 398"/>
                        <wps:cNvCnPr/>
                        <wps:spPr>
                          <a:xfrm flipV="1">
                            <a:off x="4330700" y="1767041"/>
                            <a:ext cx="0" cy="2028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0" name="直線單箭頭接點 400"/>
                        <wps:cNvCnPr/>
                        <wps:spPr>
                          <a:xfrm>
                            <a:off x="3305175" y="2405042"/>
                            <a:ext cx="3968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1" name="直線單箭頭接點 401"/>
                        <wps:cNvCnPr/>
                        <wps:spPr>
                          <a:xfrm>
                            <a:off x="3305175" y="27850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2" name="直線單箭頭接點 402"/>
                        <wps:cNvCnPr/>
                        <wps:spPr>
                          <a:xfrm>
                            <a:off x="3267075" y="20611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文字方塊 403"/>
                        <wps:cNvSpPr txBox="1"/>
                        <wps:spPr>
                          <a:xfrm>
                            <a:off x="63500" y="171450"/>
                            <a:ext cx="2012950" cy="33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135601" w:rsidRDefault="00124FF1">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 name="文字方塊 404"/>
                        <wps:cNvSpPr txBox="1"/>
                        <wps:spPr>
                          <a:xfrm>
                            <a:off x="3324225" y="75882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 name="文字方塊 405"/>
                        <wps:cNvSpPr txBox="1"/>
                        <wps:spPr>
                          <a:xfrm>
                            <a:off x="3317875" y="93345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0" name="文字方塊 410"/>
                        <wps:cNvSpPr txBox="1"/>
                        <wps:spPr>
                          <a:xfrm>
                            <a:off x="3324225" y="109808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5" name="文字方塊 415"/>
                        <wps:cNvSpPr txBox="1"/>
                        <wps:spPr>
                          <a:xfrm>
                            <a:off x="3340100" y="173990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1" name="文字方塊 421"/>
                        <wps:cNvSpPr txBox="1"/>
                        <wps:spPr>
                          <a:xfrm>
                            <a:off x="1752616" y="1781363"/>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6" name="文字方塊 426"/>
                        <wps:cNvSpPr txBox="1"/>
                        <wps:spPr>
                          <a:xfrm>
                            <a:off x="1752616" y="2171867"/>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1" name="文字方塊 431"/>
                        <wps:cNvSpPr txBox="1"/>
                        <wps:spPr>
                          <a:xfrm>
                            <a:off x="1758966" y="255585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6" name="文字方塊 436"/>
                        <wps:cNvSpPr txBox="1"/>
                        <wps:spPr>
                          <a:xfrm>
                            <a:off x="63500" y="2004992"/>
                            <a:ext cx="1651000" cy="1138258"/>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4. Voltage scaling</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5. Frequency scaling</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6. Reset control</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7. Always-on power</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8. Gated power</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9. Gated clock</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10.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7" name="文字方塊 437"/>
                        <wps:cNvSpPr txBox="1"/>
                        <wps:spPr>
                          <a:xfrm>
                            <a:off x="3340100" y="198752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 name="文字方塊 442"/>
                        <wps:cNvSpPr txBox="1"/>
                        <wps:spPr>
                          <a:xfrm>
                            <a:off x="3340100" y="234947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7" name="文字方塊 447"/>
                        <wps:cNvSpPr txBox="1"/>
                        <wps:spPr>
                          <a:xfrm>
                            <a:off x="3333750" y="2724129"/>
                            <a:ext cx="36830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FF1" w:rsidRPr="00C42C6B" w:rsidRDefault="00124FF1">
                              <w:pPr>
                                <w:rPr>
                                  <w:rFonts w:eastAsiaTheme="minorEastAsia"/>
                                </w:rPr>
                              </w:pPr>
                              <w:r>
                                <w:rPr>
                                  <w:rFonts w:eastAsiaTheme="minorEastAsia" w:hint="eastAsia"/>
                                </w:rPr>
                                <w:t>10987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文字方塊 452"/>
                        <wps:cNvSpPr txBox="1"/>
                        <wps:spPr>
                          <a:xfrm>
                            <a:off x="3581400" y="15373"/>
                            <a:ext cx="1651000" cy="531701"/>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1. </w:t>
                              </w:r>
                              <w:r>
                                <w:rPr>
                                  <w:rFonts w:eastAsiaTheme="minorEastAsia" w:hint="eastAsia"/>
                                  <w:i/>
                                  <w:color w:val="7F7F7F" w:themeColor="text1" w:themeTint="80"/>
                                  <w:sz w:val="20"/>
                                  <w:szCs w:val="20"/>
                                </w:rPr>
                                <w:t>Wakeup/Interrupt</w:t>
                              </w:r>
                            </w:p>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2. Standby interface</w:t>
                              </w:r>
                            </w:p>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3. </w:t>
                              </w:r>
                              <w:proofErr w:type="spellStart"/>
                              <w:r w:rsidRPr="00351BF6">
                                <w:rPr>
                                  <w:rFonts w:eastAsiaTheme="minorEastAsia" w:hint="eastAsia"/>
                                  <w:i/>
                                  <w:color w:val="7F7F7F" w:themeColor="text1" w:themeTint="80"/>
                                  <w:sz w:val="20"/>
                                  <w:szCs w:val="20"/>
                                </w:rPr>
                                <w:t>Iso</w:t>
                              </w:r>
                              <w:proofErr w:type="spellEnd"/>
                              <w:r w:rsidRPr="00351BF6">
                                <w:rPr>
                                  <w:rFonts w:eastAsiaTheme="minorEastAsia" w:hint="eastAsia"/>
                                  <w:i/>
                                  <w:color w:val="7F7F7F" w:themeColor="text1" w:themeTint="80"/>
                                  <w:sz w:val="20"/>
                                  <w:szCs w:val="20"/>
                                </w:rPr>
                                <w:t>/</w:t>
                              </w:r>
                              <w:proofErr w:type="spellStart"/>
                              <w:r w:rsidRPr="00351BF6">
                                <w:rPr>
                                  <w:rFonts w:eastAsiaTheme="minorEastAsia" w:hint="eastAsia"/>
                                  <w:i/>
                                  <w:color w:val="7F7F7F" w:themeColor="text1" w:themeTint="80"/>
                                  <w:sz w:val="20"/>
                                  <w:szCs w:val="20"/>
                                </w:rPr>
                                <w:t>Reten</w:t>
                              </w:r>
                              <w:proofErr w:type="spellEnd"/>
                              <w:r w:rsidRPr="00351BF6">
                                <w:rPr>
                                  <w:rFonts w:eastAsiaTheme="minorEastAsia" w:hint="eastAsia"/>
                                  <w:i/>
                                  <w:color w:val="7F7F7F" w:themeColor="text1" w:themeTint="80"/>
                                  <w:sz w:val="20"/>
                                  <w:szCs w:val="20"/>
                                </w:rPr>
                                <w:t xml:space="preserve">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直線單箭頭接點 11"/>
                        <wps:cNvCnPr>
                          <a:stCxn id="354" idx="3"/>
                        </wps:cNvCnPr>
                        <wps:spPr>
                          <a:xfrm>
                            <a:off x="5530850" y="1540746"/>
                            <a:ext cx="352365"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3" name="直線單箭頭接點 103"/>
                        <wps:cNvCnPr>
                          <a:endCxn id="354" idx="1"/>
                        </wps:cNvCnPr>
                        <wps:spPr>
                          <a:xfrm>
                            <a:off x="4876800" y="1538443"/>
                            <a:ext cx="215900"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291" o:spid="_x0000_s1068" editas="canvas" style="width:463.5pt;height:255.5pt;mso-position-horizontal-relative:char;mso-position-vertical-relative:line" coordsize="58864,32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">
                <v:shape id="_x0000_s1069" type="#_x0000_t75" style="position:absolute;width:58864;height:32448;visibility:visible;mso-wrap-style:square">
                  <v:fill o:detectmouseclick="t"/>
                  <v:path o:connecttype="none"/>
                </v:shape>
                <v:roundrect id="圓角矩形 350" o:spid="_x0000_s1070" style="position:absolute;left:37084;top:5851;width:20320;height:24301;visibility:visible;mso-wrap-style:square;v-text-anchor:bottom"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tAxsMA&#10;AADcAAAADwAAAGRycy9kb3ducmV2LnhtbERPu2rDMBTdC/kHcQtdQiI7aUPqRgkmxbRDhuY5X6xb&#10;28S6MpIau39fDYGOh/NebQbTihs531hWkE4TEMSl1Q1XCk7HYrIE4QOyxtYyKfglD5v16GGFmbY9&#10;7+l2CJWIIewzVFCH0GVS+rImg35qO+LIfVtnMEToKqkd9jHctHKWJAtpsOHYUGNH25rK6+HHKEh2&#10;H/08H6fP7825uLz2RS5d+qXU0+OQv4EINIR/8d39qRXMX+L8eCYeAb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tAxsMAAADcAAAADwAAAAAAAAAAAAAAAACYAgAAZHJzL2Rv&#10;d25yZXYueG1sUEsFBgAAAAAEAAQA9QAAAIgDAAAAAA==&#10;" fillcolor="#7ea3d0" strokecolor="#243f60 [1604]" strokeweight="2pt">
                  <v:textbox>
                    <w:txbxContent>
                      <w:p w:rsidR="00124FF1" w:rsidRPr="00395BD2" w:rsidRDefault="00124FF1" w:rsidP="00395BD2">
                        <w:pPr>
                          <w:jc w:val="center"/>
                          <w:rPr>
                            <w:rFonts w:eastAsiaTheme="minorEastAsia"/>
                          </w:rPr>
                        </w:pPr>
                        <w:proofErr w:type="spellStart"/>
                        <w:r>
                          <w:rPr>
                            <w:rFonts w:eastAsiaTheme="minorEastAsia" w:hint="eastAsia"/>
                          </w:rPr>
                          <w:t>PowerDomain_n</w:t>
                        </w:r>
                        <w:proofErr w:type="spellEnd"/>
                      </w:p>
                    </w:txbxContent>
                  </v:textbox>
                </v:roundrect>
                <v:rect id="矩形 376" o:spid="_x0000_s1071" style="position:absolute;left:38131;top:7693;width:10637;height:9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B7eMUA&#10;AADcAAAADwAAAGRycy9kb3ducmV2LnhtbESP0WrCQBRE3wv+w3KFvtWNFVJJXUWFSm1VbNoPuGav&#10;STB7N+xuNf69Wyj4OMzMGWYy60wjzuR8bVnBcJCAIC6srrlU8PP99jQG4QOyxsYyKbiSh9m09zDB&#10;TNsLf9E5D6WIEPYZKqhCaDMpfVGRQT+wLXH0jtYZDFG6UmqHlwg3jXxOklQarDkuVNjSsqLilP+a&#10;SNnl6fqwXcr9dvWZ0/rDL1y9Ueqx381fQQTqwj38337XCkYvKfydiUd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Ht4xQAAANwAAAAPAAAAAAAAAAAAAAAAAJgCAABkcnMv&#10;ZG93bnJldi54bWxQSwUGAAAAAAQABAD1AAAAigMAAAAA&#10;" fillcolor="#b8cce4 [1300]" strokecolor="#243f60 [1604]" strokeweight="2pt">
                  <v:textbox>
                    <w:txbxContent>
                      <w:p w:rsidR="00124FF1" w:rsidRPr="003C7972" w:rsidRDefault="00124FF1" w:rsidP="00135601">
                        <w:pPr>
                          <w:spacing w:line="240" w:lineRule="auto"/>
                          <w:jc w:val="center"/>
                          <w:rPr>
                            <w:rFonts w:eastAsiaTheme="minorEastAsia"/>
                            <w:sz w:val="22"/>
                          </w:rPr>
                        </w:pPr>
                        <w:r w:rsidRPr="003C7972">
                          <w:rPr>
                            <w:rFonts w:eastAsiaTheme="minorEastAsia" w:hint="eastAsia"/>
                            <w:sz w:val="22"/>
                          </w:rPr>
                          <w:t>Power-Gated</w:t>
                        </w:r>
                      </w:p>
                      <w:p w:rsidR="00124FF1" w:rsidRPr="003C7972" w:rsidRDefault="00124FF1" w:rsidP="003C7972">
                        <w:pPr>
                          <w:spacing w:line="240" w:lineRule="auto"/>
                          <w:jc w:val="center"/>
                          <w:rPr>
                            <w:rFonts w:eastAsiaTheme="minorEastAsia"/>
                            <w:sz w:val="22"/>
                          </w:rPr>
                        </w:pPr>
                        <w:r w:rsidRPr="003C7972">
                          <w:rPr>
                            <w:rFonts w:eastAsiaTheme="minorEastAsia" w:hint="eastAsia"/>
                            <w:sz w:val="22"/>
                          </w:rPr>
                          <w:t>Cells</w:t>
                        </w:r>
                      </w:p>
                    </w:txbxContent>
                  </v:textbox>
                </v:rect>
                <v:roundrect id="圓角矩形 347" o:spid="_x0000_s1072" style="position:absolute;left:1619;top:5016;width:31432;height:120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mp8ccA&#10;AADcAAAADwAAAGRycy9kb3ducmV2LnhtbESPQWvCQBSE70L/w/KEXkQ3tmptdJUitQqKUK2H3l6z&#10;r0kw+zZkVxP/fbcgeBxm5htmOm9MIS5Uudyygn4vAkGcWJ1zquDrsOyOQTiPrLGwTAqu5GA+e2hN&#10;Mda25k+67H0qAoRdjAoy78tYSpdkZND1bEkcvF9bGfRBVqnUFdYBbgr5FEUjaTDnsJBhSYuMktP+&#10;bBQMO++L0c9xlRy/V2i39e5188Faqcd28zYB4anx9/CtvdYKngcv8H8mH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pqfHHAAAA3AAAAA8AAAAAAAAAAAAAAAAAmAIAAGRy&#10;cy9kb3ducmV2LnhtbFBLBQYAAAAABAAEAPUAAACMAwAAAAA=&#10;" fillcolor="#ff9" strokecolor="#243f60 [1604]" strokeweight="2pt">
                  <v:textbox>
                    <w:txbxContent>
                      <w:p w:rsidR="00124FF1" w:rsidRPr="00135601" w:rsidRDefault="00124FF1"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v:textbox>
                </v:roundrect>
                <v:rect id="矩形 320" o:spid="_x0000_s1073" style="position:absolute;left:3619;top:8667;width:952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6zn8AA&#10;AADcAAAADwAAAGRycy9kb3ducmV2LnhtbERPzYrCMBC+C75DGGFvmqqLlmoUWVgUL4vVBxiasa02&#10;k5JE2/XpzWFhjx/f/3rbm0Y8yfnasoLpJAFBXFhdc6ngcv4epyB8QNbYWCYFv+RhuxkO1php2/GJ&#10;nnkoRQxhn6GCKoQ2k9IXFRn0E9sSR+5qncEQoSuldtjFcNPIWZIspMGaY0OFLX1VVNzzh1Fgpz/h&#10;eO4+H0yd26f1rWhey1Spj1G/W4EI1Id/8Z/7oBXMZ3F+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W6zn8AAAADcAAAADwAAAAAAAAAAAAAAAACYAgAAZHJzL2Rvd25y&#10;ZXYueG1sUEsFBgAAAAAEAAQA9QAAAIUDAAAAAA==&#10;" fillcolor="#4f81bd [3204]" strokecolor="#243f60 [1604]" strokeweight="2pt">
                  <v:textbox>
                    <w:txbxContent>
                      <w:p w:rsidR="00124FF1" w:rsidRDefault="00124FF1" w:rsidP="005B174A">
                        <w:pPr>
                          <w:jc w:val="center"/>
                          <w:rPr>
                            <w:rFonts w:eastAsiaTheme="minorEastAsia"/>
                          </w:rPr>
                        </w:pPr>
                        <w:proofErr w:type="spellStart"/>
                        <w:r>
                          <w:rPr>
                            <w:rFonts w:eastAsiaTheme="minorEastAsia" w:hint="eastAsia"/>
                          </w:rPr>
                          <w:t>PCS_n</w:t>
                        </w:r>
                        <w:proofErr w:type="spellEnd"/>
                      </w:p>
                      <w:p w:rsidR="00124FF1" w:rsidRPr="005B174A" w:rsidRDefault="00124FF1" w:rsidP="005B174A">
                        <w:pPr>
                          <w:jc w:val="center"/>
                          <w:rPr>
                            <w:rFonts w:eastAsiaTheme="minorEastAsia"/>
                          </w:rPr>
                        </w:pPr>
                        <w:r>
                          <w:rPr>
                            <w:rFonts w:eastAsiaTheme="minorEastAsia" w:hint="eastAsia"/>
                          </w:rPr>
                          <w:t>Registers</w:t>
                        </w:r>
                      </w:p>
                    </w:txbxContent>
                  </v:textbox>
                </v:rect>
                <v:rect id="矩形 323" o:spid="_x0000_s1074" style="position:absolute;left:17716;top:8667;width:1333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t6MQA&#10;AADcAAAADwAAAGRycy9kb3ducmV2LnhtbESPzWrDMBCE74G+g9hCb4kcJzTGiWJKoTTkUpr0ARZr&#10;azu1VkaSf5KnjwqFHoeZ+YbZFZNpxUDON5YVLBcJCOLS6oYrBV/nt3kGwgdkja1lUnAlD8X+YbbD&#10;XNuRP2k4hUpECPscFdQhdLmUvqzJoF/Yjjh639YZDFG6SmqHY4SbVqZJ8iwNNhwXauzotaby59Qb&#10;BXb5EY7ncd0zje49ay5le9tkSj09Ti9bEIGm8B/+ax+0glW6gt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LejEAAAA3AAAAA8AAAAAAAAAAAAAAAAAmAIAAGRycy9k&#10;b3ducmV2LnhtbFBLBQYAAAAABAAEAPUAAACJAwAAAAA=&#10;" fillcolor="#4f81bd [3204]" strokecolor="#243f60 [1604]" strokeweight="2pt">
                  <v:textbox>
                    <w:txbxContent>
                      <w:p w:rsidR="00124FF1" w:rsidRDefault="00124FF1" w:rsidP="005B174A">
                        <w:pPr>
                          <w:jc w:val="center"/>
                          <w:rPr>
                            <w:rFonts w:eastAsiaTheme="minorEastAsia"/>
                          </w:rPr>
                        </w:pPr>
                        <w:proofErr w:type="spellStart"/>
                        <w:r>
                          <w:rPr>
                            <w:rFonts w:eastAsiaTheme="minorEastAsia" w:hint="eastAsia"/>
                          </w:rPr>
                          <w:t>PCS_n</w:t>
                        </w:r>
                        <w:proofErr w:type="spellEnd"/>
                      </w:p>
                      <w:p w:rsidR="00124FF1" w:rsidRPr="005B174A" w:rsidRDefault="00124FF1" w:rsidP="005B174A">
                        <w:pPr>
                          <w:jc w:val="center"/>
                          <w:rPr>
                            <w:rFonts w:eastAsiaTheme="minorEastAsia"/>
                          </w:rPr>
                        </w:pPr>
                        <w:r>
                          <w:rPr>
                            <w:rFonts w:eastAsiaTheme="minorEastAsia" w:hint="eastAsia"/>
                          </w:rPr>
                          <w:t>Controller</w:t>
                        </w:r>
                      </w:p>
                    </w:txbxContent>
                  </v:textbox>
                </v:rect>
                <v:rect id="矩形 328" o:spid="_x0000_s1075" style="position:absolute;left:20288;top:18668;width:12763;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mcAA&#10;AADcAAAADwAAAGRycy9kb3ducmV2LnhtbERPzYrCMBC+C75DGGFvmqqLlmoUWVgUL4vVBxiasa02&#10;k5JE2/XpzWFhjx/f/3rbm0Y8yfnasoLpJAFBXFhdc6ngcv4epyB8QNbYWCYFv+RhuxkO1php2/GJ&#10;nnkoRQxhn6GCKoQ2k9IXFRn0E9sSR+5qncEQoSuldtjFcNPIWZIspMGaY0OFLX1VVNzzh1Fgpz/h&#10;eO4+H0yd26f1rWhey1Spj1G/W4EI1Id/8Z/7oBXMZ3Ft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xi/mcAAAADcAAAADwAAAAAAAAAAAAAAAACYAgAAZHJzL2Rvd25y&#10;ZXYueG1sUEsFBgAAAAAEAAQA9QAAAIUDAAAAAA==&#10;" fillcolor="#4f81bd [3204]" strokecolor="#243f60 [1604]" strokeweight="2pt">
                  <v:textbox>
                    <w:txbxContent>
                      <w:p w:rsidR="00124FF1" w:rsidRPr="003C7972" w:rsidRDefault="00124FF1" w:rsidP="00395BD2">
                        <w:pPr>
                          <w:rPr>
                            <w:rFonts w:eastAsiaTheme="minorEastAsia"/>
                            <w:sz w:val="22"/>
                          </w:rPr>
                        </w:pPr>
                        <w:proofErr w:type="spellStart"/>
                        <w:r w:rsidRPr="003C7972">
                          <w:rPr>
                            <w:rFonts w:eastAsiaTheme="minorEastAsia" w:hint="eastAsia"/>
                            <w:sz w:val="22"/>
                          </w:rPr>
                          <w:t>PowerController</w:t>
                        </w:r>
                        <w:proofErr w:type="spellEnd"/>
                      </w:p>
                    </w:txbxContent>
                  </v:textbox>
                </v:rect>
                <v:rect id="矩形 335" o:spid="_x0000_s1076" style="position:absolute;left:20288;top:226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CG2sQA&#10;AADcAAAADwAAAGRycy9kb3ducmV2LnhtbESP3WrCQBSE7wu+w3IE7+rGn2qIriKCWHpT/HmAQ/aY&#10;RLNnw+5qYp/eLRR6OczMN8xy3ZlaPMj5yrKC0TABQZxbXXGh4HzavacgfEDWWFsmBU/ysF713paY&#10;advygR7HUIgIYZ+hgjKEJpPS5yUZ9EPbEEfvYp3BEKUrpHbYRrip5ThJZtJgxXGhxIa2JeW3490o&#10;sKPv8HVqp3em1u3T6prXP/NUqUG/2yxABOrCf/iv/akVTCYf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AhtrEAAAA3AAAAA8AAAAAAAAAAAAAAAAAmAIAAGRycy9k&#10;b3ducmV2LnhtbFBLBQYAAAAABAAEAPUAAACJAwAAAAA=&#10;" fillcolor="#4f81bd [3204]" strokecolor="#243f60 [1604]" strokeweight="2pt">
                  <v:textbox>
                    <w:txbxContent>
                      <w:p w:rsidR="00124FF1" w:rsidRPr="00110101" w:rsidRDefault="00124FF1"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v:textbox>
                </v:rect>
                <v:rect id="矩形 341" o:spid="_x0000_s1077" style="position:absolute;left:20288;top:264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pMQA&#10;AADcAAAADwAAAGRycy9kb3ducmV2LnhtbESPwWrDMBBE74X+g9hCbo3sNDTGsRxKITT0EurkAxZr&#10;Y7u1VkZSYidfXwUKPQ4z84YpNpPpxYWc7ywrSOcJCOLa6o4bBcfD9jkD4QOyxt4yKbiSh035+FBg&#10;ru3IX3SpQiMihH2OCtoQhlxKX7dk0M/tQBy9k3UGQ5SukdrhGOGml4skeZUGO44LLQ703lL9U52N&#10;Apvuw+dhXJ6ZRveRdd91f1tlSs2eprc1iEBT+A//tXdawcsyhfuZeARk+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986TEAAAA3AAAAA8AAAAAAAAAAAAAAAAAmAIAAGRycy9k&#10;b3ducmV2LnhtbFBLBQYAAAAABAAEAPUAAACJAwAAAAA=&#10;" fillcolor="#4f81bd [3204]" strokecolor="#243f60 [1604]" strokeweight="2pt">
                  <v:textbox>
                    <w:txbxContent>
                      <w:p w:rsidR="00124FF1" w:rsidRPr="00395BD2" w:rsidRDefault="00124FF1"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v:textbox>
                </v:rect>
                <v:shape id="直線單箭頭接點 345" o:spid="_x0000_s1078" type="#_x0000_t32" style="position:absolute;left:13144;top:12049;width:45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KFxsQAAADcAAAADwAAAGRycy9kb3ducmV2LnhtbESPzWrDMBCE74W8g9hAbo2cxE2DG9mE&#10;QqA9Nj+Q49ZaW6bWyliqY799VSj0OMzMN8y+GG0rBup941jBapmAIC6dbrhWcDkfH3cgfEDW2Dom&#10;BRN5KPLZwx4z7e78QcMp1CJC2GeowITQZVL60pBFv3QdcfQq11sMUfa11D3eI9y2cp0kW2mx4bhg&#10;sKNXQ+XX6dsqSJ7Zrq7Xy84OZML7bVOl02el1GI+Hl5ABBrDf/iv/aYVbNIn+D0Tj4D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0oXGxAAAANwAAAAPAAAAAAAAAAAA&#10;AAAAAKECAABkcnMvZG93bnJldi54bWxQSwUGAAAAAAQABAD5AAAAkgMAAAAA&#10;" strokecolor="#4579b8 [3044]">
                  <v:stroke startarrow="open" endarrow="open"/>
                </v:shape>
                <v:shape id="直線單箭頭接點 346" o:spid="_x0000_s1079" type="#_x0000_t32" style="position:absolute;left:8382;top:3905;width:95;height:476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PMk8UAAADcAAAADwAAAGRycy9kb3ducmV2LnhtbESPT2vCQBTE70K/w/IKvdWN/0KJriKC&#10;UBEVUy/eHtlnkjb7NuyuGr99t1DwOMzMb5jZojONuJHztWUFg34CgriwuuZSwelr/f4BwgdkjY1l&#10;UvAgD4v5S2+GmbZ3PtItD6WIEPYZKqhCaDMpfVGRQd+3LXH0LtYZDFG6UmqH9wg3jRwmSSoN1hwX&#10;KmxpVVHxk1+Ngu1hINvvNNm5634yHOXFZleuz0q9vXbLKYhAXXiG/9ufWsFonMLfmX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PMk8UAAADcAAAADwAAAAAAAAAA&#10;AAAAAAChAgAAZHJzL2Rvd25yZXYueG1sUEsFBgAAAAAEAAQA+QAAAJMDAAAAAA==&#10;" strokecolor="#4579b8 [3044]">
                  <v:stroke startarrow="open" endarrow="open"/>
                </v:shape>
                <v:rect id="矩形 353" o:spid="_x0000_s1080" style="position:absolute;left:40163;top:13457;width:6287;height:42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pelcQA&#10;AADcAAAADwAAAGRycy9kb3ducmV2LnhtbESP3WrCQBSE7wu+w3IE7+rGn2qIriKCWHpT/HmAQ/aY&#10;RLNnw+5qYp/eLRR6OczMN8xy3ZlaPMj5yrKC0TABQZxbXXGh4HzavacgfEDWWFsmBU/ysF713paY&#10;advygR7HUIgIYZ+hgjKEJpPS5yUZ9EPbEEfvYp3BEKUrpHbYRrip5ThJZtJgxXGhxIa2JeW3490o&#10;sKPv8HVqp3em1u3T6prXP/NUqUG/2yxABOrCf/iv/akVTD4m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6XpXEAAAA3AAAAA8AAAAAAAAAAAAAAAAAmAIAAGRycy9k&#10;b3ducmV2LnhtbFBLBQYAAAAABAAEAPUAAACJAwAAAAA=&#10;" fillcolor="#4f81bd [3204]" strokecolor="#243f60 [1604]" strokeweight="2pt">
                  <v:textbox>
                    <w:txbxContent>
                      <w:p w:rsidR="00124FF1" w:rsidRPr="00185D84" w:rsidRDefault="00124FF1" w:rsidP="007C3B52">
                        <w:pPr>
                          <w:spacing w:line="240" w:lineRule="auto"/>
                          <w:jc w:val="center"/>
                          <w:rPr>
                            <w:rFonts w:eastAsiaTheme="minorEastAsia"/>
                            <w:sz w:val="20"/>
                          </w:rPr>
                        </w:pPr>
                        <w:r w:rsidRPr="00185D84">
                          <w:rPr>
                            <w:rFonts w:eastAsiaTheme="minorEastAsia" w:hint="eastAsia"/>
                            <w:sz w:val="20"/>
                          </w:rPr>
                          <w:t>State</w:t>
                        </w:r>
                      </w:p>
                      <w:p w:rsidR="00124FF1" w:rsidRPr="00185D84" w:rsidRDefault="00124FF1" w:rsidP="00185D84">
                        <w:pPr>
                          <w:jc w:val="center"/>
                          <w:rPr>
                            <w:rFonts w:eastAsiaTheme="minorEastAsia"/>
                            <w:sz w:val="20"/>
                          </w:rPr>
                        </w:pPr>
                        <w:r w:rsidRPr="00185D84">
                          <w:rPr>
                            <w:rFonts w:eastAsiaTheme="minorEastAsia" w:hint="eastAsia"/>
                            <w:sz w:val="20"/>
                          </w:rPr>
                          <w:t>Retain</w:t>
                        </w:r>
                      </w:p>
                    </w:txbxContent>
                  </v:textbox>
                </v:rect>
                <v:rect id="矩形 354" o:spid="_x0000_s1081" style="position:absolute;left:50927;top:13540;width:4381;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PG4cQA&#10;AADcAAAADwAAAGRycy9kb3ducmV2LnhtbESP3WrCQBSE7wu+w3IE73Rj/QvRVaQgFm+KPw9wyB6T&#10;aPZs2F1N2qfvCoVeDjPzDbPadKYWT3K+sqxgPEpAEOdWV1wouJx3wxSED8gaa8uk4Js8bNa9txVm&#10;2rZ8pOcpFCJC2GeooAyhyaT0eUkG/cg2xNG7WmcwROkKqR22EW5q+Z4kc2mw4rhQYkMfJeX308Mo&#10;sOOvcDi30wdT6/Zpdcvrn0Wq1KDfbZcgAnXhP/zX/tQKJrMpvM7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xuHEAAAA3AAAAA8AAAAAAAAAAAAAAAAAmAIAAGRycy9k&#10;b3ducmV2LnhtbFBLBQYAAAAABAAEAPUAAACJAwAAAAA=&#10;" fillcolor="#4f81bd [3204]" strokecolor="#243f60 [1604]" strokeweight="2pt">
                  <v:textbox>
                    <w:txbxContent>
                      <w:p w:rsidR="00124FF1" w:rsidRPr="00185D84" w:rsidRDefault="00124FF1" w:rsidP="00185D84">
                        <w:pPr>
                          <w:jc w:val="center"/>
                          <w:rPr>
                            <w:rFonts w:eastAsiaTheme="minorEastAsia"/>
                            <w:sz w:val="20"/>
                          </w:rPr>
                        </w:pPr>
                        <w:proofErr w:type="spellStart"/>
                        <w:r>
                          <w:rPr>
                            <w:rFonts w:eastAsiaTheme="minorEastAsia" w:hint="eastAsia"/>
                            <w:sz w:val="20"/>
                          </w:rPr>
                          <w:t>Iso</w:t>
                        </w:r>
                        <w:proofErr w:type="spellEnd"/>
                      </w:p>
                    </w:txbxContent>
                  </v:textbox>
                </v:rect>
                <v:shapetype id="_x0000_t33" coordsize="21600,21600" o:spt="33" o:oned="t" path="m,l21600,r,21600e" filled="f">
                  <v:stroke joinstyle="miter"/>
                  <v:path arrowok="t" fillok="f" o:connecttype="none"/>
                  <o:lock v:ext="edit" shapetype="t"/>
                </v:shapetype>
                <v:shape id="肘形接點 365" o:spid="_x0000_s1082" type="#_x0000_t33" style="position:absolute;left:11331;top:18894;width:15913;height:20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6t08UAAADcAAAADwAAAGRycy9kb3ducmV2LnhtbESPT2vCQBTE70K/w/IK3nST+qdt6ipS&#10;qIhCodFDj6/Z1yQk+zbsbjV+e1cQehxm5jfMYtWbVpzI+dqygnScgCAurK65VHA8fIxeQPiArLG1&#10;TAou5GG1fBgsMNP2zF90ykMpIoR9hgqqELpMSl9UZNCPbUccvV/rDIYoXSm1w3OEm1Y+JclcGqw5&#10;LlTY0XtFRZP/GQX2u87pdbPGKTefzz+7dC/54pQaPvbrNxCB+vAfvre3WsFkPoP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l6t08UAAADcAAAADwAAAAAAAAAA&#10;AAAAAAChAgAAZHJzL2Rvd25yZXYueG1sUEsFBgAAAAAEAAQA+QAAAJMDAAAAAA==&#10;" strokecolor="#4579b8 [3044]">
                  <v:stroke endarrow="open"/>
                </v:shape>
                <v:shape id="直線單箭頭接點 367" o:spid="_x0000_s1083" type="#_x0000_t32" style="position:absolute;left:18288;top:20049;width:2000;height: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3ysUAAADcAAAADwAAAGRycy9kb3ducmV2LnhtbESPX2vCMBTF34V9h3CFvWnqdCqdUWQy&#10;mAhK3UB8uzZ3bVlzU5LM1m+/DAY+Hs6fH2ex6kwtruR8ZVnBaJiAIM6trrhQ8PnxNpiD8AFZY22Z&#10;FNzIw2r50Ftgqm3LGV2PoRBxhH2KCsoQmlRKn5dk0A9tQxy9L+sMhihdIbXDNo6bWj4lyVQarDgS&#10;SmzotaT8+/hjImQzyZ53p91lQtn60F62531wZ6Ue+936BUSgLtzD/+13rWA8ncH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4H3ysUAAADcAAAADwAAAAAAAAAA&#10;AAAAAAChAgAAZHJzL2Rvd25yZXYueG1sUEsFBgAAAAAEAAQA+QAAAJMDAAAAAA==&#10;" strokecolor="#4579b8 [3044]">
                  <v:stroke endarrow="open"/>
                </v:shape>
                <v:shape id="直線單箭頭接點 368" o:spid="_x0000_s1084" type="#_x0000_t32" style="position:absolute;left:18288;top:24046;width:2000;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e4XcAAAADcAAAADwAAAGRycy9kb3ducmV2LnhtbERPS2vCQBC+F/oflin0VjdWIiF1FRFC&#10;vdYH6G2aHZNgdjZkN5r++85B8PjxvRer0bXqRn1oPBuYThJQxKW3DVcGDvviIwMVIrLF1jMZ+KMA&#10;q+XrywJz6+/8Q7ddrJSEcMjRQB1jl2sdypochonviIW7+N5hFNhX2vZ4l3DX6s8kmWuHDUtDjR1t&#10;aiqvu8EZmF1+x+8srnVWnPxmGNI0PRZnY97fxvUXqEhjfIof7q0V31zWyhk5Anr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mXuF3AAAAA3AAAAA8AAAAAAAAAAAAAAAAA&#10;oQIAAGRycy9kb3ducmV2LnhtbFBLBQYAAAAABAAEAPkAAACOAwAAAAA=&#10;" strokecolor="#4579b8 [3044]">
                  <v:stroke endarrow="open"/>
                </v:shape>
                <v:shape id="直線單箭頭接點 384" o:spid="_x0000_s1085" type="#_x0000_t32" style="position:absolute;left:31051;top:9556;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ZUosIAAADcAAAADwAAAGRycy9kb3ducmV2LnhtbESPQYvCMBSE7wv+h/AEb2uqa6VUo4hQ&#10;1qvuLujt2TzbYvNSmlTrvzeCsMdh5pthluve1OJGrassK5iMIxDEudUVFwp+f7LPBITzyBpry6Tg&#10;QQ7Wq8HHElNt77yn28EXIpSwS1FB6X2TSunykgy6sW2Ig3exrUEfZFtI3eI9lJtaTqNoLg1WHBZK&#10;bGhbUn49dEbB1+Xcfyd+I5PsaLddF8fxX3ZSajTsNwsQnnr/H37TOx24Z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ZUosIAAADcAAAADwAAAAAAAAAAAAAA&#10;AAChAgAAZHJzL2Rvd25yZXYueG1sUEsFBgAAAAAEAAQA+QAAAJADAAAAAA==&#10;" strokecolor="#4579b8 [3044]">
                  <v:stroke endarrow="open"/>
                </v:shape>
                <v:shape id="直線單箭頭接點 385" o:spid="_x0000_s1086" type="#_x0000_t32" style="position:absolute;left:31051;top:10858;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s/XMMAAADcAAAADwAAAGRycy9kb3ducmV2LnhtbESPT2vCQBTE74V+h+UJ3urGf22IrlKE&#10;gh5rI/T4zL5kg9m3IbuN8du7QsHjMDO/YdbbwTaip87XjhVMJwkI4sLpmisF+c/XWwrCB2SNjWNS&#10;cCMP283ryxoz7a78Tf0xVCJC2GeowITQZlL6wpBFP3EtcfRK11kMUXaV1B1eI9w2cpYk79JizXHB&#10;YEs7Q8Xl+GcVJB9sp6dTntqeTDj8zsvF7VwqNR4NnysQgYbwDP+391rBPF3C40w8An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rP1zDAAAA3AAAAA8AAAAAAAAAAAAA&#10;AAAAoQIAAGRycy9kb3ducmV2LnhtbFBLBQYAAAAABAAEAPkAAACRAwAAAAA=&#10;" strokecolor="#4579b8 [3044]">
                  <v:stroke startarrow="open" endarrow="open"/>
                </v:shape>
                <v:line id="直線接點 388" o:spid="_x0000_s1087" style="position:absolute;visibility:visible;mso-wrap-style:square" from="31051,12049" to="53086,12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fNz8IAAADcAAAADwAAAGRycy9kb3ducmV2LnhtbERPzWrCQBC+F/oOyxS81Y1KJY2uIgVB&#10;tJdqH2DMjkkwO5vujhp9+u6h0OPH9z9f9q5VVwqx8WxgNMxAEZfeNlwZ+D6sX3NQUZAttp7JwJ0i&#10;LBfPT3MsrL/xF133UqkUwrFAA7VIV2gdy5ocxqHviBN38sGhJBgqbQPeUrhr9TjLptphw6mhxo4+&#10;airP+4sz8LP73MT7sR3L9O2xPYdV/i6TaMzgpV/NQAn18i/+c2+sgUme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fNz8IAAADcAAAADwAAAAAAAAAAAAAA&#10;AAChAgAAZHJzL2Rvd25yZXYueG1sUEsFBgAAAAAEAAQA+QAAAJADAAAAAA==&#10;" strokecolor="#4579b8 [3044]"/>
                <v:shape id="直線單箭頭接點 394" o:spid="_x0000_s1088" type="#_x0000_t32" style="position:absolute;left:53086;top:12049;width:31;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Cf8QAAADcAAAADwAAAGRycy9kb3ducmV2LnhtbESPQWvCQBSE74X+h+UVvNVN1ZQY3QQR&#10;gl6rLdTbM/tMQrNvQ3aj8d+7hUKPw8w3w6zz0bTiSr1rLCt4m0YgiEurG64UfB6L1wSE88gaW8uk&#10;4E4O8uz5aY2ptjf+oOvBVyKUsEtRQe19l0rpypoMuqntiIN3sb1BH2RfSd3jLZSbVs6i6F0abDgs&#10;1NjRtqby5zAYBfPLedwlfiOT4ttuhyGO46/ipNTkZdysQHga/X/4j97rwC0X8HsmHAGZ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D8J/xAAAANwAAAAPAAAAAAAAAAAA&#10;AAAAAKECAABkcnMvZG93bnJldi54bWxQSwUGAAAAAAQABAD5AAAAkgMAAAAA&#10;" strokecolor="#4579b8 [3044]">
                  <v:stroke endarrow="open"/>
                </v:shape>
                <v:shape id="直線單箭頭接點 396" o:spid="_x0000_s1089" type="#_x0000_t32" style="position:absolute;left:43307;top:12049;width:0;height:1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H5k8MAAADcAAAADwAAAGRycy9kb3ducmV2LnhtbESPT4vCMBTE7wt+h/CEva2pLpVajSJC&#10;0ev6B/T2bJ5tsXkpTar1228WFjwOM78ZZrHqTS0e1LrKsoLxKAJBnFtdcaHgeMi+EhDOI2usLZOC&#10;FzlYLQcfC0y1ffIPPfa+EKGEXYoKSu+bVEqXl2TQjWxDHLybbQ36INtC6hafodzUchJFU2mw4rBQ&#10;YkObkvL7vjMKvm/Xfpv4tUyys910XRzHp+yi1OewX89BeOr9O/xP73TgZlP4OxOO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R+ZPDAAAA3AAAAA8AAAAAAAAAAAAA&#10;AAAAoQIAAGRycy9kb3ducmV2LnhtbFBLBQYAAAAABAAEAPkAAACRAwAAAAA=&#10;" strokecolor="#4579b8 [3044]">
                  <v:stroke endarrow="open"/>
                </v:shape>
                <v:shape id="肘形接點 397" o:spid="_x0000_s1090" type="#_x0000_t33" style="position:absolute;left:33051;top:17274;width:20066;height:242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XuUMYAAADcAAAADwAAAGRycy9kb3ducmV2LnhtbESPQWsCMRSE74L/ITzBi9SsCmq3RrGF&#10;gtRLa2uht9fNc3d187IkUXf/fVMQPA4z8w2zWDWmEhdyvrSsYDRMQBBnVpecK/j6fH2Yg/ABWWNl&#10;mRS05GG17HYWmGp75Q+67EIuIoR9igqKEOpUSp8VZNAPbU0cvYN1BkOULpfa4TXCTSXHSTKVBkuO&#10;CwXW9FJQdtqdjYJ9uX//OY548PbLbo7fg/b5vG2V6vea9ROIQE24h2/tjVYweZzB/5l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UV7lDGAAAA3AAAAA8AAAAAAAAA&#10;AAAAAAAAoQIAAGRycy9kb3ducmV2LnhtbFBLBQYAAAAABAAEAPkAAACUAwAAAAA=&#10;" strokecolor="#4579b8 [3044]">
                  <v:stroke endarrow="open"/>
                </v:shape>
                <v:shape id="直線單箭頭接點 398" o:spid="_x0000_s1091" type="#_x0000_t32" style="position:absolute;left:43307;top:17670;width:0;height:20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sTn8QAAADcAAAADwAAAGRycy9kb3ducmV2LnhtbERPTUvDQBC9C/6HZQq92U1rKxq7LaVS&#10;UApKqiC9TbNjEszOht21if++cxA8Pt73cj24Vp0pxMazgekkA0VcettwZeDjfXdzDyomZIutZzLw&#10;SxHWq+urJebW91zQ+ZAqJSEcczRQp9TlWseyJodx4jti4b58cJgEhkrbgL2Eu1bPsuxOO2xYGmrs&#10;aFtT+X34cVLyNC8W+8/9aU7F5q0/vRxfUzgaMx4Nm0dQiYb0L/5zP1sDtw+yVs7IEdC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yxOfxAAAANwAAAAPAAAAAAAAAAAA&#10;AAAAAKECAABkcnMvZG93bnJldi54bWxQSwUGAAAAAAQABAD5AAAAkgMAAAAA&#10;" strokecolor="#4579b8 [3044]">
                  <v:stroke endarrow="open"/>
                </v:shape>
                <v:shape id="直線單箭頭接點 400" o:spid="_x0000_s1092" type="#_x0000_t32" style="position:absolute;left:33051;top:24050;width:396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ScnsIAAADcAAAADwAAAGRycy9kb3ducmV2LnhtbERPy0rDQBTdC/7DcIXuzETbSEg7LSEQ&#10;dNtaQXe3mdskmLkTMpOHf99ZFFweznt3WEwnJhpca1nBSxSDIK6sbrlWcP4sn1MQziNr7CyTgj9y&#10;cNg/Puww03bmI00nX4sQwi5DBY33fSalqxoy6CLbEwfuageDPsChlnrAOYSbTr7G8Zs02HJoaLCn&#10;oqHq9zQaBevrZXlPfS7T8tsW45gkyVf5o9Tqacm3IDwt/l98d39oBZs4zA9nwhGQ+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pScnsIAAADcAAAADwAAAAAAAAAAAAAA&#10;AAChAgAAZHJzL2Rvd25yZXYueG1sUEsFBgAAAAAEAAQA+QAAAJADAAAAAA==&#10;" strokecolor="#4579b8 [3044]">
                  <v:stroke endarrow="open"/>
                </v:shape>
                <v:shape id="直線單箭頭接點 401" o:spid="_x0000_s1093" type="#_x0000_t32" style="position:absolute;left:33051;top:27850;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g5BcMAAADcAAAADwAAAGRycy9kb3ducmV2LnhtbESPT4vCMBTE78J+h/CEvWnqapdSjSJC&#10;ca/+Wdi9PZtnW2xeSpNq/fZGEDwOM/MbZrHqTS2u1LrKsoLJOAJBnFtdcaHgeMhGCQjnkTXWlknB&#10;nRyslh+DBaba3nhH170vRICwS1FB6X2TSunykgy6sW2Ig3e2rUEfZFtI3eItwE0tv6LoWxqsOCyU&#10;2NCmpPyy74yC6fnUbxO/lkn2ZzddF8fxb/av1OewX89BeOr9O/xq/2gFs2gC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YOQXDAAAA3AAAAA8AAAAAAAAAAAAA&#10;AAAAoQIAAGRycy9kb3ducmV2LnhtbFBLBQYAAAAABAAEAPkAAACRAwAAAAA=&#10;" strokecolor="#4579b8 [3044]">
                  <v:stroke endarrow="open"/>
                </v:shape>
                <v:shape id="直線單箭頭接點 402" o:spid="_x0000_s1094" type="#_x0000_t32" style="position:absolute;left:32670;top:20611;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qncsMAAADcAAAADwAAAGRycy9kb3ducmV2LnhtbESPT4vCMBTE78J+h/AWvGmqa5dSjSJC&#10;Wa/+Wdi9PZtnW2xeSpNq/fZGEDwOM/MbZrHqTS2u1LrKsoLJOAJBnFtdcaHgeMhGCQjnkTXWlknB&#10;nRyslh+DBaba3nhH170vRICwS1FB6X2TSunykgy6sW2Ig3e2rUEfZFtI3eItwE0tp1H0LQ1WHBZK&#10;bGhTUn7Zd0bB1/nU/yR+LZPsz266Lo7j3+xfqeFnv56D8NT7d/jV3moFs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Kp3LDAAAA3AAAAA8AAAAAAAAAAAAA&#10;AAAAoQIAAGRycy9kb3ducmV2LnhtbFBLBQYAAAAABAAEAPkAAACRAwAAAAA=&#10;" strokecolor="#4579b8 [3044]">
                  <v:stroke endarrow="open"/>
                </v:shape>
                <v:shape id="文字方塊 403" o:spid="_x0000_s1095" type="#_x0000_t202" style="position:absolute;left:635;top:1714;width:20129;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g38MYA&#10;AADcAAAADwAAAGRycy9kb3ducmV2LnhtbESPT4vCMBTE7wt+h/AEb2uq64pUo0hBVsQ9+Ofi7dk8&#10;22LzUpuo1U+/WRA8DjPzG2Yya0wpblS7wrKCXjcCQZxaXXCmYL9bfI5AOI+ssbRMCh7kYDZtfUww&#10;1vbOG7ptfSYChF2MCnLvq1hKl+Zk0HVtRRy8k60N+iDrTOoa7wFuStmPoqE0WHBYyLGiJKf0vL0a&#10;Batk8YubY9+MnmXysz7Nq8v+8K1Up93MxyA8Nf4dfrWXWsEg+oL/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g38MYAAADcAAAADwAAAAAAAAAAAAAAAACYAgAAZHJz&#10;L2Rvd25yZXYueG1sUEsFBgAAAAAEAAQA9QAAAIsDAAAAAA==&#10;" filled="f" stroked="f" strokeweight=".5pt">
                  <v:textbox>
                    <w:txbxContent>
                      <w:p w:rsidR="00124FF1" w:rsidRPr="00135601" w:rsidRDefault="00124FF1">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v:textbox>
                </v:shape>
                <v:shape id="文字方塊 404" o:spid="_x0000_s1096" type="#_x0000_t202" style="position:absolute;left:33242;top:7588;width:2572;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GvhMYA&#10;AADcAAAADwAAAGRycy9kb3ducmV2LnhtbESPQWvCQBSE7wX/w/IK3uqmYkVSVwmBUJH2oPXi7Zl9&#10;JqHZtzG7TaK/3i0IPQ4z8w2zXA+mFh21rrKs4HUSgSDOra64UHD4zl4WIJxH1lhbJgVXcrBejZ6W&#10;GGvb8466vS9EgLCLUUHpfRNL6fKSDLqJbYiDd7atQR9kW0jdYh/gppbTKJpLgxWHhRIbSkvKf/a/&#10;RsE2zb5wd5qaxa1OPz7PSXM5HN+UGj8PyTsIT4P/Dz/aG61gFs3g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GvhMYAAADcAAAADwAAAAAAAAAAAAAAAACYAgAAZHJz&#10;L2Rvd25yZXYueG1sUEsFBgAAAAAEAAQA9QAAAIsDAAAAAA==&#10;" filled="f" stroked="f" strokeweight=".5pt">
                  <v:textbox>
                    <w:txbxContent>
                      <w:p w:rsidR="00124FF1" w:rsidRPr="00C42C6B" w:rsidRDefault="00124FF1">
                        <w:pPr>
                          <w:rPr>
                            <w:rFonts w:eastAsiaTheme="minorEastAsia"/>
                          </w:rPr>
                        </w:pPr>
                        <w:r>
                          <w:rPr>
                            <w:rFonts w:eastAsiaTheme="minorEastAsia" w:hint="eastAsia"/>
                          </w:rPr>
                          <w:t>1</w:t>
                        </w:r>
                      </w:p>
                    </w:txbxContent>
                  </v:textbox>
                </v:shape>
                <v:shape id="文字方塊 405" o:spid="_x0000_s1097" type="#_x0000_t202" style="position:absolute;left:33178;top:9334;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KH8YA&#10;AADcAAAADwAAAGRycy9kb3ducmV2LnhtbESPQWvCQBSE74X+h+UJvdWN0ohEVwkBaSn2oPXi7Zl9&#10;JsHs2zS7TaK/3i0IPQ4z8w2zXA+mFh21rrKsYDKOQBDnVldcKDh8b17nIJxH1lhbJgVXcrBePT8t&#10;MdG25x11e1+IAGGXoILS+yaR0uUlGXRj2xAH72xbgz7ItpC6xT7ATS2nUTSTBisOCyU2lJWUX/a/&#10;RsFntvnC3Wlq5rc6e9+e0+bncIyVehkN6QKEp8H/hx/tD63gLYr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0KH8YAAADcAAAADwAAAAAAAAAAAAAAAACYAgAAZHJz&#10;L2Rvd25yZXYueG1sUEsFBgAAAAAEAAQA9QAAAIsDAAAAAA==&#10;" filled="f" stroked="f" strokeweight=".5pt">
                  <v:textbox>
                    <w:txbxContent>
                      <w:p w:rsidR="00124FF1" w:rsidRPr="00C42C6B" w:rsidRDefault="00124FF1">
                        <w:pPr>
                          <w:rPr>
                            <w:rFonts w:eastAsiaTheme="minorEastAsia"/>
                          </w:rPr>
                        </w:pPr>
                        <w:r>
                          <w:rPr>
                            <w:rFonts w:eastAsiaTheme="minorEastAsia" w:hint="eastAsia"/>
                          </w:rPr>
                          <w:t>2</w:t>
                        </w:r>
                      </w:p>
                    </w:txbxContent>
                  </v:textbox>
                </v:shape>
                <v:shape id="文字方塊 410" o:spid="_x0000_s1098" type="#_x0000_t202" style="position:absolute;left:33242;top:10980;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M/WsMA&#10;AADcAAAADwAAAGRycy9kb3ducmV2LnhtbERPTWvCQBC9F/wPywje6ibSFomuQQLSIvZg9OJtzI5J&#10;MDsbs1sT++u7h4LHx/tepoNpxJ06V1tWEE8jEMSF1TWXCo6HzeschPPIGhvLpOBBDtLV6GWJibY9&#10;7+me+1KEEHYJKqi8bxMpXVGRQTe1LXHgLrYz6APsSqk77EO4aeQsij6kwZpDQ4UtZRUV1/zHKNhm&#10;m2/cn2dm/ttkn7vLur0dT+9KTcbDegHC0+Cf4n/3l1bwFof54Uw4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M/WsMAAADcAAAADwAAAAAAAAAAAAAAAACYAgAAZHJzL2Rv&#10;d25yZXYueG1sUEsFBgAAAAAEAAQA9QAAAIgDAAAAAA==&#10;" filled="f" stroked="f" strokeweight=".5pt">
                  <v:textbox>
                    <w:txbxContent>
                      <w:p w:rsidR="00124FF1" w:rsidRPr="00C42C6B" w:rsidRDefault="00124FF1">
                        <w:pPr>
                          <w:rPr>
                            <w:rFonts w:eastAsiaTheme="minorEastAsia"/>
                          </w:rPr>
                        </w:pPr>
                        <w:r>
                          <w:rPr>
                            <w:rFonts w:eastAsiaTheme="minorEastAsia" w:hint="eastAsia"/>
                          </w:rPr>
                          <w:t>3</w:t>
                        </w:r>
                      </w:p>
                    </w:txbxContent>
                  </v:textbox>
                </v:shape>
                <v:shape id="文字方塊 415" o:spid="_x0000_s1099" type="#_x0000_t202" style="position:absolute;left:33401;top:17399;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cwscA&#10;AADcAAAADwAAAGRycy9kb3ducmV2LnhtbESPQWvCQBSE74X+h+UJvdVNpEpIXUMIBEtpD1ovvb1m&#10;n0kw+zbNrpr6692C4HGYmW+YZTaaTpxocK1lBfE0AkFcWd1yrWD3VT4nIJxH1thZJgV/5CBbPT4s&#10;MdX2zBs6bX0tAoRdigoa7/tUSlc1ZNBNbU8cvL0dDPogh1rqAc8Bbjo5i6KFNNhyWGiwp6Kh6rA9&#10;GgXvRfmJm5+ZSS5dsf7Y5/3v7nuu1NNkzF9BeBr9PXxrv2kFL/Ec/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UnMLHAAAA3AAAAA8AAAAAAAAAAAAAAAAAmAIAAGRy&#10;cy9kb3ducmV2LnhtbFBLBQYAAAAABAAEAPUAAACMAwAAAAA=&#10;" filled="f" stroked="f" strokeweight=".5pt">
                  <v:textbox>
                    <w:txbxContent>
                      <w:p w:rsidR="00124FF1" w:rsidRPr="00C42C6B" w:rsidRDefault="00124FF1">
                        <w:pPr>
                          <w:rPr>
                            <w:rFonts w:eastAsiaTheme="minorEastAsia"/>
                          </w:rPr>
                        </w:pPr>
                        <w:r>
                          <w:rPr>
                            <w:rFonts w:eastAsiaTheme="minorEastAsia" w:hint="eastAsia"/>
                          </w:rPr>
                          <w:t>7</w:t>
                        </w:r>
                      </w:p>
                    </w:txbxContent>
                  </v:textbox>
                </v:shape>
                <v:shape id="文字方塊 421" o:spid="_x0000_s1100" type="#_x0000_t202" style="position:absolute;left:17526;top:17813;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NQfMYA&#10;AADcAAAADwAAAGRycy9kb3ducmV2LnhtbESPQWvCQBSE70L/w/IKvenG0IqkriIBUUp70Hrx9sw+&#10;k9DdtzG7Jml/fbcg9DjMzDfMYjVYIzpqfe1YwXSSgCAunK65VHD83IznIHxA1mgck4Jv8rBaPowW&#10;mGnX8566QyhFhLDPUEEVQpNJ6YuKLPqJa4ijd3GtxRBlW0rdYh/h1sg0SWbSYs1xocKG8oqKr8PN&#10;KnjLNx+4P6d2/mPy7ftl3VyPpxelnh6H9SuIQEP4D9/bO63gOZ3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NQfMYAAADcAAAADwAAAAAAAAAAAAAAAACYAgAAZHJz&#10;L2Rvd25yZXYueG1sUEsFBgAAAAAEAAQA9QAAAIsDAAAAAA==&#10;" filled="f" stroked="f" strokeweight=".5pt">
                  <v:textbox>
                    <w:txbxContent>
                      <w:p w:rsidR="00124FF1" w:rsidRPr="00C42C6B" w:rsidRDefault="00124FF1">
                        <w:pPr>
                          <w:rPr>
                            <w:rFonts w:eastAsiaTheme="minorEastAsia"/>
                          </w:rPr>
                        </w:pPr>
                        <w:r>
                          <w:rPr>
                            <w:rFonts w:eastAsiaTheme="minorEastAsia" w:hint="eastAsia"/>
                          </w:rPr>
                          <w:t>44</w:t>
                        </w:r>
                      </w:p>
                    </w:txbxContent>
                  </v:textbox>
                </v:shape>
                <v:shape id="文字方塊 426" o:spid="_x0000_s1101" type="#_x0000_t202" style="position:absolute;left:17526;top:21718;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ICMcA&#10;AADcAAAADwAAAGRycy9kb3ducmV2LnhtbESPzWrDMBCE74G+g9hCbolc04bgRjHGYFJCesjPpbet&#10;tbFNrZVrKY7Tp68KhRyHmfmGWaWjacVAvWssK3iaRyCIS6sbrhScjsVsCcJ5ZI2tZVJwIwfp+mGy&#10;wkTbK+9pOPhKBAi7BBXU3neJlK6syaCb2444eGfbG/RB9pXUPV4D3LQyjqKFNNhwWKixo7ym8utw&#10;MQq2efGO+8/YLH/afLM7Z9336eNFqenjmL2C8DT6e/i//aYVPMc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yAjHAAAA3AAAAA8AAAAAAAAAAAAAAAAAmAIAAGRy&#10;cy9kb3ducmV2LnhtbFBLBQYAAAAABAAEAPUAAACMAwAAAAA=&#10;" filled="f" stroked="f" strokeweight=".5pt">
                  <v:textbox>
                    <w:txbxContent>
                      <w:p w:rsidR="00124FF1" w:rsidRPr="00C42C6B" w:rsidRDefault="00124FF1">
                        <w:pPr>
                          <w:rPr>
                            <w:rFonts w:eastAsiaTheme="minorEastAsia"/>
                          </w:rPr>
                        </w:pPr>
                        <w:r>
                          <w:rPr>
                            <w:rFonts w:eastAsiaTheme="minorEastAsia" w:hint="eastAsia"/>
                          </w:rPr>
                          <w:t>54</w:t>
                        </w:r>
                      </w:p>
                    </w:txbxContent>
                  </v:textbox>
                </v:shape>
                <v:shape id="文字方塊 431" o:spid="_x0000_s1102" type="#_x0000_t202" style="position:absolute;left:17589;top:25558;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GocYA&#10;AADcAAAADwAAAGRycy9kb3ducmV2LnhtbESPT4vCMBTE7wt+h/AEb2uq64pUo0hBVsQ9+Ofi7dk8&#10;22LzUpuo1U+/WRA8DjPzG2Yya0wpblS7wrKCXjcCQZxaXXCmYL9bfI5AOI+ssbRMCh7kYDZtfUww&#10;1vbOG7ptfSYChF2MCnLvq1hKl+Zk0HVtRRy8k60N+iDrTOoa7wFuStmPoqE0WHBYyLGiJKf0vL0a&#10;Batk8YubY9+MnmXysz7Nq8v+8K1Up93MxyA8Nf4dfrWXWsHgqw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rGocYAAADcAAAADwAAAAAAAAAAAAAAAACYAgAAZHJz&#10;L2Rvd25yZXYueG1sUEsFBgAAAAAEAAQA9QAAAIsDAAAAAA==&#10;" filled="f" stroked="f" strokeweight=".5pt">
                  <v:textbox>
                    <w:txbxContent>
                      <w:p w:rsidR="00124FF1" w:rsidRPr="00C42C6B" w:rsidRDefault="00124FF1">
                        <w:pPr>
                          <w:rPr>
                            <w:rFonts w:eastAsiaTheme="minorEastAsia"/>
                          </w:rPr>
                        </w:pPr>
                        <w:r>
                          <w:rPr>
                            <w:rFonts w:eastAsiaTheme="minorEastAsia" w:hint="eastAsia"/>
                          </w:rPr>
                          <w:t>64</w:t>
                        </w:r>
                      </w:p>
                    </w:txbxContent>
                  </v:textbox>
                </v:shape>
                <v:shape id="文字方塊 436" o:spid="_x0000_s1103" type="#_x0000_t202" style="position:absolute;left:635;top:20049;width:16510;height:11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BFsYA&#10;AADcAAAADwAAAGRycy9kb3ducmV2LnhtbESPQWsCMRSE74X+h/CE3mpWq1JWoxRR8VDUquD1kTx3&#10;Fzcvyya62/76RhA8DjPzDTOZtbYUN6p94VhBr5uAINbOFJwpOB6W758gfEA2WDomBb/kYTZ9fZlg&#10;alzDP3Tbh0xECPsUFeQhVKmUXudk0XddRRy9s6sthijrTJoamwi3pewnyUhaLDgu5FjRPCd92V+t&#10;gkafVn+6n50W2+q4WX4Pd+ekt1PqrdN+jUEEasMz/GivjYLBxwj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TBFsYAAADcAAAADwAAAAAAAAAAAAAAAACYAgAAZHJz&#10;L2Rvd25yZXYueG1sUEsFBgAAAAAEAAQA9QAAAIsDAAAAAA==&#10;" fillcolor="white [3201]" strokecolor="#a5a5a5 [2092]" strokeweight=".5pt">
                  <v:textbox>
                    <w:txbxContent>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4. Voltage scaling</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5. Frequency scaling</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6. Reset control</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7. Always-on power</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8. Gated power</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9. Gated clock</w:t>
                        </w:r>
                      </w:p>
                      <w:p w:rsidR="00124FF1" w:rsidRPr="00651CC4" w:rsidRDefault="00124FF1"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10. Reset</w:t>
                        </w:r>
                      </w:p>
                    </w:txbxContent>
                  </v:textbox>
                </v:shape>
                <v:shape id="文字方塊 437" o:spid="_x0000_s1104" type="#_x0000_t202" style="position:absolute;left:33401;top:19875;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7TscA&#10;AADcAAAADwAAAGRycy9kb3ducmV2LnhtbESPT2vCQBTE7wW/w/KE3upGW21IXUUCYin1oPXi7Zl9&#10;+UOzb2N21dRP7xYEj8PM/IaZzjtTizO1rrKsYDiIQBBnVldcKNj9LF9iEM4ja6wtk4I/cjCf9Z6m&#10;mGh74Q2dt74QAcIuQQWl900ipctKMugGtiEOXm5bgz7ItpC6xUuAm1qOomgiDVYcFkpsKC0p+92e&#10;jIKvdLnGzWFk4mudrr7zRXPc7cdKPfe7xQcIT51/hO/tT63g7fUd/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07HAAAA3AAAAA8AAAAAAAAAAAAAAAAAmAIAAGRy&#10;cy9kb3ducmV2LnhtbFBLBQYAAAAABAAEAPUAAACMAwAAAAA=&#10;" filled="f" stroked="f" strokeweight=".5pt">
                  <v:textbox>
                    <w:txbxContent>
                      <w:p w:rsidR="00124FF1" w:rsidRPr="00C42C6B" w:rsidRDefault="00124FF1">
                        <w:pPr>
                          <w:rPr>
                            <w:rFonts w:eastAsiaTheme="minorEastAsia"/>
                          </w:rPr>
                        </w:pPr>
                        <w:r>
                          <w:rPr>
                            <w:rFonts w:eastAsiaTheme="minorEastAsia" w:hint="eastAsia"/>
                          </w:rPr>
                          <w:t>87</w:t>
                        </w:r>
                      </w:p>
                    </w:txbxContent>
                  </v:textbox>
                </v:shape>
                <v:shape id="文字方塊 442" o:spid="_x0000_s1105" type="#_x0000_t202" style="position:absolute;left:33401;top:23494;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4rq8cA&#10;AADcAAAADwAAAGRycy9kb3ducmV2LnhtbESPzWrDMBCE74W+g9hCb41c45TgRAnBYFJKcsjPpbet&#10;tbFNrJVrKbbbp68ChRyHmfmGWaxG04ieOldbVvA6iUAQF1bXXCo4HfOXGQjnkTU2lknBDzlYLR8f&#10;FphqO/Ce+oMvRYCwS1FB5X2bSumKigy6iW2Jg3e2nUEfZFdK3eEQ4KaRcRS9SYM1h4UKW8oqKi6H&#10;q1HwkeU73H/FZvbbZJvted1+nz6nSj0/jes5CE+jv4f/2+9aQZLE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OK6vHAAAA3AAAAA8AAAAAAAAAAAAAAAAAmAIAAGRy&#10;cy9kb3ducmV2LnhtbFBLBQYAAAAABAAEAPUAAACMAwAAAAA=&#10;" filled="f" stroked="f" strokeweight=".5pt">
                  <v:textbox>
                    <w:txbxContent>
                      <w:p w:rsidR="00124FF1" w:rsidRPr="00C42C6B" w:rsidRDefault="00124FF1">
                        <w:pPr>
                          <w:rPr>
                            <w:rFonts w:eastAsiaTheme="minorEastAsia"/>
                          </w:rPr>
                        </w:pPr>
                        <w:r>
                          <w:rPr>
                            <w:rFonts w:eastAsiaTheme="minorEastAsia" w:hint="eastAsia"/>
                          </w:rPr>
                          <w:t>987</w:t>
                        </w:r>
                      </w:p>
                    </w:txbxContent>
                  </v:textbox>
                </v:shape>
                <v:shape id="文字方塊 447" o:spid="_x0000_s1106" type="#_x0000_t202" style="position:absolute;left:33337;top:27241;width:368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mIM8cA&#10;AADcAAAADwAAAGRycy9kb3ducmV2LnhtbESPQWvCQBSE70L/w/IKvemmEluJriIBqUh7iPXS2zP7&#10;TEKzb9PsNon99a4g9DjMzDfMcj2YWnTUusqygudJBII4t7riQsHxczueg3AeWWNtmRRcyMF69TBa&#10;YqJtzxl1B1+IAGGXoILS+yaR0uUlGXQT2xAH72xbgz7ItpC6xT7ATS2nUfQiDVYcFkpsKC0p/z78&#10;GgX7dPuB2Wlq5n91+vZ+3jQ/x6+ZUk+Pw2YBwtPg/8P39k4riONX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5iDPHAAAA3AAAAA8AAAAAAAAAAAAAAAAAmAIAAGRy&#10;cy9kb3ducmV2LnhtbFBLBQYAAAAABAAEAPUAAACMAwAAAAA=&#10;" filled="f" stroked="f" strokeweight=".5pt">
                  <v:textbox>
                    <w:txbxContent>
                      <w:p w:rsidR="00124FF1" w:rsidRPr="00C42C6B" w:rsidRDefault="00124FF1">
                        <w:pPr>
                          <w:rPr>
                            <w:rFonts w:eastAsiaTheme="minorEastAsia"/>
                          </w:rPr>
                        </w:pPr>
                        <w:r>
                          <w:rPr>
                            <w:rFonts w:eastAsiaTheme="minorEastAsia" w:hint="eastAsia"/>
                          </w:rPr>
                          <w:t>10987</w:t>
                        </w:r>
                      </w:p>
                    </w:txbxContent>
                  </v:textbox>
                </v:shape>
                <v:shape id="文字方塊 452" o:spid="_x0000_s1107" type="#_x0000_t202" style="position:absolute;left:35814;top:153;width:16510;height:5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AitcYA&#10;AADcAAAADwAAAGRycy9kb3ducmV2LnhtbESPT2vCQBTE7wW/w/IEb3VjUJHoKiJaeiit/8DrY/eZ&#10;BLNvQ3Zr0n76bkHwOMzMb5jFqrOVuFPjS8cKRsMEBLF2puRcwfm0e52B8AHZYOWYFPyQh9Wy97LA&#10;zLiWD3Q/hlxECPsMFRQh1JmUXhdk0Q9dTRy9q2sshiibXJoG2wi3lUyTZCotlhwXCqxpU5C+Hb+t&#10;glZf3n51ml+2X/X5c/cx2V+T0V6pQb9bz0EE6sIz/Gi/GwXjSQr/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AitcYAAADcAAAADwAAAAAAAAAAAAAAAACYAgAAZHJz&#10;L2Rvd25yZXYueG1sUEsFBgAAAAAEAAQA9QAAAIsDAAAAAA==&#10;" fillcolor="white [3201]" strokecolor="#a5a5a5 [2092]" strokeweight=".5pt">
                  <v:textbox>
                    <w:txbxContent>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1. </w:t>
                        </w:r>
                        <w:r>
                          <w:rPr>
                            <w:rFonts w:eastAsiaTheme="minorEastAsia" w:hint="eastAsia"/>
                            <w:i/>
                            <w:color w:val="7F7F7F" w:themeColor="text1" w:themeTint="80"/>
                            <w:sz w:val="20"/>
                            <w:szCs w:val="20"/>
                          </w:rPr>
                          <w:t>Wakeup/Interrupt</w:t>
                        </w:r>
                      </w:p>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2. Standby interface</w:t>
                        </w:r>
                      </w:p>
                      <w:p w:rsidR="00124FF1" w:rsidRPr="00351BF6" w:rsidRDefault="00124FF1"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3. </w:t>
                        </w:r>
                        <w:proofErr w:type="spellStart"/>
                        <w:r w:rsidRPr="00351BF6">
                          <w:rPr>
                            <w:rFonts w:eastAsiaTheme="minorEastAsia" w:hint="eastAsia"/>
                            <w:i/>
                            <w:color w:val="7F7F7F" w:themeColor="text1" w:themeTint="80"/>
                            <w:sz w:val="20"/>
                            <w:szCs w:val="20"/>
                          </w:rPr>
                          <w:t>Iso</w:t>
                        </w:r>
                        <w:proofErr w:type="spellEnd"/>
                        <w:r w:rsidRPr="00351BF6">
                          <w:rPr>
                            <w:rFonts w:eastAsiaTheme="minorEastAsia" w:hint="eastAsia"/>
                            <w:i/>
                            <w:color w:val="7F7F7F" w:themeColor="text1" w:themeTint="80"/>
                            <w:sz w:val="20"/>
                            <w:szCs w:val="20"/>
                          </w:rPr>
                          <w:t>/</w:t>
                        </w:r>
                        <w:proofErr w:type="spellStart"/>
                        <w:r w:rsidRPr="00351BF6">
                          <w:rPr>
                            <w:rFonts w:eastAsiaTheme="minorEastAsia" w:hint="eastAsia"/>
                            <w:i/>
                            <w:color w:val="7F7F7F" w:themeColor="text1" w:themeTint="80"/>
                            <w:sz w:val="20"/>
                            <w:szCs w:val="20"/>
                          </w:rPr>
                          <w:t>Reten</w:t>
                        </w:r>
                        <w:proofErr w:type="spellEnd"/>
                        <w:r w:rsidRPr="00351BF6">
                          <w:rPr>
                            <w:rFonts w:eastAsiaTheme="minorEastAsia" w:hint="eastAsia"/>
                            <w:i/>
                            <w:color w:val="7F7F7F" w:themeColor="text1" w:themeTint="80"/>
                            <w:sz w:val="20"/>
                            <w:szCs w:val="20"/>
                          </w:rPr>
                          <w:t xml:space="preserve"> control</w:t>
                        </w:r>
                      </w:p>
                    </w:txbxContent>
                  </v:textbox>
                </v:shape>
                <v:shape id="直線單箭頭接點 11" o:spid="_x0000_s1108" type="#_x0000_t32" style="position:absolute;left:55308;top:15407;width:3524;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TnTcAAAADbAAAADwAAAGRycy9kb3ducmV2LnhtbERPS4vCMBC+C/sfwizszaauVEo1ighl&#10;vfoC9zbbjG2xmZQm1e6/N4LgbT6+5yxWg2nEjTpXW1YwiWIQxIXVNZcKjod8nIJwHlljY5kU/JOD&#10;1fJjtMBM2zvv6Lb3pQgh7DJUUHnfZlK6oiKDLrItceAutjPoA+xKqTu8h3DTyO84nkmDNYeGClva&#10;VFRc971RML38DT+pX8s0P9tN3ydJcsp/lfr6HNZzEJ4G/xa/3Fsd5k/g+Us4QC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0U503AAAAA2wAAAA8AAAAAAAAAAAAAAAAA&#10;oQIAAGRycy9kb3ducmV2LnhtbFBLBQYAAAAABAAEAPkAAACOAwAAAAA=&#10;" strokecolor="#4579b8 [3044]">
                  <v:stroke endarrow="open"/>
                </v:shape>
                <v:shape id="直線單箭頭接點 103" o:spid="_x0000_s1109" type="#_x0000_t32" style="position:absolute;left:48768;top:15384;width:2159;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hbcIAAADcAAAADwAAAGRycy9kb3ducmV2LnhtbERPTWuDQBC9F/Iflgnk1qyJWMRkE0SQ&#10;9lrbQnObuBOVuLPiron5991Cobd5vM/ZH2fTixuNrrOsYLOOQBDXVnfcKPj8KJ9TEM4ja+wtk4IH&#10;OTgeFk97zLS98zvdKt+IEMIuQwWt90MmpatbMujWdiAO3MWOBn2AYyP1iPcQbnq5jaIXabDj0NDi&#10;QEVL9bWajIL4cp5fU5/LtPy2xTQlSfJVnpRaLed8B8LT7P/Ff+43HeZHMfw+Ey6Qh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ihbcIAAADcAAAADwAAAAAAAAAAAAAA&#10;AAChAgAAZHJzL2Rvd25yZXYueG1sUEsFBgAAAAAEAAQA+QAAAJADAAAAAA==&#10;" strokecolor="#4579b8 [3044]">
                  <v:stroke endarrow="open"/>
                </v:shape>
                <w10:anchorlock/>
              </v:group>
            </w:pict>
          </mc:Fallback>
        </mc:AlternateContent>
      </w:r>
    </w:p>
    <w:p w:rsidR="00A365F3" w:rsidRDefault="00A365F3" w:rsidP="00F2189D">
      <w:pPr>
        <w:pStyle w:val="aa"/>
        <w:ind w:left="720"/>
        <w:jc w:val="center"/>
        <w:rPr>
          <w:rFonts w:eastAsia="新細明體"/>
        </w:rPr>
      </w:pPr>
      <w:bookmarkStart w:id="41" w:name="_Toc8026680"/>
      <w:proofErr w:type="gramStart"/>
      <w:r>
        <w:t xml:space="preserve">Figure </w:t>
      </w:r>
      <w:r w:rsidR="00894EFA">
        <w:fldChar w:fldCharType="begin"/>
      </w:r>
      <w:r w:rsidR="00894EFA">
        <w:instrText xml:space="preserve"> SEQ Figure \* ARABIC </w:instrText>
      </w:r>
      <w:r w:rsidR="00894EFA">
        <w:fldChar w:fldCharType="separate"/>
      </w:r>
      <w:r w:rsidR="00EF63D1">
        <w:rPr>
          <w:noProof/>
        </w:rPr>
        <w:t>2</w:t>
      </w:r>
      <w:r w:rsidR="00894EFA">
        <w:rPr>
          <w:noProof/>
        </w:rPr>
        <w:fldChar w:fldCharType="end"/>
      </w:r>
      <w:r>
        <w:rPr>
          <w:rFonts w:eastAsia="新細明體" w:hint="eastAsia"/>
        </w:rPr>
        <w:t>.</w:t>
      </w:r>
      <w:proofErr w:type="gramEnd"/>
      <w:r>
        <w:rPr>
          <w:rFonts w:eastAsia="新細明體" w:hint="eastAsia"/>
        </w:rPr>
        <w:t xml:space="preserve"> PCS Block Diagram</w:t>
      </w:r>
      <w:bookmarkEnd w:id="41"/>
    </w:p>
    <w:p w:rsidR="00CC613B" w:rsidRDefault="00CC613B" w:rsidP="00CC613B">
      <w:pPr>
        <w:pStyle w:val="31"/>
        <w:spacing w:before="203"/>
      </w:pPr>
      <w:bookmarkStart w:id="42" w:name="_Toc8026622"/>
      <w:r>
        <w:rPr>
          <w:rFonts w:eastAsiaTheme="minorEastAsia" w:hint="eastAsia"/>
        </w:rPr>
        <w:t>System</w:t>
      </w:r>
      <w:r>
        <w:rPr>
          <w:rFonts w:hint="eastAsia"/>
        </w:rPr>
        <w:t xml:space="preserve"> Control</w:t>
      </w:r>
      <w:bookmarkEnd w:id="42"/>
      <w:del w:id="43" w:author="Chevy Chia-Wei Hsu(許家瑋)" w:date="2019-05-02T15:59:00Z">
        <w:r w:rsidR="00C61575" w:rsidDel="00B609C0">
          <w:rPr>
            <w:rFonts w:eastAsiaTheme="minorEastAsia" w:hint="eastAsia"/>
          </w:rPr>
          <w:delText xml:space="preserve"> (TBD)</w:delText>
        </w:r>
      </w:del>
    </w:p>
    <w:p w:rsidR="00B609C0" w:rsidRDefault="00B609C0">
      <w:pPr>
        <w:pStyle w:val="affa"/>
        <w:numPr>
          <w:ilvl w:val="0"/>
          <w:numId w:val="45"/>
        </w:numPr>
        <w:ind w:leftChars="0"/>
        <w:rPr>
          <w:ins w:id="44" w:author="Chevy Chia-Wei Hsu(許家瑋)" w:date="2019-05-02T16:00:00Z"/>
        </w:rPr>
        <w:pPrChange w:id="45" w:author="Chevy Chia-Wei Hsu(許家瑋)" w:date="2019-05-02T16:11:00Z">
          <w:pPr/>
        </w:pPrChange>
      </w:pPr>
      <w:proofErr w:type="spellStart"/>
      <w:ins w:id="46" w:author="Chevy Chia-Wei Hsu(許家瑋)" w:date="2019-05-02T15:59:00Z">
        <w:r w:rsidRPr="00B609C0">
          <w:rPr>
            <w:rPrChange w:id="47" w:author="Chevy Chia-Wei Hsu(許家瑋)" w:date="2019-05-02T15:59:00Z">
              <w:rPr>
                <w:rFonts w:eastAsiaTheme="minorEastAsia"/>
                <w:color w:val="FF0000"/>
              </w:rPr>
            </w:rPrChange>
          </w:rPr>
          <w:t>Core_reset_vectors</w:t>
        </w:r>
      </w:ins>
      <w:proofErr w:type="spellEnd"/>
    </w:p>
    <w:p w:rsidR="008152AA" w:rsidRPr="008152AA" w:rsidRDefault="00B609C0">
      <w:pPr>
        <w:pStyle w:val="affa"/>
        <w:numPr>
          <w:ilvl w:val="0"/>
          <w:numId w:val="45"/>
        </w:numPr>
        <w:ind w:leftChars="0"/>
        <w:rPr>
          <w:ins w:id="48" w:author="Chevy Chia-Wei Hsu(許家瑋)" w:date="2019-05-02T16:11:00Z"/>
          <w:rFonts w:eastAsiaTheme="minorEastAsia"/>
          <w:rPrChange w:id="49" w:author="Chevy Chia-Wei Hsu(許家瑋)" w:date="2019-05-02T16:11:00Z">
            <w:rPr>
              <w:ins w:id="50" w:author="Chevy Chia-Wei Hsu(許家瑋)" w:date="2019-05-02T16:11:00Z"/>
            </w:rPr>
          </w:rPrChange>
        </w:rPr>
        <w:pPrChange w:id="51" w:author="Chevy Chia-Wei Hsu(許家瑋)" w:date="2019-05-02T16:11:00Z">
          <w:pPr/>
        </w:pPrChange>
      </w:pPr>
      <w:proofErr w:type="spellStart"/>
      <w:ins w:id="52" w:author="Chevy Chia-Wei Hsu(許家瑋)" w:date="2019-05-02T16:01:00Z">
        <w:r w:rsidRPr="008152AA">
          <w:rPr>
            <w:rFonts w:eastAsiaTheme="minorEastAsia"/>
            <w:rPrChange w:id="53" w:author="Chevy Chia-Wei Hsu(許家瑋)" w:date="2019-05-02T16:11:00Z">
              <w:rPr/>
            </w:rPrChange>
          </w:rPr>
          <w:t>system_clock_ratio</w:t>
        </w:r>
      </w:ins>
      <w:proofErr w:type="spellEnd"/>
    </w:p>
    <w:p w:rsidR="008152AA" w:rsidRDefault="008152AA">
      <w:pPr>
        <w:pStyle w:val="affa"/>
        <w:numPr>
          <w:ilvl w:val="1"/>
          <w:numId w:val="45"/>
        </w:numPr>
        <w:ind w:leftChars="0"/>
        <w:rPr>
          <w:ins w:id="54" w:author="Chevy Chia-Wei Hsu(許家瑋)" w:date="2019-05-02T16:11:00Z"/>
          <w:rFonts w:eastAsiaTheme="minorEastAsia"/>
        </w:rPr>
        <w:pPrChange w:id="55" w:author="Chevy Chia-Wei Hsu(許家瑋)" w:date="2019-05-02T16:11:00Z">
          <w:pPr/>
        </w:pPrChange>
      </w:pPr>
      <w:proofErr w:type="spellStart"/>
      <w:ins w:id="56" w:author="Chevy Chia-Wei Hsu(許家瑋)" w:date="2019-05-02T16:11:00Z">
        <w:r w:rsidRPr="008152AA">
          <w:rPr>
            <w:rFonts w:eastAsiaTheme="minorEastAsia"/>
            <w:rPrChange w:id="57" w:author="Chevy Chia-Wei Hsu(許家瑋)" w:date="2019-05-02T16:11:00Z">
              <w:rPr/>
            </w:rPrChange>
          </w:rPr>
          <w:t>sysclk_sel</w:t>
        </w:r>
        <w:proofErr w:type="spellEnd"/>
      </w:ins>
    </w:p>
    <w:p w:rsidR="008152AA" w:rsidRDefault="008152AA">
      <w:pPr>
        <w:pStyle w:val="affa"/>
        <w:numPr>
          <w:ilvl w:val="1"/>
          <w:numId w:val="45"/>
        </w:numPr>
        <w:ind w:leftChars="0"/>
        <w:rPr>
          <w:ins w:id="58" w:author="Chevy Chia-Wei Hsu(許家瑋)" w:date="2019-05-02T16:11:00Z"/>
          <w:rFonts w:eastAsiaTheme="minorEastAsia"/>
        </w:rPr>
        <w:pPrChange w:id="59" w:author="Chevy Chia-Wei Hsu(許家瑋)" w:date="2019-05-02T16:11:00Z">
          <w:pPr/>
        </w:pPrChange>
      </w:pPr>
      <w:proofErr w:type="spellStart"/>
      <w:ins w:id="60" w:author="Chevy Chia-Wei Hsu(許家瑋)" w:date="2019-05-02T16:11:00Z">
        <w:r w:rsidRPr="008152AA">
          <w:rPr>
            <w:rFonts w:eastAsiaTheme="minorEastAsia"/>
            <w:rPrChange w:id="61" w:author="Chevy Chia-Wei Hsu(許家瑋)" w:date="2019-05-02T16:11:00Z">
              <w:rPr/>
            </w:rPrChange>
          </w:rPr>
          <w:t>bus_ratio</w:t>
        </w:r>
        <w:proofErr w:type="spellEnd"/>
      </w:ins>
    </w:p>
    <w:p w:rsidR="008152AA" w:rsidRDefault="008152AA">
      <w:pPr>
        <w:pStyle w:val="affa"/>
        <w:rPr>
          <w:ins w:id="62" w:author="Chevy Chia-Wei Hsu(許家瑋)" w:date="2019-05-02T16:11:00Z"/>
          <w:rFonts w:eastAsiaTheme="minorEastAsia"/>
        </w:rPr>
        <w:pPrChange w:id="63" w:author="Chevy Chia-Wei Hsu(許家瑋)" w:date="2019-05-02T16:11:00Z">
          <w:pPr/>
        </w:pPrChange>
      </w:pPr>
    </w:p>
    <w:p w:rsidR="008152AA" w:rsidRDefault="008152AA">
      <w:pPr>
        <w:pStyle w:val="affa"/>
        <w:rPr>
          <w:ins w:id="64" w:author="Chevy Chia-Wei Hsu(許家瑋)" w:date="2019-05-02T16:11:00Z"/>
          <w:rFonts w:eastAsiaTheme="minorEastAsia"/>
        </w:rPr>
        <w:pPrChange w:id="65" w:author="Chevy Chia-Wei Hsu(許家瑋)" w:date="2019-05-02T16:11:00Z">
          <w:pPr/>
        </w:pPrChange>
      </w:pPr>
    </w:p>
    <w:p w:rsidR="00284F68" w:rsidRPr="008152AA" w:rsidDel="00D423A2" w:rsidRDefault="00284F68">
      <w:pPr>
        <w:pStyle w:val="affa"/>
        <w:numPr>
          <w:ilvl w:val="0"/>
          <w:numId w:val="45"/>
        </w:numPr>
        <w:spacing w:before="120"/>
        <w:ind w:leftChars="0"/>
        <w:rPr>
          <w:del w:id="66" w:author="Chevy Chia-Wei Hsu(許家瑋)" w:date="2019-05-02T08:58:00Z"/>
          <w:rFonts w:eastAsiaTheme="minorEastAsia"/>
          <w:rPrChange w:id="67" w:author="Chevy Chia-Wei Hsu(許家瑋)" w:date="2019-05-02T16:11:00Z">
            <w:rPr>
              <w:del w:id="68" w:author="Chevy Chia-Wei Hsu(許家瑋)" w:date="2019-05-02T08:58:00Z"/>
              <w:color w:val="FF0000"/>
            </w:rPr>
          </w:rPrChange>
        </w:rPr>
        <w:pPrChange w:id="69" w:author="Chevy Chia-Wei Hsu(許家瑋)" w:date="2019-05-02T16:11:00Z">
          <w:pPr>
            <w:pStyle w:val="31"/>
            <w:spacing w:before="203"/>
          </w:pPr>
        </w:pPrChange>
      </w:pPr>
      <w:del w:id="70" w:author="Chevy Chia-Wei Hsu(許家瑋)" w:date="2019-05-02T08:58:00Z">
        <w:r w:rsidRPr="008152AA" w:rsidDel="00D423A2">
          <w:rPr>
            <w:rFonts w:eastAsiaTheme="minorEastAsia"/>
            <w:rPrChange w:id="71" w:author="Chevy Chia-Wei Hsu(許家瑋)" w:date="2019-05-02T16:11:00Z">
              <w:rPr>
                <w:rFonts w:eastAsiaTheme="minorEastAsia"/>
                <w:b w:val="0"/>
                <w:color w:val="FF0000"/>
              </w:rPr>
            </w:rPrChange>
          </w:rPr>
          <w:delText>Internal</w:delText>
        </w:r>
        <w:r w:rsidRPr="00B609C0" w:rsidDel="00D423A2">
          <w:rPr>
            <w:rPrChange w:id="72" w:author="Chevy Chia-Wei Hsu(許家瑋)" w:date="2019-05-02T15:59:00Z">
              <w:rPr>
                <w:b w:val="0"/>
                <w:color w:val="FF0000"/>
              </w:rPr>
            </w:rPrChange>
          </w:rPr>
          <w:delText xml:space="preserve"> Control</w:delText>
        </w:r>
        <w:r w:rsidR="00C61575" w:rsidRPr="008152AA" w:rsidDel="00D423A2">
          <w:rPr>
            <w:rFonts w:eastAsiaTheme="minorEastAsia"/>
            <w:rPrChange w:id="73" w:author="Chevy Chia-Wei Hsu(許家瑋)" w:date="2019-05-02T16:11:00Z">
              <w:rPr>
                <w:rFonts w:eastAsiaTheme="minorEastAsia"/>
                <w:b w:val="0"/>
                <w:color w:val="FF0000"/>
              </w:rPr>
            </w:rPrChange>
          </w:rPr>
          <w:delText xml:space="preserve"> (TBD)</w:delText>
        </w:r>
      </w:del>
    </w:p>
    <w:p w:rsidR="00C301DB" w:rsidRPr="00C301DB" w:rsidRDefault="00C301DB">
      <w:pPr>
        <w:pStyle w:val="affa"/>
        <w:rPr>
          <w:rFonts w:eastAsia="新細明體"/>
        </w:rPr>
        <w:pPrChange w:id="74" w:author="Chevy Chia-Wei Hsu(許家瑋)" w:date="2019-05-02T16:11:00Z">
          <w:pPr/>
        </w:pPrChange>
      </w:pPr>
    </w:p>
    <w:p w:rsidR="003736FA" w:rsidRPr="004D3034" w:rsidRDefault="003736FA" w:rsidP="003736FA">
      <w:pPr>
        <w:pStyle w:val="1"/>
        <w:pageBreakBefore/>
        <w:tabs>
          <w:tab w:val="num" w:pos="480"/>
        </w:tabs>
        <w:spacing w:before="406" w:after="203"/>
        <w:ind w:left="0"/>
        <w:rPr>
          <w:rFonts w:eastAsia="新細明體"/>
        </w:rPr>
      </w:pPr>
      <w:bookmarkStart w:id="75" w:name="_Toc8026623"/>
      <w:r w:rsidRPr="004D3034">
        <w:rPr>
          <w:rFonts w:eastAsia="新細明體"/>
        </w:rPr>
        <w:lastRenderedPageBreak/>
        <w:t>Design Configuration</w:t>
      </w:r>
      <w:bookmarkEnd w:id="75"/>
    </w:p>
    <w:p w:rsidR="003736FA" w:rsidRDefault="003736FA" w:rsidP="003736FA">
      <w:pPr>
        <w:rPr>
          <w:rFonts w:eastAsia="新細明體"/>
        </w:rPr>
      </w:pPr>
      <w:r w:rsidRPr="004D3034">
        <w:rPr>
          <w:rFonts w:eastAsia="新細明體"/>
        </w:rPr>
        <w:t>Describe the hardware configurations of the design.</w:t>
      </w:r>
      <w:r>
        <w:rPr>
          <w:rFonts w:eastAsia="新細明體" w:hint="eastAsia"/>
        </w:rPr>
        <w:t xml:space="preserve"> </w:t>
      </w:r>
      <w:r>
        <w:rPr>
          <w:rFonts w:eastAsia="新細明體"/>
        </w:rPr>
        <w:fldChar w:fldCharType="begin"/>
      </w:r>
      <w:r>
        <w:rPr>
          <w:rFonts w:eastAsia="新細明體"/>
        </w:rPr>
        <w:instrText xml:space="preserve"> </w:instrText>
      </w:r>
      <w:r>
        <w:rPr>
          <w:rFonts w:eastAsia="新細明體" w:hint="eastAsia"/>
        </w:rPr>
        <w:instrText>REF _Ref468780807 \h</w:instrText>
      </w:r>
      <w:r>
        <w:rPr>
          <w:rFonts w:eastAsia="新細明體"/>
        </w:rPr>
        <w:instrText xml:space="preserve"> </w:instrText>
      </w:r>
      <w:r>
        <w:rPr>
          <w:rFonts w:eastAsia="新細明體"/>
        </w:rPr>
      </w:r>
      <w:r>
        <w:rPr>
          <w:rFonts w:eastAsia="新細明體"/>
        </w:rPr>
        <w:fldChar w:fldCharType="separate"/>
      </w:r>
      <w:r w:rsidR="00EF63D1">
        <w:t xml:space="preserve">Table </w:t>
      </w:r>
      <w:r w:rsidR="00EF63D1">
        <w:rPr>
          <w:noProof/>
        </w:rPr>
        <w:t>1</w:t>
      </w:r>
      <w:r>
        <w:rPr>
          <w:rFonts w:eastAsia="新細明體"/>
        </w:rPr>
        <w:fldChar w:fldCharType="end"/>
      </w:r>
      <w:r>
        <w:rPr>
          <w:rFonts w:eastAsia="新細明體" w:hint="eastAsia"/>
        </w:rPr>
        <w:t xml:space="preserve"> shows configuration macros.</w:t>
      </w:r>
    </w:p>
    <w:p w:rsidR="003736FA" w:rsidRDefault="003736FA" w:rsidP="003736FA">
      <w:pPr>
        <w:rPr>
          <w:rFonts w:eastAsia="新細明體"/>
        </w:rPr>
      </w:pPr>
    </w:p>
    <w:p w:rsidR="003736FA" w:rsidRDefault="003736FA" w:rsidP="003736FA">
      <w:pPr>
        <w:pStyle w:val="aa"/>
        <w:rPr>
          <w:rFonts w:eastAsia="新細明體"/>
        </w:rPr>
      </w:pPr>
      <w:bookmarkStart w:id="76" w:name="_Ref468780807"/>
      <w:bookmarkStart w:id="77" w:name="_Toc8026670"/>
      <w:proofErr w:type="gramStart"/>
      <w:r>
        <w:t xml:space="preserve">Table </w:t>
      </w:r>
      <w:r w:rsidR="00894EFA">
        <w:fldChar w:fldCharType="begin"/>
      </w:r>
      <w:r w:rsidR="00894EFA">
        <w:instrText xml:space="preserve"> SEQ Table \* ARABIC </w:instrText>
      </w:r>
      <w:r w:rsidR="00894EFA">
        <w:fldChar w:fldCharType="separate"/>
      </w:r>
      <w:r w:rsidR="00EF63D1">
        <w:rPr>
          <w:noProof/>
        </w:rPr>
        <w:t>1</w:t>
      </w:r>
      <w:r w:rsidR="00894EFA">
        <w:rPr>
          <w:noProof/>
        </w:rPr>
        <w:fldChar w:fldCharType="end"/>
      </w:r>
      <w:bookmarkEnd w:id="76"/>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77"/>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2013"/>
        <w:gridCol w:w="2977"/>
        <w:gridCol w:w="5352"/>
      </w:tblGrid>
      <w:tr w:rsidR="003736FA" w:rsidRPr="00712E32" w:rsidTr="00910F16">
        <w:trPr>
          <w:cantSplit/>
          <w:tblHeader/>
        </w:trPr>
        <w:tc>
          <w:tcPr>
            <w:tcW w:w="2013"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Pr>
                <w:rFonts w:eastAsia="新細明體" w:cs="Candara" w:hint="eastAsia"/>
                <w:b/>
                <w:color w:val="000000"/>
                <w:sz w:val="20"/>
                <w:szCs w:val="24"/>
              </w:rPr>
              <w:t>Configuration</w:t>
            </w:r>
          </w:p>
        </w:tc>
        <w:tc>
          <w:tcPr>
            <w:tcW w:w="2977"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jc w:val="center"/>
              <w:textAlignment w:val="baseline"/>
              <w:rPr>
                <w:rFonts w:eastAsia="Candara" w:cs="Candara"/>
                <w:b/>
                <w:color w:val="000000"/>
                <w:sz w:val="20"/>
                <w:szCs w:val="24"/>
              </w:rPr>
            </w:pPr>
            <w:r>
              <w:rPr>
                <w:rFonts w:eastAsia="新細明體" w:cs="Candara" w:hint="eastAsia"/>
                <w:b/>
                <w:color w:val="000000"/>
                <w:sz w:val="20"/>
                <w:szCs w:val="24"/>
              </w:rPr>
              <w:t>Macro Name</w:t>
            </w:r>
          </w:p>
        </w:tc>
        <w:tc>
          <w:tcPr>
            <w:tcW w:w="5352"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sidRPr="00712E32">
              <w:rPr>
                <w:rFonts w:eastAsia="Candara" w:cs="Candara"/>
                <w:b/>
                <w:color w:val="000000"/>
                <w:sz w:val="20"/>
                <w:szCs w:val="24"/>
              </w:rPr>
              <w:t>Description</w:t>
            </w:r>
          </w:p>
        </w:tc>
      </w:tr>
      <w:tr w:rsidR="00770E13" w:rsidRPr="00712E32" w:rsidTr="00910F16">
        <w:trPr>
          <w:cantSplit/>
        </w:trPr>
        <w:tc>
          <w:tcPr>
            <w:tcW w:w="2013" w:type="dxa"/>
            <w:tcBorders>
              <w:top w:val="single" w:sz="12" w:space="0" w:color="0000FF"/>
            </w:tcBorders>
            <w:shd w:val="clear" w:color="auto" w:fill="FFFFFF"/>
            <w:vAlign w:val="center"/>
          </w:tcPr>
          <w:p w:rsidR="00770E13"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hint="eastAsia"/>
                <w:color w:val="000000"/>
                <w:sz w:val="20"/>
                <w:szCs w:val="24"/>
              </w:rPr>
              <w:t>PCS</w:t>
            </w:r>
            <w:r>
              <w:rPr>
                <w:rFonts w:eastAsia="新細明體" w:cs="Candara" w:hint="eastAsia"/>
                <w:color w:val="000000"/>
                <w:sz w:val="20"/>
                <w:szCs w:val="24"/>
              </w:rPr>
              <w:t xml:space="preserve"> number</w:t>
            </w:r>
          </w:p>
        </w:tc>
        <w:tc>
          <w:tcPr>
            <w:tcW w:w="2977" w:type="dxa"/>
            <w:tcBorders>
              <w:top w:val="single" w:sz="12" w:space="0" w:color="0000FF"/>
            </w:tcBorders>
            <w:shd w:val="clear" w:color="auto" w:fill="FFFFFF"/>
            <w:vAlign w:val="center"/>
          </w:tcPr>
          <w:p w:rsidR="00770E13" w:rsidRPr="00770E13" w:rsidRDefault="00770E13" w:rsidP="00910F16">
            <w:pPr>
              <w:adjustRightInd w:val="0"/>
              <w:snapToGrid/>
              <w:spacing w:before="120" w:after="120" w:line="0" w:lineRule="atLeast"/>
              <w:jc w:val="center"/>
              <w:textAlignment w:val="baseline"/>
              <w:rPr>
                <w:rFonts w:eastAsia="新細明體" w:cs="Candara"/>
                <w:color w:val="000000"/>
                <w:sz w:val="20"/>
                <w:szCs w:val="24"/>
              </w:rPr>
            </w:pPr>
            <w:r w:rsidRPr="00770E13">
              <w:rPr>
                <w:rFonts w:eastAsia="新細明體" w:cs="Candara" w:hint="eastAsia"/>
                <w:color w:val="000000"/>
                <w:sz w:val="20"/>
                <w:szCs w:val="24"/>
              </w:rPr>
              <w:t>PCS_NUM</w:t>
            </w:r>
          </w:p>
        </w:tc>
        <w:tc>
          <w:tcPr>
            <w:tcW w:w="5352" w:type="dxa"/>
            <w:tcBorders>
              <w:top w:val="single" w:sz="12" w:space="0" w:color="0000FF"/>
            </w:tcBorders>
            <w:shd w:val="clear" w:color="auto" w:fill="FFFFFF"/>
            <w:vAlign w:val="center"/>
          </w:tcPr>
          <w:p w:rsidR="00770E13" w:rsidRDefault="004F08DC" w:rsidP="003736FA">
            <w:pPr>
              <w:adjustRightInd w:val="0"/>
              <w:snapToGrid/>
              <w:spacing w:before="120" w:after="120" w:line="0" w:lineRule="atLeast"/>
              <w:textAlignment w:val="baseline"/>
              <w:rPr>
                <w:rFonts w:eastAsia="新細明體" w:cs="Candara"/>
                <w:color w:val="000000"/>
                <w:sz w:val="20"/>
                <w:szCs w:val="24"/>
              </w:rPr>
            </w:pPr>
            <w:r w:rsidRPr="004F08DC">
              <w:rPr>
                <w:rFonts w:eastAsia="新細明體" w:cs="Candara" w:hint="eastAsia"/>
                <w:color w:val="FF0000"/>
                <w:sz w:val="20"/>
                <w:szCs w:val="24"/>
              </w:rPr>
              <w:t>1</w:t>
            </w:r>
            <w:r w:rsidR="00770E13">
              <w:rPr>
                <w:rFonts w:eastAsia="新細明體" w:cs="Candara" w:hint="eastAsia"/>
                <w:color w:val="000000"/>
                <w:sz w:val="20"/>
                <w:szCs w:val="24"/>
              </w:rPr>
              <w:t>~</w:t>
            </w:r>
            <w:r w:rsidR="00353329">
              <w:rPr>
                <w:rFonts w:eastAsia="新細明體" w:cs="Candara" w:hint="eastAsia"/>
                <w:color w:val="000000"/>
                <w:sz w:val="20"/>
                <w:szCs w:val="24"/>
              </w:rPr>
              <w:t>8</w:t>
            </w:r>
          </w:p>
          <w:p w:rsidR="00F517AC" w:rsidDel="002061E2" w:rsidRDefault="00F517AC">
            <w:pPr>
              <w:adjustRightInd w:val="0"/>
              <w:snapToGrid/>
              <w:spacing w:before="120" w:after="120" w:line="0" w:lineRule="atLeast"/>
              <w:textAlignment w:val="baseline"/>
              <w:rPr>
                <w:del w:id="78" w:author="Chevy Chia-Wei Hsu(許家瑋)" w:date="2019-05-02T14:27:00Z"/>
                <w:rFonts w:eastAsia="新細明體" w:cs="Candara"/>
                <w:color w:val="000000"/>
                <w:sz w:val="20"/>
                <w:szCs w:val="24"/>
              </w:rPr>
            </w:pPr>
            <w:r>
              <w:rPr>
                <w:rFonts w:eastAsia="新細明體" w:cs="Candara" w:hint="eastAsia"/>
                <w:color w:val="000000"/>
                <w:sz w:val="20"/>
                <w:szCs w:val="24"/>
              </w:rPr>
              <w:t>PCS0 is for Always-on power domain</w:t>
            </w:r>
            <w:del w:id="79" w:author="Chevy Chia-Wei Hsu(許家瑋)" w:date="2019-05-02T14:27:00Z">
              <w:r w:rsidDel="002061E2">
                <w:rPr>
                  <w:rFonts w:eastAsia="新細明體" w:cs="Candara" w:hint="eastAsia"/>
                  <w:color w:val="000000"/>
                  <w:sz w:val="20"/>
                  <w:szCs w:val="24"/>
                </w:rPr>
                <w:delText xml:space="preserve"> </w:delText>
              </w:r>
            </w:del>
          </w:p>
          <w:p w:rsidR="004F08DC" w:rsidRPr="00712E32" w:rsidRDefault="00F517AC">
            <w:pPr>
              <w:adjustRightInd w:val="0"/>
              <w:snapToGrid/>
              <w:spacing w:before="120" w:after="120" w:line="0" w:lineRule="atLeast"/>
              <w:textAlignment w:val="baseline"/>
              <w:rPr>
                <w:rFonts w:eastAsia="新細明體" w:cs="Candara"/>
                <w:color w:val="000000"/>
                <w:sz w:val="20"/>
                <w:szCs w:val="24"/>
              </w:rPr>
            </w:pPr>
            <w:del w:id="80" w:author="Chevy Chia-Wei Hsu(許家瑋)" w:date="2019-05-02T14:27:00Z">
              <w:r w:rsidDel="002061E2">
                <w:rPr>
                  <w:rFonts w:eastAsia="新細明體" w:cs="Candara" w:hint="eastAsia"/>
                  <w:color w:val="000000"/>
                  <w:sz w:val="20"/>
                  <w:szCs w:val="24"/>
                </w:rPr>
                <w:delText>(v0.3) PCS0 is for global power domain control</w:delText>
              </w:r>
            </w:del>
          </w:p>
        </w:tc>
      </w:tr>
      <w:tr w:rsidR="0075389D" w:rsidRPr="00712E32" w:rsidDel="00B609C0" w:rsidTr="00910F16">
        <w:trPr>
          <w:cantSplit/>
          <w:del w:id="81" w:author="Chevy Chia-Wei Hsu(許家瑋)" w:date="2019-05-02T16:05:00Z"/>
        </w:trPr>
        <w:tc>
          <w:tcPr>
            <w:tcW w:w="2013" w:type="dxa"/>
            <w:tcBorders>
              <w:bottom w:val="single" w:sz="4" w:space="0" w:color="0000FF"/>
            </w:tcBorders>
            <w:shd w:val="clear" w:color="auto" w:fill="FFFFFF"/>
            <w:vAlign w:val="center"/>
          </w:tcPr>
          <w:p w:rsidR="0075389D" w:rsidRPr="00712E32" w:rsidDel="00B609C0" w:rsidRDefault="0075389D" w:rsidP="001F5AA5">
            <w:pPr>
              <w:adjustRightInd w:val="0"/>
              <w:snapToGrid/>
              <w:spacing w:before="120" w:after="120" w:line="0" w:lineRule="atLeast"/>
              <w:textAlignment w:val="baseline"/>
              <w:rPr>
                <w:del w:id="82" w:author="Chevy Chia-Wei Hsu(許家瑋)" w:date="2019-05-02T16:05:00Z"/>
                <w:rFonts w:eastAsia="新細明體" w:cs="Candara"/>
                <w:color w:val="000000"/>
                <w:sz w:val="20"/>
                <w:szCs w:val="24"/>
              </w:rPr>
            </w:pPr>
            <w:del w:id="83" w:author="Chevy Chia-Wei Hsu(許家瑋)" w:date="2019-05-02T16:05:00Z">
              <w:r w:rsidDel="00B609C0">
                <w:rPr>
                  <w:rFonts w:eastAsia="新細明體" w:cs="Candara" w:hint="eastAsia"/>
                  <w:color w:val="000000"/>
                  <w:sz w:val="20"/>
                  <w:szCs w:val="24"/>
                </w:rPr>
                <w:delText>timestamp</w:delText>
              </w:r>
            </w:del>
          </w:p>
        </w:tc>
        <w:tc>
          <w:tcPr>
            <w:tcW w:w="2977" w:type="dxa"/>
            <w:tcBorders>
              <w:bottom w:val="single" w:sz="4" w:space="0" w:color="0000FF"/>
            </w:tcBorders>
            <w:shd w:val="clear" w:color="auto" w:fill="FFFFFF"/>
            <w:vAlign w:val="center"/>
          </w:tcPr>
          <w:p w:rsidR="0075389D" w:rsidRPr="00712E32" w:rsidDel="00B609C0" w:rsidRDefault="0075389D" w:rsidP="00910F16">
            <w:pPr>
              <w:adjustRightInd w:val="0"/>
              <w:snapToGrid/>
              <w:spacing w:before="120" w:after="120" w:line="0" w:lineRule="atLeast"/>
              <w:jc w:val="center"/>
              <w:textAlignment w:val="baseline"/>
              <w:rPr>
                <w:del w:id="84" w:author="Chevy Chia-Wei Hsu(許家瑋)" w:date="2019-05-02T16:05:00Z"/>
                <w:rFonts w:eastAsia="新細明體" w:cs="Candara"/>
                <w:color w:val="000000"/>
                <w:sz w:val="20"/>
                <w:szCs w:val="24"/>
              </w:rPr>
            </w:pPr>
            <w:del w:id="85" w:author="Chevy Chia-Wei Hsu(許家瑋)" w:date="2019-05-02T16:05:00Z">
              <w:r w:rsidDel="00B609C0">
                <w:rPr>
                  <w:rFonts w:eastAsia="新細明體" w:cs="Candara" w:hint="eastAsia"/>
                  <w:color w:val="000000"/>
                  <w:sz w:val="20"/>
                  <w:szCs w:val="24"/>
                </w:rPr>
                <w:delText>SYS_TS</w:delText>
              </w:r>
            </w:del>
          </w:p>
        </w:tc>
        <w:tc>
          <w:tcPr>
            <w:tcW w:w="5352" w:type="dxa"/>
            <w:tcBorders>
              <w:bottom w:val="single" w:sz="4" w:space="0" w:color="0000FF"/>
            </w:tcBorders>
            <w:shd w:val="clear" w:color="auto" w:fill="FFFFFF"/>
            <w:vAlign w:val="center"/>
          </w:tcPr>
          <w:p w:rsidR="0075389D" w:rsidDel="00B609C0" w:rsidRDefault="0075389D" w:rsidP="0075389D">
            <w:pPr>
              <w:adjustRightInd w:val="0"/>
              <w:snapToGrid/>
              <w:spacing w:before="120" w:after="120" w:line="0" w:lineRule="atLeast"/>
              <w:textAlignment w:val="baseline"/>
              <w:rPr>
                <w:del w:id="86" w:author="Chevy Chia-Wei Hsu(許家瑋)" w:date="2019-05-02T16:05:00Z"/>
                <w:rFonts w:eastAsia="新細明體" w:cs="Candara"/>
                <w:color w:val="000000"/>
                <w:sz w:val="20"/>
                <w:szCs w:val="24"/>
              </w:rPr>
            </w:pPr>
            <w:del w:id="87" w:author="Chevy Chia-Wei Hsu(許家瑋)" w:date="2019-05-02T16:05:00Z">
              <w:r w:rsidDel="00B609C0">
                <w:rPr>
                  <w:rFonts w:eastAsia="新細明體" w:cs="Candara" w:hint="eastAsia"/>
                  <w:color w:val="000000"/>
                  <w:sz w:val="20"/>
                  <w:szCs w:val="24"/>
                </w:rPr>
                <w:delText>(</w:delText>
              </w:r>
              <w:r w:rsidDel="00B609C0">
                <w:rPr>
                  <w:rFonts w:eastAsia="新細明體" w:cs="Candara"/>
                  <w:color w:val="000000"/>
                  <w:sz w:val="20"/>
                  <w:szCs w:val="24"/>
                </w:rPr>
                <w:delText>Optional</w:delText>
              </w:r>
              <w:r w:rsidDel="00B609C0">
                <w:rPr>
                  <w:rFonts w:eastAsia="新細明體" w:cs="Candara" w:hint="eastAsia"/>
                  <w:color w:val="000000"/>
                  <w:sz w:val="20"/>
                  <w:szCs w:val="24"/>
                </w:rPr>
                <w:delText>) 32-bit system timestamp number.</w:delText>
              </w:r>
            </w:del>
          </w:p>
          <w:p w:rsidR="0039754B" w:rsidRPr="00712E32" w:rsidDel="00B609C0" w:rsidRDefault="0039754B" w:rsidP="0075389D">
            <w:pPr>
              <w:adjustRightInd w:val="0"/>
              <w:snapToGrid/>
              <w:spacing w:before="120" w:after="120" w:line="0" w:lineRule="atLeast"/>
              <w:textAlignment w:val="baseline"/>
              <w:rPr>
                <w:del w:id="88" w:author="Chevy Chia-Wei Hsu(許家瑋)" w:date="2019-05-02T16:05:00Z"/>
                <w:rFonts w:eastAsia="新細明體" w:cs="Candara"/>
                <w:color w:val="000000"/>
                <w:sz w:val="20"/>
                <w:szCs w:val="24"/>
              </w:rPr>
            </w:pPr>
            <w:del w:id="89" w:author="Chevy Chia-Wei Hsu(許家瑋)" w:date="2019-05-02T16:05:00Z">
              <w:r w:rsidRPr="0039754B" w:rsidDel="00B609C0">
                <w:rPr>
                  <w:rFonts w:eastAsia="新細明體" w:cs="Candara" w:hint="eastAsia"/>
                  <w:color w:val="FF0000"/>
                  <w:sz w:val="20"/>
                  <w:szCs w:val="24"/>
                </w:rPr>
                <w:delText xml:space="preserve"> = </w:delText>
              </w:r>
              <w:r w:rsidRPr="0039754B" w:rsidDel="00B609C0">
                <w:rPr>
                  <w:rFonts w:eastAsia="新細明體" w:cs="Candara"/>
                  <w:color w:val="FF0000"/>
                  <w:sz w:val="20"/>
                  <w:szCs w:val="24"/>
                </w:rPr>
                <w:delText>`AE350_BOARD_ID</w:delText>
              </w:r>
              <w:r w:rsidRPr="0039754B" w:rsidDel="00B609C0">
                <w:rPr>
                  <w:rFonts w:eastAsia="新細明體" w:cs="Candara" w:hint="eastAsia"/>
                  <w:color w:val="FF0000"/>
                  <w:sz w:val="20"/>
                  <w:szCs w:val="24"/>
                </w:rPr>
                <w:delText>?</w:delText>
              </w:r>
            </w:del>
          </w:p>
        </w:tc>
      </w:tr>
      <w:tr w:rsidR="0075389D" w:rsidRPr="002446BB" w:rsidTr="00910F16">
        <w:trPr>
          <w:cantSplit/>
        </w:trPr>
        <w:tc>
          <w:tcPr>
            <w:tcW w:w="2013" w:type="dxa"/>
            <w:shd w:val="clear" w:color="auto" w:fill="FFFFFF"/>
            <w:vAlign w:val="center"/>
          </w:tcPr>
          <w:p w:rsidR="0075389D" w:rsidRPr="002446BB" w:rsidRDefault="00DC173C"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batch mode</w:t>
            </w:r>
          </w:p>
        </w:tc>
        <w:tc>
          <w:tcPr>
            <w:tcW w:w="2977" w:type="dxa"/>
            <w:shd w:val="clear" w:color="auto" w:fill="FFFFFF"/>
            <w:vAlign w:val="center"/>
          </w:tcPr>
          <w:p w:rsidR="0075389D" w:rsidRPr="002446BB" w:rsidRDefault="00DC173C"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PCS_BATCH_SUPPORT</w:t>
            </w:r>
          </w:p>
        </w:tc>
        <w:tc>
          <w:tcPr>
            <w:tcW w:w="5352" w:type="dxa"/>
            <w:shd w:val="clear" w:color="auto" w:fill="FFFFFF"/>
            <w:vAlign w:val="center"/>
          </w:tcPr>
          <w:p w:rsidR="0075389D" w:rsidRPr="002446BB" w:rsidRDefault="00DC173C"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Support PCS batch mode.</w:t>
            </w:r>
          </w:p>
          <w:p w:rsidR="00DE6DCD" w:rsidRPr="002446BB" w:rsidRDefault="00DE6DCD"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910F16" w:rsidRPr="002446BB" w:rsidTr="00F64963">
        <w:trPr>
          <w:cantSplit/>
        </w:trPr>
        <w:tc>
          <w:tcPr>
            <w:tcW w:w="2013" w:type="dxa"/>
            <w:shd w:val="clear" w:color="auto" w:fill="FFFFFF"/>
            <w:vAlign w:val="center"/>
          </w:tcPr>
          <w:p w:rsidR="00910F16" w:rsidRPr="002446BB" w:rsidRDefault="00910F16"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 mode</w:t>
            </w:r>
          </w:p>
        </w:tc>
        <w:tc>
          <w:tcPr>
            <w:tcW w:w="2977" w:type="dxa"/>
            <w:shd w:val="clear" w:color="auto" w:fill="FFFFFF"/>
            <w:vAlign w:val="center"/>
          </w:tcPr>
          <w:p w:rsidR="00910F16" w:rsidRPr="002446BB" w:rsidRDefault="00910F16"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DVFS_SUPPORT</w:t>
            </w:r>
          </w:p>
        </w:tc>
        <w:tc>
          <w:tcPr>
            <w:tcW w:w="5352" w:type="dxa"/>
            <w:shd w:val="clear" w:color="auto" w:fill="FFFFFF"/>
            <w:vAlign w:val="center"/>
          </w:tcPr>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 support DVFS control</w:t>
            </w:r>
          </w:p>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F64963" w:rsidRPr="002446BB" w:rsidTr="00E7603A">
        <w:trPr>
          <w:cantSplit/>
        </w:trPr>
        <w:tc>
          <w:tcPr>
            <w:tcW w:w="2013" w:type="dxa"/>
            <w:tcBorders>
              <w:bottom w:val="single" w:sz="12" w:space="0" w:color="0000FF"/>
            </w:tcBorders>
            <w:shd w:val="clear" w:color="auto" w:fill="FFFFFF"/>
            <w:vAlign w:val="center"/>
          </w:tcPr>
          <w:p w:rsidR="00F64963" w:rsidRPr="002446BB" w:rsidRDefault="00F64963" w:rsidP="000C45F5">
            <w:pPr>
              <w:adjustRightInd w:val="0"/>
              <w:snapToGrid/>
              <w:spacing w:before="120" w:after="120" w:line="0" w:lineRule="atLeast"/>
              <w:textAlignment w:val="baseline"/>
              <w:rPr>
                <w:rFonts w:eastAsia="新細明體" w:cs="Candara"/>
                <w:color w:val="808080" w:themeColor="background1" w:themeShade="80"/>
                <w:sz w:val="20"/>
                <w:szCs w:val="24"/>
              </w:rPr>
            </w:pPr>
          </w:p>
        </w:tc>
        <w:tc>
          <w:tcPr>
            <w:tcW w:w="2977" w:type="dxa"/>
            <w:tcBorders>
              <w:bottom w:val="single" w:sz="12" w:space="0" w:color="0000FF"/>
            </w:tcBorders>
            <w:shd w:val="clear" w:color="auto" w:fill="FFFFFF"/>
          </w:tcPr>
          <w:p w:rsidR="00F64963" w:rsidRPr="00F64963" w:rsidRDefault="00F64963" w:rsidP="00F64963">
            <w:pPr>
              <w:widowControl/>
              <w:snapToGrid/>
              <w:spacing w:line="240" w:lineRule="auto"/>
              <w:jc w:val="center"/>
              <w:rPr>
                <w:rFonts w:eastAsia="新細明體" w:cs="Candara"/>
                <w:color w:val="808080" w:themeColor="background1" w:themeShade="80"/>
                <w:sz w:val="20"/>
                <w:szCs w:val="24"/>
              </w:rPr>
            </w:pPr>
            <w:r w:rsidRPr="00F64963">
              <w:rPr>
                <w:rFonts w:eastAsia="新細明體" w:cs="Candara"/>
                <w:color w:val="808080" w:themeColor="background1" w:themeShade="80"/>
                <w:sz w:val="20"/>
                <w:szCs w:val="24"/>
              </w:rPr>
              <w:t>FIX_VOLTAGE</w:t>
            </w:r>
          </w:p>
        </w:tc>
        <w:tc>
          <w:tcPr>
            <w:tcW w:w="5352" w:type="dxa"/>
            <w:tcBorders>
              <w:bottom w:val="single" w:sz="12" w:space="0" w:color="0000FF"/>
            </w:tcBorders>
            <w:shd w:val="clear" w:color="auto" w:fill="FFFFFF"/>
          </w:tcPr>
          <w:p w:rsidR="00F64963" w:rsidRPr="00F64963" w:rsidRDefault="00F64963" w:rsidP="00BA7DFF">
            <w:pPr>
              <w:widowControl/>
              <w:snapToGrid/>
              <w:spacing w:line="240" w:lineRule="auto"/>
              <w:rPr>
                <w:rFonts w:eastAsia="新細明體" w:cs="Candara"/>
                <w:color w:val="808080" w:themeColor="background1" w:themeShade="80"/>
                <w:sz w:val="20"/>
                <w:szCs w:val="24"/>
              </w:rPr>
            </w:pPr>
            <w:r>
              <w:rPr>
                <w:rFonts w:eastAsia="新細明體" w:cs="Candara" w:hint="eastAsia"/>
                <w:color w:val="808080" w:themeColor="background1" w:themeShade="80"/>
                <w:sz w:val="20"/>
                <w:szCs w:val="24"/>
              </w:rPr>
              <w:t>Mask the</w:t>
            </w:r>
            <w:r>
              <w:rPr>
                <w:rFonts w:eastAsia="新細明體" w:cs="Candara"/>
                <w:color w:val="808080" w:themeColor="background1" w:themeShade="80"/>
                <w:sz w:val="20"/>
                <w:szCs w:val="24"/>
              </w:rPr>
              <w:t xml:space="preserve"> voltage control</w:t>
            </w:r>
            <w:r>
              <w:rPr>
                <w:rFonts w:eastAsia="新細明體" w:cs="Candara" w:hint="eastAsia"/>
                <w:color w:val="808080" w:themeColor="background1" w:themeShade="80"/>
                <w:sz w:val="20"/>
                <w:szCs w:val="24"/>
              </w:rPr>
              <w:t xml:space="preserve"> on DVFS</w:t>
            </w:r>
            <w:r>
              <w:rPr>
                <w:rFonts w:eastAsia="新細明體" w:cs="Candara"/>
                <w:color w:val="808080" w:themeColor="background1" w:themeShade="80"/>
                <w:sz w:val="20"/>
                <w:szCs w:val="24"/>
              </w:rPr>
              <w:t xml:space="preserve"> </w:t>
            </w:r>
            <w:r>
              <w:rPr>
                <w:rFonts w:eastAsia="新細明體" w:cs="Candara" w:hint="eastAsia"/>
                <w:color w:val="808080" w:themeColor="background1" w:themeShade="80"/>
                <w:sz w:val="20"/>
                <w:szCs w:val="24"/>
              </w:rPr>
              <w:t xml:space="preserve">(for </w:t>
            </w:r>
            <w:r>
              <w:rPr>
                <w:rFonts w:eastAsia="新細明體" w:cs="Candara"/>
                <w:color w:val="808080" w:themeColor="background1" w:themeShade="80"/>
                <w:sz w:val="20"/>
                <w:szCs w:val="24"/>
              </w:rPr>
              <w:t>FPGA</w:t>
            </w:r>
            <w:r>
              <w:rPr>
                <w:rFonts w:eastAsia="新細明體" w:cs="Candara" w:hint="eastAsia"/>
                <w:color w:val="808080" w:themeColor="background1" w:themeShade="80"/>
                <w:sz w:val="20"/>
                <w:szCs w:val="24"/>
              </w:rPr>
              <w:t>)</w:t>
            </w:r>
          </w:p>
        </w:tc>
      </w:tr>
    </w:tbl>
    <w:p w:rsidR="003736FA" w:rsidRDefault="003736FA" w:rsidP="003736FA">
      <w:pPr>
        <w:rPr>
          <w:ins w:id="90" w:author="Chevy Chia-Wei Hsu(許家瑋)" w:date="2019-05-02T16:05:00Z"/>
          <w:rFonts w:eastAsia="新細明體"/>
        </w:rPr>
      </w:pPr>
    </w:p>
    <w:p w:rsidR="00B609C0" w:rsidRDefault="00B609C0" w:rsidP="00B609C0">
      <w:pPr>
        <w:pStyle w:val="aa"/>
        <w:rPr>
          <w:ins w:id="91" w:author="Chevy Chia-Wei Hsu(許家瑋)" w:date="2019-05-02T16:05:00Z"/>
          <w:rFonts w:eastAsia="新細明體"/>
        </w:rPr>
      </w:pPr>
      <w:bookmarkStart w:id="92" w:name="_Toc8026671"/>
      <w:proofErr w:type="gramStart"/>
      <w:ins w:id="93" w:author="Chevy Chia-Wei Hsu(許家瑋)" w:date="2019-05-02T16:05:00Z">
        <w:r>
          <w:t xml:space="preserve">Table </w:t>
        </w:r>
        <w:r>
          <w:fldChar w:fldCharType="begin"/>
        </w:r>
        <w:r>
          <w:instrText xml:space="preserve"> SEQ Table \* ARABIC </w:instrText>
        </w:r>
        <w:r>
          <w:fldChar w:fldCharType="separate"/>
        </w:r>
      </w:ins>
      <w:r w:rsidR="00EF63D1">
        <w:rPr>
          <w:noProof/>
        </w:rPr>
        <w:t>2</w:t>
      </w:r>
      <w:ins w:id="94" w:author="Chevy Chia-Wei Hsu(許家瑋)" w:date="2019-05-02T16:05:00Z">
        <w:r>
          <w:rPr>
            <w:noProof/>
          </w:rPr>
          <w:fldChar w:fldCharType="end"/>
        </w:r>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92"/>
      </w:ins>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2013"/>
        <w:gridCol w:w="2977"/>
        <w:gridCol w:w="5352"/>
        <w:tblGridChange w:id="95">
          <w:tblGrid>
            <w:gridCol w:w="80"/>
            <w:gridCol w:w="1933"/>
            <w:gridCol w:w="80"/>
            <w:gridCol w:w="2897"/>
            <w:gridCol w:w="80"/>
            <w:gridCol w:w="5272"/>
            <w:gridCol w:w="80"/>
          </w:tblGrid>
        </w:tblGridChange>
      </w:tblGrid>
      <w:tr w:rsidR="00B609C0" w:rsidRPr="00712E32" w:rsidTr="00124FF1">
        <w:trPr>
          <w:cantSplit/>
          <w:tblHeader/>
          <w:ins w:id="96" w:author="Chevy Chia-Wei Hsu(許家瑋)" w:date="2019-05-02T16:05:00Z"/>
        </w:trPr>
        <w:tc>
          <w:tcPr>
            <w:tcW w:w="2013"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textAlignment w:val="baseline"/>
              <w:rPr>
                <w:ins w:id="97" w:author="Chevy Chia-Wei Hsu(許家瑋)" w:date="2019-05-02T16:05:00Z"/>
                <w:rFonts w:eastAsia="Candara" w:cs="Candara"/>
                <w:b/>
                <w:color w:val="000000"/>
                <w:sz w:val="20"/>
                <w:szCs w:val="24"/>
              </w:rPr>
            </w:pPr>
            <w:ins w:id="98" w:author="Chevy Chia-Wei Hsu(許家瑋)" w:date="2019-05-02T16:05:00Z">
              <w:r>
                <w:rPr>
                  <w:rFonts w:eastAsia="新細明體" w:cs="Candara" w:hint="eastAsia"/>
                  <w:b/>
                  <w:color w:val="000000"/>
                  <w:sz w:val="20"/>
                  <w:szCs w:val="24"/>
                </w:rPr>
                <w:t>Configuration</w:t>
              </w:r>
            </w:ins>
          </w:p>
        </w:tc>
        <w:tc>
          <w:tcPr>
            <w:tcW w:w="2977"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jc w:val="center"/>
              <w:textAlignment w:val="baseline"/>
              <w:rPr>
                <w:ins w:id="99" w:author="Chevy Chia-Wei Hsu(許家瑋)" w:date="2019-05-02T16:05:00Z"/>
                <w:rFonts w:eastAsia="Candara" w:cs="Candara"/>
                <w:b/>
                <w:color w:val="000000"/>
                <w:sz w:val="20"/>
                <w:szCs w:val="24"/>
              </w:rPr>
            </w:pPr>
            <w:ins w:id="100" w:author="Chevy Chia-Wei Hsu(許家瑋)" w:date="2019-05-02T16:05:00Z">
              <w:r>
                <w:rPr>
                  <w:rFonts w:eastAsia="新細明體" w:cs="Candara" w:hint="eastAsia"/>
                  <w:b/>
                  <w:color w:val="000000"/>
                  <w:sz w:val="20"/>
                  <w:szCs w:val="24"/>
                </w:rPr>
                <w:t>Macro Name</w:t>
              </w:r>
            </w:ins>
          </w:p>
        </w:tc>
        <w:tc>
          <w:tcPr>
            <w:tcW w:w="5352"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textAlignment w:val="baseline"/>
              <w:rPr>
                <w:ins w:id="101" w:author="Chevy Chia-Wei Hsu(許家瑋)" w:date="2019-05-02T16:05:00Z"/>
                <w:rFonts w:eastAsia="Candara" w:cs="Candara"/>
                <w:b/>
                <w:color w:val="000000"/>
                <w:sz w:val="20"/>
                <w:szCs w:val="24"/>
              </w:rPr>
            </w:pPr>
            <w:ins w:id="102" w:author="Chevy Chia-Wei Hsu(許家瑋)" w:date="2019-05-02T16:05:00Z">
              <w:r w:rsidRPr="00712E32">
                <w:rPr>
                  <w:rFonts w:eastAsia="Candara" w:cs="Candara"/>
                  <w:b/>
                  <w:color w:val="000000"/>
                  <w:sz w:val="20"/>
                  <w:szCs w:val="24"/>
                </w:rPr>
                <w:t>Description</w:t>
              </w:r>
            </w:ins>
          </w:p>
        </w:tc>
      </w:tr>
      <w:tr w:rsidR="00B609C0" w:rsidRPr="00712E32" w:rsidTr="00B609C0">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Change w:id="103" w:author="Chevy Chia-Wei Hsu(許家瑋)" w:date="2019-05-02T16:06:00Z">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
          </w:tblPrExChange>
        </w:tblPrEx>
        <w:trPr>
          <w:cantSplit/>
          <w:ins w:id="104" w:author="Chevy Chia-Wei Hsu(許家瑋)" w:date="2019-05-02T16:05:00Z"/>
          <w:trPrChange w:id="105" w:author="Chevy Chia-Wei Hsu(許家瑋)" w:date="2019-05-02T16:06:00Z">
            <w:trPr>
              <w:gridAfter w:val="0"/>
              <w:cantSplit/>
            </w:trPr>
          </w:trPrChange>
        </w:trPr>
        <w:tc>
          <w:tcPr>
            <w:tcW w:w="2013" w:type="dxa"/>
            <w:shd w:val="clear" w:color="auto" w:fill="FFFFFF"/>
            <w:vAlign w:val="center"/>
            <w:tcPrChange w:id="106" w:author="Chevy Chia-Wei Hsu(許家瑋)" w:date="2019-05-02T16:06:00Z">
              <w:tcPr>
                <w:tcW w:w="2013" w:type="dxa"/>
                <w:gridSpan w:val="2"/>
                <w:tcBorders>
                  <w:bottom w:val="single" w:sz="4" w:space="0" w:color="0000FF"/>
                </w:tcBorders>
                <w:shd w:val="clear" w:color="auto" w:fill="FFFFFF"/>
                <w:vAlign w:val="center"/>
              </w:tcPr>
            </w:tcPrChange>
          </w:tcPr>
          <w:p w:rsidR="00B609C0" w:rsidRPr="00712E32" w:rsidRDefault="00B609C0" w:rsidP="00124FF1">
            <w:pPr>
              <w:adjustRightInd w:val="0"/>
              <w:snapToGrid/>
              <w:spacing w:before="120" w:after="120" w:line="0" w:lineRule="atLeast"/>
              <w:textAlignment w:val="baseline"/>
              <w:rPr>
                <w:ins w:id="107" w:author="Chevy Chia-Wei Hsu(許家瑋)" w:date="2019-05-02T16:05:00Z"/>
                <w:rFonts w:eastAsia="新細明體" w:cs="Candara"/>
                <w:color w:val="000000"/>
                <w:sz w:val="20"/>
                <w:szCs w:val="24"/>
              </w:rPr>
            </w:pPr>
            <w:ins w:id="108" w:author="Chevy Chia-Wei Hsu(許家瑋)" w:date="2019-05-02T16:05:00Z">
              <w:r>
                <w:rPr>
                  <w:rFonts w:eastAsia="新細明體" w:cs="Candara" w:hint="eastAsia"/>
                  <w:color w:val="000000"/>
                  <w:sz w:val="20"/>
                  <w:szCs w:val="24"/>
                </w:rPr>
                <w:t>timestamp</w:t>
              </w:r>
            </w:ins>
          </w:p>
        </w:tc>
        <w:tc>
          <w:tcPr>
            <w:tcW w:w="2977" w:type="dxa"/>
            <w:shd w:val="clear" w:color="auto" w:fill="FFFFFF"/>
            <w:vAlign w:val="center"/>
            <w:tcPrChange w:id="109" w:author="Chevy Chia-Wei Hsu(許家瑋)" w:date="2019-05-02T16:06:00Z">
              <w:tcPr>
                <w:tcW w:w="2977" w:type="dxa"/>
                <w:gridSpan w:val="2"/>
                <w:tcBorders>
                  <w:bottom w:val="single" w:sz="4" w:space="0" w:color="0000FF"/>
                </w:tcBorders>
                <w:shd w:val="clear" w:color="auto" w:fill="FFFFFF"/>
                <w:vAlign w:val="center"/>
              </w:tcPr>
            </w:tcPrChange>
          </w:tcPr>
          <w:p w:rsidR="00B609C0" w:rsidRPr="00712E32" w:rsidRDefault="00B609C0" w:rsidP="00124FF1">
            <w:pPr>
              <w:adjustRightInd w:val="0"/>
              <w:snapToGrid/>
              <w:spacing w:before="120" w:after="120" w:line="0" w:lineRule="atLeast"/>
              <w:jc w:val="center"/>
              <w:textAlignment w:val="baseline"/>
              <w:rPr>
                <w:ins w:id="110" w:author="Chevy Chia-Wei Hsu(許家瑋)" w:date="2019-05-02T16:05:00Z"/>
                <w:rFonts w:eastAsia="新細明體" w:cs="Candara"/>
                <w:color w:val="000000"/>
                <w:sz w:val="20"/>
                <w:szCs w:val="24"/>
              </w:rPr>
            </w:pPr>
            <w:ins w:id="111" w:author="Chevy Chia-Wei Hsu(許家瑋)" w:date="2019-05-02T16:05:00Z">
              <w:r>
                <w:rPr>
                  <w:rFonts w:eastAsia="新細明體" w:cs="Candara" w:hint="eastAsia"/>
                  <w:color w:val="000000"/>
                  <w:sz w:val="20"/>
                  <w:szCs w:val="24"/>
                </w:rPr>
                <w:t>SYS_TS</w:t>
              </w:r>
            </w:ins>
          </w:p>
        </w:tc>
        <w:tc>
          <w:tcPr>
            <w:tcW w:w="5352" w:type="dxa"/>
            <w:shd w:val="clear" w:color="auto" w:fill="FFFFFF"/>
            <w:vAlign w:val="center"/>
            <w:tcPrChange w:id="112" w:author="Chevy Chia-Wei Hsu(許家瑋)" w:date="2019-05-02T16:06:00Z">
              <w:tcPr>
                <w:tcW w:w="5352"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13" w:author="Chevy Chia-Wei Hsu(許家瑋)" w:date="2019-05-02T16:05:00Z"/>
                <w:rFonts w:eastAsia="新細明體" w:cs="Candara"/>
                <w:color w:val="000000"/>
                <w:sz w:val="20"/>
                <w:szCs w:val="24"/>
              </w:rPr>
            </w:pPr>
            <w:ins w:id="114" w:author="Chevy Chia-Wei Hsu(許家瑋)" w:date="2019-05-02T16:05:00Z">
              <w:r>
                <w:rPr>
                  <w:rFonts w:eastAsia="新細明體" w:cs="Candara" w:hint="eastAsia"/>
                  <w:color w:val="000000"/>
                  <w:sz w:val="20"/>
                  <w:szCs w:val="24"/>
                </w:rPr>
                <w:t>32-bit system timestamp number.</w:t>
              </w:r>
            </w:ins>
          </w:p>
          <w:p w:rsidR="00B609C0" w:rsidRPr="00712E32" w:rsidRDefault="00B609C0" w:rsidP="00124FF1">
            <w:pPr>
              <w:adjustRightInd w:val="0"/>
              <w:snapToGrid/>
              <w:spacing w:before="120" w:after="120" w:line="0" w:lineRule="atLeast"/>
              <w:textAlignment w:val="baseline"/>
              <w:rPr>
                <w:ins w:id="115" w:author="Chevy Chia-Wei Hsu(許家瑋)" w:date="2019-05-02T16:05:00Z"/>
                <w:rFonts w:eastAsia="新細明體" w:cs="Candara"/>
                <w:color w:val="000000"/>
                <w:sz w:val="20"/>
                <w:szCs w:val="24"/>
              </w:rPr>
            </w:pPr>
            <w:ins w:id="116" w:author="Chevy Chia-Wei Hsu(許家瑋)" w:date="2019-05-02T16:05:00Z">
              <w:r w:rsidRPr="0039754B">
                <w:rPr>
                  <w:rFonts w:eastAsia="新細明體" w:cs="Candara" w:hint="eastAsia"/>
                  <w:color w:val="FF0000"/>
                  <w:sz w:val="20"/>
                  <w:szCs w:val="24"/>
                </w:rPr>
                <w:t xml:space="preserve"> = </w:t>
              </w:r>
              <w:r w:rsidRPr="0039754B">
                <w:rPr>
                  <w:rFonts w:eastAsia="新細明體" w:cs="Candara"/>
                  <w:color w:val="FF0000"/>
                  <w:sz w:val="20"/>
                  <w:szCs w:val="24"/>
                </w:rPr>
                <w:t>`AE350_BOARD_ID</w:t>
              </w:r>
              <w:r w:rsidRPr="0039754B">
                <w:rPr>
                  <w:rFonts w:eastAsia="新細明體" w:cs="Candara" w:hint="eastAsia"/>
                  <w:color w:val="FF0000"/>
                  <w:sz w:val="20"/>
                  <w:szCs w:val="24"/>
                </w:rPr>
                <w:t>?</w:t>
              </w:r>
            </w:ins>
          </w:p>
        </w:tc>
      </w:tr>
      <w:tr w:rsidR="00B609C0" w:rsidRPr="00712E32" w:rsidTr="008152AA">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Change w:id="117" w:author="Chevy Chia-Wei Hsu(許家瑋)" w:date="2019-05-02T16:07:00Z">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
          </w:tblPrExChange>
        </w:tblPrEx>
        <w:trPr>
          <w:cantSplit/>
          <w:ins w:id="118" w:author="Chevy Chia-Wei Hsu(許家瑋)" w:date="2019-05-02T16:06:00Z"/>
          <w:trPrChange w:id="119" w:author="Chevy Chia-Wei Hsu(許家瑋)" w:date="2019-05-02T16:07:00Z">
            <w:trPr>
              <w:gridAfter w:val="0"/>
              <w:cantSplit/>
            </w:trPr>
          </w:trPrChange>
        </w:trPr>
        <w:tc>
          <w:tcPr>
            <w:tcW w:w="2013" w:type="dxa"/>
            <w:shd w:val="clear" w:color="auto" w:fill="FFFFFF"/>
            <w:vAlign w:val="center"/>
            <w:tcPrChange w:id="120" w:author="Chevy Chia-Wei Hsu(許家瑋)" w:date="2019-05-02T16:07:00Z">
              <w:tcPr>
                <w:tcW w:w="2013"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21" w:author="Chevy Chia-Wei Hsu(許家瑋)" w:date="2019-05-02T16:06:00Z"/>
                <w:rFonts w:eastAsia="新細明體" w:cs="Candara"/>
                <w:color w:val="000000"/>
                <w:sz w:val="20"/>
                <w:szCs w:val="24"/>
              </w:rPr>
            </w:pPr>
          </w:p>
        </w:tc>
        <w:tc>
          <w:tcPr>
            <w:tcW w:w="2977" w:type="dxa"/>
            <w:shd w:val="clear" w:color="auto" w:fill="FFFFFF"/>
            <w:vAlign w:val="center"/>
            <w:tcPrChange w:id="122" w:author="Chevy Chia-Wei Hsu(許家瑋)" w:date="2019-05-02T16:07:00Z">
              <w:tcPr>
                <w:tcW w:w="2977" w:type="dxa"/>
                <w:gridSpan w:val="2"/>
                <w:tcBorders>
                  <w:bottom w:val="single" w:sz="4" w:space="0" w:color="0000FF"/>
                </w:tcBorders>
                <w:shd w:val="clear" w:color="auto" w:fill="FFFFFF"/>
                <w:vAlign w:val="center"/>
              </w:tcPr>
            </w:tcPrChange>
          </w:tcPr>
          <w:p w:rsidR="00B609C0" w:rsidRDefault="008152AA" w:rsidP="00124FF1">
            <w:pPr>
              <w:adjustRightInd w:val="0"/>
              <w:snapToGrid/>
              <w:spacing w:before="120" w:after="120" w:line="0" w:lineRule="atLeast"/>
              <w:jc w:val="center"/>
              <w:textAlignment w:val="baseline"/>
              <w:rPr>
                <w:ins w:id="123" w:author="Chevy Chia-Wei Hsu(許家瑋)" w:date="2019-05-02T16:06:00Z"/>
                <w:rFonts w:eastAsia="新細明體" w:cs="Candara"/>
                <w:color w:val="000000"/>
                <w:sz w:val="20"/>
                <w:szCs w:val="24"/>
              </w:rPr>
            </w:pPr>
            <w:ins w:id="124" w:author="Chevy Chia-Wei Hsu(許家瑋)" w:date="2019-05-02T16:07:00Z">
              <w:r w:rsidRPr="008152AA">
                <w:rPr>
                  <w:rFonts w:eastAsia="新細明體" w:cs="Candara"/>
                  <w:color w:val="000000"/>
                  <w:sz w:val="20"/>
                  <w:szCs w:val="24"/>
                </w:rPr>
                <w:t>NDS_NHART</w:t>
              </w:r>
            </w:ins>
          </w:p>
        </w:tc>
        <w:tc>
          <w:tcPr>
            <w:tcW w:w="5352" w:type="dxa"/>
            <w:shd w:val="clear" w:color="auto" w:fill="FFFFFF"/>
            <w:vAlign w:val="center"/>
            <w:tcPrChange w:id="125" w:author="Chevy Chia-Wei Hsu(許家瑋)" w:date="2019-05-02T16:07:00Z">
              <w:tcPr>
                <w:tcW w:w="5352"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26" w:author="Chevy Chia-Wei Hsu(許家瑋)" w:date="2019-05-02T16:06:00Z"/>
                <w:rFonts w:eastAsia="新細明體" w:cs="Candara"/>
                <w:color w:val="000000"/>
                <w:sz w:val="20"/>
                <w:szCs w:val="24"/>
              </w:rPr>
            </w:pPr>
          </w:p>
        </w:tc>
      </w:tr>
      <w:tr w:rsidR="008152AA" w:rsidRPr="00712E32" w:rsidTr="00124FF1">
        <w:trPr>
          <w:cantSplit/>
          <w:ins w:id="127" w:author="Chevy Chia-Wei Hsu(許家瑋)" w:date="2019-05-02T16:07:00Z"/>
        </w:trPr>
        <w:tc>
          <w:tcPr>
            <w:tcW w:w="2013" w:type="dxa"/>
            <w:tcBorders>
              <w:bottom w:val="single" w:sz="4" w:space="0" w:color="0000FF"/>
            </w:tcBorders>
            <w:shd w:val="clear" w:color="auto" w:fill="FFFFFF"/>
            <w:vAlign w:val="center"/>
          </w:tcPr>
          <w:p w:rsidR="008152AA" w:rsidRDefault="008152AA" w:rsidP="00124FF1">
            <w:pPr>
              <w:adjustRightInd w:val="0"/>
              <w:snapToGrid/>
              <w:spacing w:before="120" w:after="120" w:line="0" w:lineRule="atLeast"/>
              <w:textAlignment w:val="baseline"/>
              <w:rPr>
                <w:ins w:id="128" w:author="Chevy Chia-Wei Hsu(許家瑋)" w:date="2019-05-02T16:07:00Z"/>
                <w:rFonts w:eastAsia="新細明體" w:cs="Candara"/>
                <w:color w:val="000000"/>
                <w:sz w:val="20"/>
                <w:szCs w:val="24"/>
              </w:rPr>
            </w:pPr>
          </w:p>
        </w:tc>
        <w:tc>
          <w:tcPr>
            <w:tcW w:w="2977" w:type="dxa"/>
            <w:tcBorders>
              <w:bottom w:val="single" w:sz="4" w:space="0" w:color="0000FF"/>
            </w:tcBorders>
            <w:shd w:val="clear" w:color="auto" w:fill="FFFFFF"/>
            <w:vAlign w:val="center"/>
          </w:tcPr>
          <w:p w:rsidR="008152AA" w:rsidRPr="008152AA" w:rsidRDefault="008152AA" w:rsidP="00124FF1">
            <w:pPr>
              <w:adjustRightInd w:val="0"/>
              <w:snapToGrid/>
              <w:spacing w:before="120" w:after="120" w:line="0" w:lineRule="atLeast"/>
              <w:jc w:val="center"/>
              <w:textAlignment w:val="baseline"/>
              <w:rPr>
                <w:ins w:id="129" w:author="Chevy Chia-Wei Hsu(許家瑋)" w:date="2019-05-02T16:07:00Z"/>
                <w:rFonts w:eastAsia="新細明體" w:cs="Candara"/>
                <w:color w:val="000000"/>
                <w:sz w:val="20"/>
                <w:szCs w:val="24"/>
              </w:rPr>
            </w:pPr>
            <w:ins w:id="130" w:author="Chevy Chia-Wei Hsu(許家瑋)" w:date="2019-05-02T16:07:00Z">
              <w:r w:rsidRPr="008152AA">
                <w:rPr>
                  <w:rFonts w:eastAsia="新細明體" w:cs="Candara"/>
                  <w:color w:val="000000"/>
                  <w:sz w:val="20"/>
                  <w:szCs w:val="24"/>
                </w:rPr>
                <w:t>PRODUCT_ID</w:t>
              </w:r>
            </w:ins>
          </w:p>
        </w:tc>
        <w:tc>
          <w:tcPr>
            <w:tcW w:w="5352" w:type="dxa"/>
            <w:tcBorders>
              <w:bottom w:val="single" w:sz="4" w:space="0" w:color="0000FF"/>
            </w:tcBorders>
            <w:shd w:val="clear" w:color="auto" w:fill="FFFFFF"/>
            <w:vAlign w:val="center"/>
          </w:tcPr>
          <w:p w:rsidR="008152AA" w:rsidRDefault="008152AA" w:rsidP="00124FF1">
            <w:pPr>
              <w:adjustRightInd w:val="0"/>
              <w:snapToGrid/>
              <w:spacing w:before="120" w:after="120" w:line="0" w:lineRule="atLeast"/>
              <w:textAlignment w:val="baseline"/>
              <w:rPr>
                <w:ins w:id="131" w:author="Chevy Chia-Wei Hsu(許家瑋)" w:date="2019-05-02T16:07:00Z"/>
                <w:rFonts w:eastAsia="新細明體" w:cs="Candara"/>
                <w:color w:val="000000"/>
                <w:sz w:val="20"/>
                <w:szCs w:val="24"/>
              </w:rPr>
            </w:pPr>
          </w:p>
        </w:tc>
      </w:tr>
    </w:tbl>
    <w:p w:rsidR="00B609C0" w:rsidRPr="004D3034" w:rsidRDefault="00B609C0" w:rsidP="003736FA">
      <w:pPr>
        <w:rPr>
          <w:rFonts w:eastAsia="新細明體"/>
        </w:rPr>
      </w:pPr>
    </w:p>
    <w:p w:rsidR="00D20F22" w:rsidRPr="00D20F22" w:rsidRDefault="00712E32" w:rsidP="00E15DD0">
      <w:pPr>
        <w:pStyle w:val="1"/>
        <w:pageBreakBefore/>
        <w:tabs>
          <w:tab w:val="num" w:pos="480"/>
        </w:tabs>
        <w:spacing w:before="406" w:after="203"/>
        <w:ind w:left="0"/>
      </w:pPr>
      <w:bookmarkStart w:id="132" w:name="_Toc8026624"/>
      <w:r w:rsidRPr="00712E32">
        <w:rPr>
          <w:rFonts w:eastAsia="新細明體"/>
        </w:rPr>
        <w:lastRenderedPageBreak/>
        <w:t>Signal Description</w:t>
      </w:r>
      <w:bookmarkEnd w:id="132"/>
    </w:p>
    <w:p w:rsidR="009A1DD9" w:rsidRPr="009A1DD9" w:rsidRDefault="009A1DD9" w:rsidP="00712E32">
      <w:pPr>
        <w:pStyle w:val="21"/>
        <w:spacing w:before="203"/>
        <w:rPr>
          <w:rFonts w:eastAsia="新細明體"/>
        </w:rPr>
      </w:pPr>
      <w:bookmarkStart w:id="133" w:name="_Toc8026625"/>
      <w:r w:rsidRPr="009A1DD9">
        <w:rPr>
          <w:rFonts w:eastAsia="新細明體" w:hint="eastAsia"/>
        </w:rPr>
        <w:t>Signal Definition</w:t>
      </w:r>
      <w:bookmarkEnd w:id="133"/>
    </w:p>
    <w:p w:rsidR="00712E32" w:rsidRDefault="00712E32" w:rsidP="00712E32">
      <w:pPr>
        <w:rPr>
          <w:rFonts w:eastAsia="新細明體"/>
        </w:rPr>
      </w:pPr>
    </w:p>
    <w:p w:rsidR="00712E32" w:rsidRDefault="004D3034" w:rsidP="00712E32">
      <w:pPr>
        <w:jc w:val="center"/>
        <w:rPr>
          <w:rFonts w:eastAsia="新細明體"/>
        </w:rPr>
      </w:pPr>
      <w:r>
        <w:rPr>
          <w:noProof/>
        </w:rPr>
        <mc:AlternateContent>
          <mc:Choice Requires="wpc">
            <w:drawing>
              <wp:inline distT="0" distB="0" distL="0" distR="0">
                <wp:extent cx="5710687" cy="4313208"/>
                <wp:effectExtent l="0" t="0" r="23495" b="11430"/>
                <wp:docPr id="155" name="畫布 1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19050" cap="flat" cmpd="sng" algn="ctr">
                          <a:solidFill>
                            <a:srgbClr val="0000FF"/>
                          </a:solidFill>
                          <a:prstDash val="solid"/>
                          <a:miter lim="800000"/>
                          <a:headEnd type="none" w="med" len="med"/>
                          <a:tailEnd type="none" w="med" len="med"/>
                        </a:ln>
                      </wpc:whole>
                      <wps:wsp>
                        <wps:cNvPr id="15" name="Text Box 168"/>
                        <wps:cNvSpPr txBox="1">
                          <a:spLocks noChangeArrowheads="1"/>
                        </wps:cNvSpPr>
                        <wps:spPr bwMode="auto">
                          <a:xfrm>
                            <a:off x="2144118" y="151731"/>
                            <a:ext cx="1239520" cy="4105944"/>
                          </a:xfrm>
                          <a:prstGeom prst="rect">
                            <a:avLst/>
                          </a:prstGeom>
                          <a:solidFill>
                            <a:srgbClr val="FFFFFF"/>
                          </a:solidFill>
                          <a:ln w="12700">
                            <a:solidFill>
                              <a:srgbClr val="000000"/>
                            </a:solidFill>
                            <a:miter lim="800000"/>
                            <a:headEnd/>
                            <a:tailEnd/>
                          </a:ln>
                        </wps:spPr>
                        <wps:txbx>
                          <w:txbxContent>
                            <w:p w:rsidR="00124FF1" w:rsidRPr="00313320" w:rsidRDefault="00124FF1" w:rsidP="00313320">
                              <w:pPr>
                                <w:jc w:val="center"/>
                                <w:rPr>
                                  <w:rFonts w:eastAsiaTheme="minorEastAsia"/>
                                </w:rPr>
                              </w:pPr>
                              <w:r>
                                <w:rPr>
                                  <w:rFonts w:eastAsiaTheme="minorEastAsia" w:hint="eastAsia"/>
                                </w:rPr>
                                <w:t>SMU</w:t>
                              </w:r>
                            </w:p>
                          </w:txbxContent>
                        </wps:txbx>
                        <wps:bodyPr rot="0" vert="horz" wrap="square" lIns="18000" tIns="0" rIns="18000" bIns="0" anchor="ctr" anchorCtr="0" upright="1">
                          <a:noAutofit/>
                        </wps:bodyPr>
                      </wps:wsp>
                      <wps:wsp>
                        <wps:cNvPr id="16" name="Text Box 169"/>
                        <wps:cNvSpPr txBox="1">
                          <a:spLocks noChangeArrowheads="1"/>
                        </wps:cNvSpPr>
                        <wps:spPr bwMode="auto">
                          <a:xfrm>
                            <a:off x="160899" y="793402"/>
                            <a:ext cx="1404120" cy="333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BD405B">
                              <w:pPr>
                                <w:jc w:val="right"/>
                                <w:rPr>
                                  <w:rFonts w:eastAsiaTheme="minorEastAsia"/>
                                </w:rPr>
                              </w:pPr>
                              <w:r>
                                <w:rPr>
                                  <w:rFonts w:eastAsiaTheme="minorEastAsia" w:hint="eastAsia"/>
                                </w:rPr>
                                <w:t>APB program IF</w:t>
                              </w:r>
                            </w:p>
                          </w:txbxContent>
                        </wps:txbx>
                        <wps:bodyPr rot="0" vert="horz" wrap="square" lIns="91440" tIns="45720" rIns="91440" bIns="45720" anchor="t" anchorCtr="0" upright="1">
                          <a:noAutofit/>
                        </wps:bodyPr>
                      </wps:wsp>
                      <wps:wsp>
                        <wps:cNvPr id="50" name="直線單箭頭接點 50"/>
                        <wps:cNvCnPr/>
                        <wps:spPr>
                          <a:xfrm>
                            <a:off x="1494430" y="918847"/>
                            <a:ext cx="662636"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0" name="Text Box 169"/>
                        <wps:cNvSpPr txBox="1">
                          <a:spLocks noChangeArrowheads="1"/>
                        </wps:cNvSpPr>
                        <wps:spPr bwMode="auto">
                          <a:xfrm>
                            <a:off x="160861" y="1130975"/>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wps:txbx>
                        <wps:bodyPr rot="0" vert="horz" wrap="square" lIns="91440" tIns="45720" rIns="91440" bIns="45720" anchor="t" anchorCtr="0" upright="1">
                          <a:noAutofit/>
                        </wps:bodyPr>
                      </wps:wsp>
                      <wps:wsp>
                        <wps:cNvPr id="174" name="直線單箭頭接點 174"/>
                        <wps:cNvCnPr/>
                        <wps:spPr>
                          <a:xfrm>
                            <a:off x="3388315" y="209170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76" name="Text Box 169"/>
                        <wps:cNvSpPr txBox="1">
                          <a:spLocks noChangeArrowheads="1"/>
                        </wps:cNvSpPr>
                        <wps:spPr bwMode="auto">
                          <a:xfrm>
                            <a:off x="3953461" y="1216130"/>
                            <a:ext cx="1402715" cy="966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124FF1" w:rsidRDefault="00124FF1"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79" name="直線單箭頭接點 179"/>
                        <wps:cNvCnPr/>
                        <wps:spPr>
                          <a:xfrm>
                            <a:off x="3383941" y="28676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0" name="直線單箭頭接點 180"/>
                        <wps:cNvCnPr>
                          <a:endCxn id="181" idx="1"/>
                        </wps:cNvCnPr>
                        <wps:spPr>
                          <a:xfrm>
                            <a:off x="3383632" y="261655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81" name="Text Box 169"/>
                        <wps:cNvSpPr txBox="1">
                          <a:spLocks noChangeArrowheads="1"/>
                        </wps:cNvSpPr>
                        <wps:spPr bwMode="auto">
                          <a:xfrm>
                            <a:off x="3953552" y="2230270"/>
                            <a:ext cx="1402715" cy="77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124FF1" w:rsidRDefault="00124FF1"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85" name="Text Box 169"/>
                        <wps:cNvSpPr txBox="1">
                          <a:spLocks noChangeArrowheads="1"/>
                        </wps:cNvSpPr>
                        <wps:spPr bwMode="auto">
                          <a:xfrm>
                            <a:off x="3953370" y="2960708"/>
                            <a:ext cx="1402715" cy="526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wps:txbx>
                        <wps:bodyPr rot="0" vert="horz" wrap="square" lIns="91440" tIns="45720" rIns="91440" bIns="45720" anchor="t" anchorCtr="0" upright="1">
                          <a:noAutofit/>
                        </wps:bodyPr>
                      </wps:wsp>
                      <wps:wsp>
                        <wps:cNvPr id="187" name="直線單箭頭接點 187"/>
                        <wps:cNvCnPr/>
                        <wps:spPr>
                          <a:xfrm>
                            <a:off x="3383941" y="10625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9" name="Text Box 169"/>
                        <wps:cNvSpPr txBox="1">
                          <a:spLocks noChangeArrowheads="1"/>
                        </wps:cNvSpPr>
                        <wps:spPr bwMode="auto">
                          <a:xfrm>
                            <a:off x="3953279" y="190814"/>
                            <a:ext cx="1402715" cy="1049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313320" w:rsidRDefault="00124FF1" w:rsidP="00D04D1A">
                              <w:pPr>
                                <w:pStyle w:val="Web"/>
                                <w:rPr>
                                  <w:rFonts w:eastAsiaTheme="minorEastAsia"/>
                                </w:rPr>
                              </w:pPr>
                              <w:proofErr w:type="spellStart"/>
                              <w:r w:rsidRPr="00313320">
                                <w:rPr>
                                  <w:rFonts w:eastAsiaTheme="minorEastAsia" w:hint="eastAsia"/>
                                  <w:sz w:val="22"/>
                                </w:rPr>
                                <w:t>pcsn_int</w:t>
                              </w:r>
                              <w:proofErr w:type="spellEnd"/>
                            </w:p>
                            <w:p w:rsidR="00124FF1" w:rsidRPr="00313320" w:rsidRDefault="00124FF1"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124FF1" w:rsidRPr="00313320" w:rsidRDefault="00124FF1"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124FF1" w:rsidRDefault="00124FF1" w:rsidP="002446BB">
                              <w:pPr>
                                <w:pStyle w:val="Web"/>
                              </w:pPr>
                              <w:proofErr w:type="spellStart"/>
                              <w:r>
                                <w:rPr>
                                  <w:rFonts w:eastAsiaTheme="minorEastAsia"/>
                                  <w:sz w:val="22"/>
                                </w:rPr>
                                <w:t>pcsn</w:t>
                              </w:r>
                              <w:r w:rsidRPr="00313320">
                                <w:rPr>
                                  <w:rFonts w:eastAsiaTheme="minorEastAsia"/>
                                  <w:sz w:val="22"/>
                                </w:rPr>
                                <w:t>_standby_ok</w:t>
                              </w:r>
                              <w:proofErr w:type="spellEnd"/>
                            </w:p>
                          </w:txbxContent>
                        </wps:txbx>
                        <wps:bodyPr rot="0" vert="horz" wrap="square" lIns="91440" tIns="45720" rIns="91440" bIns="45720" anchor="t" anchorCtr="0" upright="1">
                          <a:noAutofit/>
                        </wps:bodyPr>
                      </wps:wsp>
                      <wps:wsp>
                        <wps:cNvPr id="340" name="直線單箭頭接點 340"/>
                        <wps:cNvCnPr/>
                        <wps:spPr>
                          <a:xfrm>
                            <a:off x="3383825" y="3585531"/>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04" name="直線單箭頭接點 104"/>
                        <wps:cNvCnPr/>
                        <wps:spPr>
                          <a:xfrm>
                            <a:off x="1573564" y="199704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05" name="Text Box 169"/>
                        <wps:cNvSpPr txBox="1">
                          <a:spLocks noChangeArrowheads="1"/>
                        </wps:cNvSpPr>
                        <wps:spPr bwMode="auto">
                          <a:xfrm>
                            <a:off x="25877" y="1594232"/>
                            <a:ext cx="1538931" cy="1057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2F2CD8">
                              <w:pPr>
                                <w:pStyle w:val="Web"/>
                                <w:jc w:val="right"/>
                                <w:rPr>
                                  <w:rFonts w:eastAsiaTheme="minorEastAsia"/>
                                </w:rPr>
                              </w:pPr>
                              <w:r>
                                <w:rPr>
                                  <w:rFonts w:ascii="Georgia" w:eastAsiaTheme="minorEastAsia" w:hAnsi="Georgia" w:cs="Calibri"/>
                                </w:rPr>
                                <w:t>cpu_reset_vector0</w:t>
                              </w:r>
                            </w:p>
                            <w:p w:rsidR="00124FF1" w:rsidRPr="00BD405B"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124FF1" w:rsidRPr="00BD405B"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124FF1" w:rsidRPr="002F2CD8"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wps:txbx>
                        <wps:bodyPr rot="0" vert="horz" wrap="square" lIns="91440" tIns="45720" rIns="91440" bIns="45720" anchor="t" anchorCtr="0" upright="1">
                          <a:noAutofit/>
                        </wps:bodyPr>
                      </wps:wsp>
                      <wps:wsp>
                        <wps:cNvPr id="110" name="直線單箭頭接點 110"/>
                        <wps:cNvCnPr/>
                        <wps:spPr>
                          <a:xfrm>
                            <a:off x="1573564" y="3279937"/>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1" name="Text Box 169"/>
                        <wps:cNvSpPr txBox="1">
                          <a:spLocks noChangeArrowheads="1"/>
                        </wps:cNvSpPr>
                        <wps:spPr bwMode="auto">
                          <a:xfrm>
                            <a:off x="165220" y="3116572"/>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wps:txbx>
                        <wps:bodyPr rot="0" vert="horz" wrap="square" lIns="91440" tIns="45720" rIns="91440" bIns="45720" anchor="t" anchorCtr="0" upright="1">
                          <a:noAutofit/>
                        </wps:bodyPr>
                      </wps:wsp>
                      <wps:wsp>
                        <wps:cNvPr id="116" name="直線單箭頭接點 116"/>
                        <wps:cNvCnPr/>
                        <wps:spPr>
                          <a:xfrm>
                            <a:off x="1573564" y="1746880"/>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7" name="直線單箭頭接點 117"/>
                        <wps:cNvCnPr/>
                        <wps:spPr>
                          <a:xfrm>
                            <a:off x="1573564" y="2506492"/>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8" name="直線單箭頭接點 118"/>
                        <wps:cNvCnPr/>
                        <wps:spPr>
                          <a:xfrm>
                            <a:off x="1564807" y="2259743"/>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2" name="直線單箭頭接點 112"/>
                        <wps:cNvCnPr/>
                        <wps:spPr>
                          <a:xfrm>
                            <a:off x="3383825" y="38427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13" name="Text Box 169"/>
                        <wps:cNvSpPr txBox="1">
                          <a:spLocks noChangeArrowheads="1"/>
                        </wps:cNvSpPr>
                        <wps:spPr bwMode="auto">
                          <a:xfrm>
                            <a:off x="3958541" y="3486946"/>
                            <a:ext cx="1403985" cy="770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110101" w:rsidRDefault="00124FF1"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124FF1" w:rsidRDefault="00124FF1" w:rsidP="00E33F2A">
                              <w:pPr>
                                <w:pStyle w:val="Web"/>
                                <w:rPr>
                                  <w:rFonts w:eastAsiaTheme="minorEastAsia"/>
                                  <w:sz w:val="22"/>
                                </w:rPr>
                              </w:pPr>
                              <w:proofErr w:type="spellStart"/>
                              <w:r w:rsidRPr="00E33F2A">
                                <w:rPr>
                                  <w:rFonts w:eastAsiaTheme="minorEastAsia" w:hint="eastAsia"/>
                                  <w:sz w:val="22"/>
                                </w:rPr>
                                <w:t>pcsn_mem_init</w:t>
                              </w:r>
                              <w:proofErr w:type="spellEnd"/>
                            </w:p>
                            <w:p w:rsidR="00124FF1" w:rsidRPr="00E33F2A" w:rsidRDefault="00124FF1" w:rsidP="00E33F2A">
                              <w:pPr>
                                <w:pStyle w:val="Web"/>
                                <w:rPr>
                                  <w:rFonts w:eastAsiaTheme="minorEastAsia"/>
                                  <w:sz w:val="22"/>
                                </w:rPr>
                              </w:pPr>
                              <w:proofErr w:type="spellStart"/>
                              <w:r>
                                <w:rPr>
                                  <w:rFonts w:eastAsiaTheme="minorEastAsia" w:hint="eastAsia"/>
                                  <w:sz w:val="22"/>
                                </w:rPr>
                                <w:t>pcsn_reset_source</w:t>
                              </w:r>
                              <w:proofErr w:type="spellEnd"/>
                            </w:p>
                          </w:txbxContent>
                        </wps:txbx>
                        <wps:bodyPr rot="0" vert="horz" wrap="square" lIns="91440" tIns="45720" rIns="91440" bIns="45720" anchor="t" anchorCtr="0" upright="1">
                          <a:noAutofit/>
                        </wps:bodyPr>
                      </wps:wsp>
                      <wps:wsp>
                        <wps:cNvPr id="119" name="直線單箭頭接點 119"/>
                        <wps:cNvCnPr/>
                        <wps:spPr>
                          <a:xfrm>
                            <a:off x="3383863" y="3335357"/>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20" name="直線單箭頭接點 120"/>
                        <wps:cNvCnPr/>
                        <wps:spPr>
                          <a:xfrm>
                            <a:off x="3383863" y="3120672"/>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93" name="Text Box 169"/>
                        <wps:cNvSpPr txBox="1">
                          <a:spLocks noChangeArrowheads="1"/>
                        </wps:cNvSpPr>
                        <wps:spPr bwMode="auto">
                          <a:xfrm>
                            <a:off x="160891" y="84423"/>
                            <a:ext cx="1565496" cy="68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wps:txbx>
                        <wps:bodyPr rot="0" vert="horz" wrap="square" lIns="91440" tIns="45720" rIns="91440" bIns="45720" anchor="t" anchorCtr="0" upright="1">
                          <a:noAutofit/>
                        </wps:bodyPr>
                      </wps:wsp>
                      <wps:wsp>
                        <wps:cNvPr id="138" name="直線單箭頭接點 138"/>
                        <wps:cNvCnPr/>
                        <wps:spPr>
                          <a:xfrm>
                            <a:off x="1587187" y="262320"/>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39" name="直線單箭頭接點 139"/>
                        <wps:cNvCnPr/>
                        <wps:spPr>
                          <a:xfrm>
                            <a:off x="1587187" y="127907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0" name="直線單箭頭接點 140"/>
                        <wps:cNvCnPr/>
                        <wps:spPr>
                          <a:xfrm>
                            <a:off x="3375067" y="3442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1" name="直線單箭頭接點 141"/>
                        <wps:cNvCnPr/>
                        <wps:spPr>
                          <a:xfrm>
                            <a:off x="3393450" y="60351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2" name="直線單箭頭接點 142"/>
                        <wps:cNvCnPr/>
                        <wps:spPr>
                          <a:xfrm>
                            <a:off x="3393450" y="82870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3" name="直線單箭頭接點 143"/>
                        <wps:cNvCnPr/>
                        <wps:spPr>
                          <a:xfrm>
                            <a:off x="3375067" y="137461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4" name="直線單箭頭接點 144"/>
                        <wps:cNvCnPr/>
                        <wps:spPr>
                          <a:xfrm>
                            <a:off x="3388804" y="159421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7" name="直線單箭頭接點 147"/>
                        <wps:cNvCnPr/>
                        <wps:spPr>
                          <a:xfrm>
                            <a:off x="3393450" y="183305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9" name="直線單箭頭接點 149"/>
                        <wps:cNvCnPr/>
                        <wps:spPr>
                          <a:xfrm>
                            <a:off x="3393450" y="2392612"/>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50" name="直線單箭頭接點 150"/>
                        <wps:cNvCnPr/>
                        <wps:spPr>
                          <a:xfrm>
                            <a:off x="1573564" y="3590529"/>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51" name="Text Box 169"/>
                        <wps:cNvSpPr txBox="1">
                          <a:spLocks noChangeArrowheads="1"/>
                        </wps:cNvSpPr>
                        <wps:spPr bwMode="auto">
                          <a:xfrm>
                            <a:off x="165220" y="3427164"/>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wps:txbx>
                        <wps:bodyPr rot="0" vert="horz" wrap="square" lIns="91440" tIns="45720" rIns="91440" bIns="45720" anchor="t" anchorCtr="0" upright="1">
                          <a:noAutofit/>
                        </wps:bodyPr>
                      </wps:wsp>
                      <wps:wsp>
                        <wps:cNvPr id="153" name="直線單箭頭接點 153"/>
                        <wps:cNvCnPr/>
                        <wps:spPr>
                          <a:xfrm>
                            <a:off x="3384824" y="4109838"/>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135" o:spid="_x0000_s1110" editas="canvas" style="width:449.65pt;height:339.6pt;mso-position-horizontal-relative:char;mso-position-vertical-relative:line" coordsize="57105,4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">
                <v:shape id="_x0000_s1111" type="#_x0000_t75" style="position:absolute;width:57105;height:43129;visibility:visible;mso-wrap-style:square" stroked="t" strokecolor="blue" strokeweight="1.5pt">
                  <v:fill o:detectmouseclick="t"/>
                  <v:path o:connecttype="none"/>
                </v:shape>
                <v:shape id="Text Box 168" o:spid="_x0000_s1112" type="#_x0000_t202" style="position:absolute;left:21441;top:1517;width:12395;height:410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mJC78A&#10;AADbAAAADwAAAGRycy9kb3ducmV2LnhtbERPzWoCMRC+C32HMIXeNNtCtd0apRQE6UFw7QPMbqab&#10;pZvJkoy6vr0pCN7m4/ud5Xr0vTpRTF1gA8+zAhRxE2zHrYGfw2b6BioJssU+MBm4UIL16mGyxNKG&#10;M+/pVEmrcginEg04kaHUOjWOPKZZGIgz9xuiR8kwttpGPOdw3+uXophrjx3nBocDfTlq/qqjN4Dj&#10;XOKOt9XOd67/rt8XJFVtzNPj+PkBSmiUu/jm3to8/xX+f8kH6NU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YkLvwAAANsAAAAPAAAAAAAAAAAAAAAAAJgCAABkcnMvZG93bnJl&#10;di54bWxQSwUGAAAAAAQABAD1AAAAhAMAAAAA&#10;" strokeweight="1pt">
                  <v:textbox inset=".5mm,0,.5mm,0">
                    <w:txbxContent>
                      <w:p w:rsidR="00124FF1" w:rsidRPr="00313320" w:rsidRDefault="00124FF1" w:rsidP="00313320">
                        <w:pPr>
                          <w:jc w:val="center"/>
                          <w:rPr>
                            <w:rFonts w:eastAsiaTheme="minorEastAsia"/>
                          </w:rPr>
                        </w:pPr>
                        <w:r>
                          <w:rPr>
                            <w:rFonts w:eastAsiaTheme="minorEastAsia" w:hint="eastAsia"/>
                          </w:rPr>
                          <w:t>SMU</w:t>
                        </w:r>
                      </w:p>
                    </w:txbxContent>
                  </v:textbox>
                </v:shape>
                <v:shape id="Text Box 169" o:spid="_x0000_s1113" type="#_x0000_t202" style="position:absolute;left:1608;top:7934;width:14042;height:3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124FF1" w:rsidRPr="00BD405B" w:rsidRDefault="00124FF1" w:rsidP="00BD405B">
                        <w:pPr>
                          <w:jc w:val="right"/>
                          <w:rPr>
                            <w:rFonts w:eastAsiaTheme="minorEastAsia"/>
                          </w:rPr>
                        </w:pPr>
                        <w:r>
                          <w:rPr>
                            <w:rFonts w:eastAsiaTheme="minorEastAsia" w:hint="eastAsia"/>
                          </w:rPr>
                          <w:t>APB program IF</w:t>
                        </w:r>
                      </w:p>
                    </w:txbxContent>
                  </v:textbox>
                </v:shape>
                <v:shape id="直線單箭頭接點 50" o:spid="_x0000_s1114" type="#_x0000_t32" style="position:absolute;left:14944;top:9188;width:66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nTaL8AAADbAAAADwAAAGRycy9kb3ducmV2LnhtbERPy4rCMBTdC/5DuAOz01THFx2jiCCM&#10;S7WCyzvNbVOmuSlNrPXvJwvB5eG819ve1qKj1leOFUzGCQji3OmKSwXZ5TBagfABWWPtmBQ8ycN2&#10;MxysMdXuwSfqzqEUMYR9igpMCE0qpc8NWfRj1xBHrnCtxRBhW0rd4iOG21pOk2QhLVYcGww2tDeU&#10;/53vVkGyZDu5XrOV7ciE4+2rmD1/C6U+P/rdN4hAfXiLX+4frWAe18cv8QfIz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nTaL8AAADbAAAADwAAAAAAAAAAAAAAAACh&#10;AgAAZHJzL2Rvd25yZXYueG1sUEsFBgAAAAAEAAQA+QAAAI0DAAAAAA==&#10;" strokecolor="#4579b8 [3044]">
                  <v:stroke startarrow="open" endarrow="open"/>
                </v:shape>
                <v:shape id="Text Box 169" o:spid="_x0000_s1115" type="#_x0000_t202" style="position:absolute;left:1608;top:11309;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v:textbox>
                </v:shape>
                <v:shape id="直線單箭頭接點 174" o:spid="_x0000_s1116" type="#_x0000_t32" style="position:absolute;left:33883;top:2091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m2mMAAAADcAAAADwAAAGRycy9kb3ducmV2LnhtbERPzWrCQBC+C32HZYTedKOVVFJXEaHQ&#10;W636ANPsNAnJzqa7o4lv3y0UepuP73c2u9F16kYhNp4NLOYZKOLS24YrA5fz62wNKgqyxc4zGbhT&#10;hN32YbLBwvqBP+h2kkqlEI4FGqhF+kLrWNbkMM59T5y4Lx8cSoKh0jbgkMJdp5dZlmuHDaeGGns6&#10;1FS2p6sz0N71+35Yfn6vs2MenvIgKK0Y8zgd9y+ghEb5F/+532ya/7y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ZtpjAAAAA3AAAAA8AAAAAAAAAAAAAAAAA&#10;oQIAAGRycy9kb3ducmV2LnhtbFBLBQYAAAAABAAEAPkAAACOAwAAAAA=&#10;" strokecolor="#4579b8 [3044]">
                  <v:stroke startarrow="open"/>
                </v:shape>
                <v:shape id="Text Box 169" o:spid="_x0000_s1117" type="#_x0000_t202" style="position:absolute;left:39534;top:12161;width:14027;height:9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RcsIA&#10;AADcAAAADwAAAGRycy9kb3ducmV2LnhtbERPS2vCQBC+C/0PyxR6092Kjza6SlEKPSnGKvQ2ZMck&#10;mJ0N2a2J/94VBG/z8T1nvuxsJS7U+NKxhveBAkGcOVNyruF3/93/AOEDssHKMWm4kofl4qU3x8S4&#10;lnd0SUMuYgj7BDUUIdSJlD4ryKIfuJo4cifXWAwRNrk0DbYx3FZyqNREWiw5NhRY06qg7Jz+Ww2H&#10;zenvOFLbfG3Hdes6Jdl+Sq3fXruvGYhAXXiKH+4fE+dPJ3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81FywgAAANwAAAAPAAAAAAAAAAAAAAAAAJgCAABkcnMvZG93&#10;bnJldi54bWxQSwUGAAAAAAQABAD1AAAAhwMAAAAA&#10;" filled="f" stroked="f">
                  <v:textbo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124FF1" w:rsidRDefault="00124FF1"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v:textbox>
                </v:shape>
                <v:shape id="直線單箭頭接點 179" o:spid="_x0000_s1118" type="#_x0000_t32" style="position:absolute;left:33839;top:28676;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gZBsAAAADcAAAADwAAAGRycy9kb3ducmV2LnhtbERPzWrCQBC+F3yHZYTe6kYLqUZXkYLg&#10;ra3tA4zZMQnJzsbdqYlv3y0UepuP73c2u9F16kYhNp4NzGcZKOLS24YrA1+fh6clqCjIFjvPZOBO&#10;EXbbycMGC+sH/qDbSSqVQjgWaKAW6QutY1mTwzjzPXHiLj44lARDpW3AIYW7Ti+yLNcOG04NNfb0&#10;WlPZnr6dgfau3/bD4nxdZu95eM6DoLRizON03K9BCY3yL/5zH22a/7K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9YGQbAAAAA3AAAAA8AAAAAAAAAAAAAAAAA&#10;oQIAAGRycy9kb3ducmV2LnhtbFBLBQYAAAAABAAEAPkAAACOAwAAAAA=&#10;" strokecolor="#4579b8 [3044]">
                  <v:stroke startarrow="open"/>
                </v:shape>
                <v:shape id="直線單箭頭接點 180" o:spid="_x0000_s1119" type="#_x0000_t32" style="position:absolute;left:33836;top:26165;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k8QMQAAADcAAAADwAAAGRycy9kb3ducmV2LnhtbESPT2vCQBDF7wW/wzIFb3VTJSWkriJC&#10;aK/+A72N2TEJzc6G7Ebjt+8cCr3N8N6895vlenStulMfGs8G3mcJKOLS24YrA8dD8ZaBChHZYuuZ&#10;DDwpwHo1eVlibv2Dd3Tfx0pJCIccDdQxdrnWoazJYZj5jli0m+8dRln7StseHxLuWj1Pkg/tsGFp&#10;qLGjbU3lz35wBha36/iVxY3OirPfDkOapqfiYsz0ddx8goo0xn/z3/W3FfxM8OUZm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KTxAxAAAANwAAAAPAAAAAAAAAAAA&#10;AAAAAKECAABkcnMvZG93bnJldi54bWxQSwUGAAAAAAQABAD5AAAAkgMAAAAA&#10;" strokecolor="#4579b8 [3044]">
                  <v:stroke endarrow="open"/>
                </v:shape>
                <v:shape id="Text Box 169" o:spid="_x0000_s1120" type="#_x0000_t202" style="position:absolute;left:39535;top:22302;width:14027;height:7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124FF1" w:rsidRDefault="00124FF1"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v:textbox>
                </v:shape>
                <v:shape id="Text Box 169" o:spid="_x0000_s1121" type="#_x0000_t202" style="position:absolute;left:39533;top:29607;width:14027;height:5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IsAA&#10;AADcAAAADwAAAGRycy9kb3ducmV2LnhtbERPTYvCMBC9C/6HMII3TZRV3K5RRFnwpOjuCt6GZmzL&#10;NpPSRFv/vREEb/N4nzNftrYUN6p94VjDaKhAEKfOFJxp+P35HsxA+IBssHRMGu7kYbnoduaYGNfw&#10;gW7HkIkYwj5BDXkIVSKlT3Oy6IeuIo7cxdUWQ4R1Jk2NTQy3pRwrNZUWC44NOVa0zin9P16thr/d&#10;5Xz6UPtsYydV41ol2X5Krfu9dvUFIlAb3uKXe2vi/NkE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S/IsAAAADcAAAADwAAAAAAAAAAAAAAAACYAgAAZHJzL2Rvd25y&#10;ZXYueG1sUEsFBgAAAAAEAAQA9QAAAIUDAAAAAA==&#10;" filled="f" stroked="f">
                  <v:textbox>
                    <w:txbxContent>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124FF1" w:rsidRDefault="00124FF1"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v:textbox>
                </v:shape>
                <v:shape id="直線單箭頭接點 187" o:spid="_x0000_s1122" type="#_x0000_t32" style="position:absolute;left:33839;top:10625;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5YyMAAAADcAAAADwAAAGRycy9kb3ducmV2LnhtbERPzWrCQBC+F3yHZYTe6kYLMaSuIoVC&#10;b23VB5hmxyQkO5vuTk18+25B8DYf3+9sdpPr1YVCbD0bWC4yUMSVty3XBk7Ht6cCVBRki71nMnCl&#10;CLvt7GGDpfUjf9HlILVKIRxLNNCIDKXWsWrIYVz4gThxZx8cSoKh1jbgmMJdr1dZlmuHLaeGBgd6&#10;bajqDr/OQHfVH/tx9f1TZJ95eM6DoHRizON82r+AEprkLr65322aX6zh/5l0gd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eWMjAAAAA3AAAAA8AAAAAAAAAAAAAAAAA&#10;oQIAAGRycy9kb3ducmV2LnhtbFBLBQYAAAAABAAEAPkAAACOAwAAAAA=&#10;" strokecolor="#4579b8 [3044]">
                  <v:stroke startarrow="open"/>
                </v:shape>
                <v:shape id="Text Box 169" o:spid="_x0000_s1123" type="#_x0000_t202" style="position:absolute;left:39532;top:1908;width:14027;height:10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124FF1" w:rsidRPr="00313320" w:rsidRDefault="00124FF1" w:rsidP="00D04D1A">
                        <w:pPr>
                          <w:pStyle w:val="Web"/>
                          <w:rPr>
                            <w:rFonts w:eastAsiaTheme="minorEastAsia"/>
                          </w:rPr>
                        </w:pPr>
                        <w:proofErr w:type="spellStart"/>
                        <w:r w:rsidRPr="00313320">
                          <w:rPr>
                            <w:rFonts w:eastAsiaTheme="minorEastAsia" w:hint="eastAsia"/>
                            <w:sz w:val="22"/>
                          </w:rPr>
                          <w:t>pcsn_int</w:t>
                        </w:r>
                        <w:proofErr w:type="spellEnd"/>
                      </w:p>
                      <w:p w:rsidR="00124FF1" w:rsidRPr="00313320" w:rsidRDefault="00124FF1"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124FF1" w:rsidRPr="00313320" w:rsidRDefault="00124FF1"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124FF1" w:rsidRDefault="00124FF1" w:rsidP="002446BB">
                        <w:pPr>
                          <w:pStyle w:val="Web"/>
                        </w:pPr>
                        <w:proofErr w:type="spellStart"/>
                        <w:r>
                          <w:rPr>
                            <w:rFonts w:eastAsiaTheme="minorEastAsia"/>
                            <w:sz w:val="22"/>
                          </w:rPr>
                          <w:t>pcsn</w:t>
                        </w:r>
                        <w:r w:rsidRPr="00313320">
                          <w:rPr>
                            <w:rFonts w:eastAsiaTheme="minorEastAsia"/>
                            <w:sz w:val="22"/>
                          </w:rPr>
                          <w:t>_standby_ok</w:t>
                        </w:r>
                        <w:proofErr w:type="spellEnd"/>
                      </w:p>
                    </w:txbxContent>
                  </v:textbox>
                </v:shape>
                <v:shape id="直線單箭頭接點 340" o:spid="_x0000_s1124" type="#_x0000_t32" style="position:absolute;left:33838;top:3585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ToO8EAAADcAAAADwAAAGRycy9kb3ducmV2LnhtbERPTWvCQBC9C/0PyxR6041tU0J0FRFC&#10;e61a0NuYHZNgdjZkN5r++86h4PHxvpfr0bXqRn1oPBuYzxJQxKW3DVcGDvtimoEKEdli65kM/FKA&#10;9eppssTc+jt/020XKyUhHHI0UMfY5VqHsiaHYeY7YuEuvncYBfaVtj3eJdy1+jVJPrTDhqWhxo62&#10;NZXX3eAMvF3O42cWNzorjn47DGma/hQnY16ex80CVKQxPsT/7i8rvneZL2fkCO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VOg7wQAAANwAAAAPAAAAAAAAAAAAAAAA&#10;AKECAABkcnMvZG93bnJldi54bWxQSwUGAAAAAAQABAD5AAAAjwMAAAAA&#10;" strokecolor="#4579b8 [3044]">
                  <v:stroke endarrow="open"/>
                </v:shape>
                <v:shape id="直線單箭頭接點 104" o:spid="_x0000_s1125" type="#_x0000_t32" style="position:absolute;left:15735;top:19970;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F5cAAAADcAAAADwAAAGRycy9kb3ducmV2LnhtbERPzUrDQBC+C77DMoI3u9sqoaTdllIQ&#10;vKm1DzDNTpOQ7Gy6Ozbp27uC4G0+vt9ZbyffqyvF1Aa2MJ8ZUMRVcC3XFo5fr09LUEmQHfaBycKN&#10;Emw393drLF0Y+ZOuB6lVDuFUooVGZCi1TlVDHtMsDMSZO4foUTKMtXYRxxzue70wptAeW84NDQ60&#10;b6jqDt/eQnfT77txcboszUcRn4soKJ1Y+/gw7VaghCb5F/+531yeb17g95l8gd7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lfxeXAAAAA3AAAAA8AAAAAAAAAAAAAAAAA&#10;oQIAAGRycy9kb3ducmV2LnhtbFBLBQYAAAAABAAEAPkAAACOAwAAAAA=&#10;" strokecolor="#4579b8 [3044]">
                  <v:stroke startarrow="open"/>
                </v:shape>
                <v:shape id="Text Box 169" o:spid="_x0000_s1126" type="#_x0000_t202" style="position:absolute;left:258;top:15942;width:15390;height:10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rsidR="00124FF1" w:rsidRPr="00BD405B" w:rsidRDefault="00124FF1" w:rsidP="002F2CD8">
                        <w:pPr>
                          <w:pStyle w:val="Web"/>
                          <w:jc w:val="right"/>
                          <w:rPr>
                            <w:rFonts w:eastAsiaTheme="minorEastAsia"/>
                          </w:rPr>
                        </w:pPr>
                        <w:r>
                          <w:rPr>
                            <w:rFonts w:ascii="Georgia" w:eastAsiaTheme="minorEastAsia" w:hAnsi="Georgia" w:cs="Calibri"/>
                          </w:rPr>
                          <w:t>cpu_reset_vector0</w:t>
                        </w:r>
                      </w:p>
                      <w:p w:rsidR="00124FF1" w:rsidRPr="00BD405B"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124FF1" w:rsidRPr="00BD405B"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124FF1" w:rsidRPr="002F2CD8" w:rsidRDefault="00124FF1"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v:textbox>
                </v:shape>
                <v:shape id="直線單箭頭接點 110" o:spid="_x0000_s1127" type="#_x0000_t32" style="position:absolute;left:15735;top:32799;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1VO8IAAADcAAAADwAAAGRycy9kb3ducmV2LnhtbESPwWrDQAxE74X8w6JCbs06CZjgZhNC&#10;IdBb27QfoHpV29irdXfV2Pn76lDoTWJGM0/74xwGc6WUu8gO1qsCDHEdfceNg4/388MOTBZkj0Nk&#10;cnCjDMfD4m6PlY8Tv9H1Io3REM4VOmhFxsraXLcUMK/iSKzaV0wBRdfUWJ9w0vAw2E1RlDZgx9rQ&#10;4khPLdX95Sc46G/25TRtPr93xWuZtmUSlF6cW97Pp0cwQrP8m/+un73irxVf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71VO8IAAADcAAAADwAAAAAAAAAAAAAA&#10;AAChAgAAZHJzL2Rvd25yZXYueG1sUEsFBgAAAAAEAAQA+QAAAJADAAAAAA==&#10;" strokecolor="#4579b8 [3044]">
                  <v:stroke startarrow="open"/>
                </v:shape>
                <v:shape id="Text Box 169" o:spid="_x0000_s1128" type="#_x0000_t202" style="position:absolute;left:1652;top:31165;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spsEA&#10;AADcAAAADwAAAGRycy9kb3ducmV2LnhtbERPTYvCMBC9C/6HMII3TbrootUo4iJ4cllXBW9DM7bF&#10;ZlKaaOu/3yws7G0e73OW685W4kmNLx1rSMYKBHHmTMm5htP3bjQD4QOywcoxaXiRh/Wq31tialzL&#10;X/Q8hlzEEPYpaihCqFMpfVaQRT92NXHkbq6xGCJscmkabGO4reSbUu/SYsmxocCatgVl9+PDajgf&#10;btfLRH3mH3Zat65Tku1caj0cdJsFiEBd+Bf/ufcmzk8S+H0mXi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FLKbBAAAA3AAAAA8AAAAAAAAAAAAAAAAAmAIAAGRycy9kb3du&#10;cmV2LnhtbFBLBQYAAAAABAAEAPUAAACGAwAAAAA=&#10;" filled="f" stroked="f">
                  <v:textbo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v:textbox>
                </v:shape>
                <v:shape id="直線單箭頭接點 116" o:spid="_x0000_s1129" type="#_x0000_t32" style="position:absolute;left:15735;top:17468;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ho1L8AAADcAAAADwAAAGRycy9kb3ducmV2LnhtbERPzWrCQBC+C32HZQredKOFIKmriFDo&#10;ra36AGN2moRkZ+Pu1MS3dwuCt/n4fme9HV2nrhRi49nAYp6BIi69bbgycDp+zFagoiBb7DyTgRtF&#10;2G5eJmssrB/4h64HqVQK4ViggVqkL7SOZU0O49z3xIn79cGhJBgqbQMOKdx1eplluXbYcGqosad9&#10;TWV7+HMG2pv+2g3L82WVfefhLQ+C0oox09dx9w5KaJSn+OH+tGn+Iof/Z9IFenM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xho1L8AAADcAAAADwAAAAAAAAAAAAAAAACh&#10;AgAAZHJzL2Rvd25yZXYueG1sUEsFBgAAAAAEAAQA+QAAAI0DAAAAAA==&#10;" strokecolor="#4579b8 [3044]">
                  <v:stroke startarrow="open"/>
                </v:shape>
                <v:shape id="直線單箭頭接點 117" o:spid="_x0000_s1130" type="#_x0000_t32" style="position:absolute;left:15735;top:25064;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TNT8AAAADcAAAADwAAAGRycy9kb3ducmV2LnhtbERPzWrCQBC+F3yHZYTe6kYLqURXEaHg&#10;TWv7ANPsmIRkZ+Pu1MS3dwuF3ubj+531dnSdulGIjWcD81kGirj0tuHKwNfn+8sSVBRki51nMnCn&#10;CNvN5GmNhfUDf9DtLJVKIRwLNFCL9IXWsazJYZz5njhxFx8cSoKh0jbgkMJdpxdZlmuHDaeGGnva&#10;11S25x9noL3r425YfF+X2SkPr3kQlFaMeZ6OuxUooVH+xX/ug03z52/w+0y6QG8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UzU/AAAAA3AAAAA8AAAAAAAAAAAAAAAAA&#10;oQIAAGRycy9kb3ducmV2LnhtbFBLBQYAAAAABAAEAPkAAACOAwAAAAA=&#10;" strokecolor="#4579b8 [3044]">
                  <v:stroke startarrow="open"/>
                </v:shape>
                <v:shape id="直線單箭頭接點 118" o:spid="_x0000_s1131" type="#_x0000_t32" style="position:absolute;left:15648;top:2259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tZPcIAAADcAAAADwAAAGRycy9kb3ducmV2LnhtbESPwWrDQAxE74X8w6JCbs06CZjgZhNC&#10;IdBb27QfoHpV29irdXfV2Pn76lDoTWJGM0/74xwGc6WUu8gO1qsCDHEdfceNg4/388MOTBZkj0Nk&#10;cnCjDMfD4m6PlY8Tv9H1Io3REM4VOmhFxsraXLcUMK/iSKzaV0wBRdfUWJ9w0vAw2E1RlDZgx9rQ&#10;4khPLdX95Sc46G/25TRtPr93xWuZtmUSlF6cW97Pp0cwQrP8m/+un73ir5VW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tZPcIAAADcAAAADwAAAAAAAAAAAAAA&#10;AAChAgAAZHJzL2Rvd25yZXYueG1sUEsFBgAAAAAEAAQA+QAAAJADAAAAAA==&#10;" strokecolor="#4579b8 [3044]">
                  <v:stroke startarrow="open"/>
                </v:shape>
                <v:shape id="直線單箭頭接點 112" o:spid="_x0000_s1132" type="#_x0000_t32" style="position:absolute;left:33838;top:3842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2SK8IAAADcAAAADwAAAGRycy9kb3ducmV2LnhtbERPS2vCQBC+F/wPyxS81U0sKSF1lSAE&#10;e9VW0Ns0Oyah2dmQ3Tz8926h0Nt8fM/Z7GbTipF611hWEK8iEMSl1Q1XCr4+i5cUhPPIGlvLpOBO&#10;DnbbxdMGM20nPtJ48pUIIewyVFB732VSurImg25lO+LA3Wxv0AfYV1L3OIVw08p1FL1Jgw2Hhho7&#10;2tdU/pwGo+D19j0fUp/LtLjY/TAkSXIurkotn+f8HYSn2f+L/9wfOsyP1/D7TLhAb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2SK8IAAADcAAAADwAAAAAAAAAAAAAA&#10;AAChAgAAZHJzL2Rvd25yZXYueG1sUEsFBgAAAAAEAAQA+QAAAJADAAAAAA==&#10;" strokecolor="#4579b8 [3044]">
                  <v:stroke endarrow="open"/>
                </v:shape>
                <v:shape id="Text Box 169" o:spid="_x0000_s1133" type="#_x0000_t202" style="position:absolute;left:39585;top:34869;width:14040;height:7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XSsEA&#10;AADcAAAADwAAAGRycy9kb3ducmV2LnhtbERPTYvCMBC9C/6HMIK3NXHVZbcaZVEET4ruKuxtaMa2&#10;2ExKE23990ZY8DaP9zmzRWtLcaPaF441DAcKBHHqTMGZht+f9dsnCB+QDZaOScOdPCzm3c4ME+Ma&#10;3tPtEDIRQ9gnqCEPoUqk9GlOFv3AVcSRO7vaYoiwzqSpsYnhtpTvSn1IiwXHhhwrWuaUXg5Xq+G4&#10;Pf+dxmqXreykalyrJNsvqXW/135PQQRqw0v8796YOH84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bF0rBAAAA3AAAAA8AAAAAAAAAAAAAAAAAmAIAAGRycy9kb3du&#10;cmV2LnhtbFBLBQYAAAAABAAEAPUAAACGAwAAAAA=&#10;" filled="f" stroked="f">
                  <v:textbox>
                    <w:txbxContent>
                      <w:p w:rsidR="00124FF1" w:rsidRPr="00110101" w:rsidRDefault="00124FF1"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124FF1" w:rsidRDefault="00124FF1" w:rsidP="00E33F2A">
                        <w:pPr>
                          <w:pStyle w:val="Web"/>
                          <w:rPr>
                            <w:rFonts w:eastAsiaTheme="minorEastAsia"/>
                            <w:sz w:val="22"/>
                          </w:rPr>
                        </w:pPr>
                        <w:proofErr w:type="spellStart"/>
                        <w:r w:rsidRPr="00E33F2A">
                          <w:rPr>
                            <w:rFonts w:eastAsiaTheme="minorEastAsia" w:hint="eastAsia"/>
                            <w:sz w:val="22"/>
                          </w:rPr>
                          <w:t>pcsn_mem_init</w:t>
                        </w:r>
                        <w:proofErr w:type="spellEnd"/>
                      </w:p>
                      <w:p w:rsidR="00124FF1" w:rsidRPr="00E33F2A" w:rsidRDefault="00124FF1" w:rsidP="00E33F2A">
                        <w:pPr>
                          <w:pStyle w:val="Web"/>
                          <w:rPr>
                            <w:rFonts w:eastAsiaTheme="minorEastAsia"/>
                            <w:sz w:val="22"/>
                          </w:rPr>
                        </w:pPr>
                        <w:proofErr w:type="spellStart"/>
                        <w:r>
                          <w:rPr>
                            <w:rFonts w:eastAsiaTheme="minorEastAsia" w:hint="eastAsia"/>
                            <w:sz w:val="22"/>
                          </w:rPr>
                          <w:t>pcsn_reset_source</w:t>
                        </w:r>
                        <w:proofErr w:type="spellEnd"/>
                      </w:p>
                    </w:txbxContent>
                  </v:textbox>
                </v:shape>
                <v:shape id="直線單箭頭接點 119" o:spid="_x0000_s1134" type="#_x0000_t32" style="position:absolute;left:33838;top:33353;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AWsEAAADcAAAADwAAAGRycy9kb3ducmV2LnhtbERPS4vCMBC+C/sfwgh709SVSrcaRYTi&#10;Xn0s7N7GZmyLzaQ0qdZ/bwTB23x8z1mselOLK7WusqxgMo5AEOdWV1woOB6yUQLCeWSNtWVScCcH&#10;q+XHYIGptjfe0XXvCxFC2KWooPS+SaV0eUkG3dg2xIE729agD7AtpG7xFsJNLb+iaCYNVhwaSmxo&#10;U1J+2XdGwfR86reJX8sk+7Obrovj+Df7V+pz2K/nIDz1/i1+uX90mD/5hu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GQBawQAAANwAAAAPAAAAAAAAAAAAAAAA&#10;AKECAABkcnMvZG93bnJldi54bWxQSwUGAAAAAAQABAD5AAAAjwMAAAAA&#10;" strokecolor="#4579b8 [3044]">
                  <v:stroke endarrow="open"/>
                </v:shape>
                <v:shape id="直線單箭頭接點 120" o:spid="_x0000_s1135" type="#_x0000_t32" style="position:absolute;left:33838;top:31206;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9jesQAAADcAAAADwAAAGRycy9kb3ducmV2LnhtbESPT2vCQBDF74V+h2UK3upGJSWkriJC&#10;aK/+g/Y2zY5JMDsbshuN3945CL3N8N6895vlenStulIfGs8GZtMEFHHpbcOVgeOheM9AhYhssfVM&#10;Bu4UYL16fVlibv2Nd3Tdx0pJCIccDdQxdrnWoazJYZj6jli0s+8dRln7StsebxLuWj1Pkg/tsGFp&#10;qLGjbU3lZT84A4vz3/iVxY3Oih+/HYY0TU/FrzGTt3HzCSrSGP/Nz+tvK/hzwZdnZAK9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T2N6xAAAANwAAAAPAAAAAAAAAAAA&#10;AAAAAKECAABkcnMvZG93bnJldi54bWxQSwUGAAAAAAQABAD5AAAAkgMAAAAA&#10;" strokecolor="#4579b8 [3044]">
                  <v:stroke endarrow="open"/>
                </v:shape>
                <v:shape id="Text Box 169" o:spid="_x0000_s1136" type="#_x0000_t202" style="position:absolute;left:1608;top:844;width:15655;height:6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124FF1" w:rsidRPr="00BD405B" w:rsidRDefault="00124FF1"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v:textbox>
                </v:shape>
                <v:shape id="直線單箭頭接點 138" o:spid="_x0000_s1137" type="#_x0000_t32" style="position:absolute;left:15871;top:2623;width:57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5ocQAAADcAAAADwAAAGRycy9kb3ducmV2LnhtbESPT2vCQBDF74V+h2UKvenGSiSkriJC&#10;aK/+A71Ns2MSzM6G7Ebjt+8cCr3N8N6895vlenStulMfGs8GZtMEFHHpbcOVgeOhmGSgQkS22Hom&#10;A08KsF69viwxt/7BO7rvY6UkhEOOBuoYu1zrUNbkMEx9Ryza1fcOo6x9pW2PDwl3rf5IkoV22LA0&#10;1NjRtqbyth+cgfn1Z/zK4kZnxdlvhyFN01NxMeb9bdx8goo0xn/z3/W3Ffy50MozMoF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PmhxAAAANwAAAAPAAAAAAAAAAAA&#10;AAAAAKECAABkcnMvZG93bnJldi54bWxQSwUGAAAAAAQABAD5AAAAkgMAAAAA&#10;" strokecolor="#4579b8 [3044]">
                  <v:stroke endarrow="open"/>
                </v:shape>
                <v:shape id="直線單箭頭接點 139" o:spid="_x0000_s1138" type="#_x0000_t32" style="position:absolute;left:15871;top:12790;width:570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xcOsEAAADcAAAADwAAAGRycy9kb3ducmV2LnhtbERPTYvCMBC9L/gfwgje1lSlS61GEaHo&#10;dV0FvY3N2BabSWlSrf/eLCzsbR7vc5br3tTiQa2rLCuYjCMQxLnVFRcKjj/ZZwLCeWSNtWVS8CIH&#10;69XgY4mptk/+psfBFyKEsEtRQel9k0rp8pIMurFtiAN3s61BH2BbSN3iM4SbWk6j6EsarDg0lNjQ&#10;tqT8fuiMgtnt2u8Sv5FJdrbbrovj+JRdlBoN+80ChKfe/4v/3Hsd5s/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rFw6wQAAANwAAAAPAAAAAAAAAAAAAAAA&#10;AKECAABkcnMvZG93bnJldi54bWxQSwUGAAAAAAQABAD5AAAAjwMAAAAA&#10;" strokecolor="#4579b8 [3044]">
                  <v:stroke endarrow="open"/>
                </v:shape>
                <v:shape id="直線單箭頭接點 140" o:spid="_x0000_s1139" type="#_x0000_t32" style="position:absolute;left:33750;top:34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CG2sQAAADcAAAADwAAAGRycy9kb3ducmV2LnhtbESPQWvCQBCF70L/wzKF3nRj25QQXUWE&#10;0F6rFvQ2ZsckmJ0N2Y2m/75zKHib4b1575vlenStulEfGs8G5rMEFHHpbcOVgcO+mGagQkS22Hom&#10;A78UYL16miwxt/7O33TbxUpJCIccDdQxdrnWoazJYZj5jli0i+8dRln7Stse7xLuWv2aJB/aYcPS&#10;UGNH25rK625wBt4u5/EzixudFUe/HYY0TX+KkzEvz+NmASrSGB/m/+svK/jvgi/PyAR6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baxAAAANwAAAAPAAAAAAAAAAAA&#10;AAAAAKECAABkcnMvZG93bnJldi54bWxQSwUGAAAAAAQABAD5AAAAkgMAAAAA&#10;" strokecolor="#4579b8 [3044]">
                  <v:stroke endarrow="open"/>
                </v:shape>
                <v:shape id="直線單箭頭接點 141" o:spid="_x0000_s1140" type="#_x0000_t32" style="position:absolute;left:33934;top:603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wjQcEAAADcAAAADwAAAGRycy9kb3ducmV2LnhtbERPS4vCMBC+C/sfwgh709TVLqUaRYTi&#10;Xn0s7N7GZmyLzaQ0qdZ/bwTB23x8z1mselOLK7WusqxgMo5AEOdWV1woOB6yUQLCeWSNtWVScCcH&#10;q+XHYIGptjfe0XXvCxFC2KWooPS+SaV0eUkG3dg2xIE729agD7AtpG7xFsJNLb+i6FsarDg0lNjQ&#10;pqT8su+Mgun51G8Tv5ZJ9mc3XRfH8W/2r9TnsF/PQXjq/Vv8cv/oMH82g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3CNBwQAAANwAAAAPAAAAAAAAAAAAAAAA&#10;AKECAABkcnMvZG93bnJldi54bWxQSwUGAAAAAAQABAD5AAAAjwMAAAAA&#10;" strokecolor="#4579b8 [3044]">
                  <v:stroke endarrow="open"/>
                </v:shape>
                <v:shape id="直線單箭頭接點 142" o:spid="_x0000_s1141" type="#_x0000_t32" style="position:absolute;left:33934;top:828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69NsEAAADcAAAADwAAAGRycy9kb3ducmV2LnhtbERPS4vCMBC+C/sfwix401TXLqUaRYSy&#10;Xn0s7N7GZmyLzaQ0qdZ/bwTB23x8z1mselOLK7WusqxgMo5AEOdWV1woOB6yUQLCeWSNtWVScCcH&#10;q+XHYIGptjfe0XXvCxFC2KWooPS+SaV0eUkG3dg2xIE729agD7AtpG7xFsJNLadR9C0NVhwaSmxo&#10;U1J+2XdGwdf51P8kfi2T7M9uui6O49/sX6nhZ7+eg/DU+7f45d7qMH82h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Dr02wQAAANwAAAAPAAAAAAAAAAAAAAAA&#10;AKECAABkcnMvZG93bnJldi54bWxQSwUGAAAAAAQABAD5AAAAjwMAAAAA&#10;" strokecolor="#4579b8 [3044]">
                  <v:stroke endarrow="open"/>
                </v:shape>
                <v:shape id="直線單箭頭接點 143" o:spid="_x0000_s1142" type="#_x0000_t32" style="position:absolute;left:33750;top:1374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IYrcEAAADcAAAADwAAAGRycy9kb3ducmV2LnhtbERPTYvCMBC9L/gfwgje1lTdSqlGEaHo&#10;dV0FvY3N2BabSWlSrf/eLCzsbR7vc5br3tTiQa2rLCuYjCMQxLnVFRcKjj/ZZwLCeWSNtWVS8CIH&#10;69XgY4mptk/+psfBFyKEsEtRQel9k0rp8pIMurFtiAN3s61BH2BbSN3iM4SbWk6jaC4NVhwaSmxo&#10;W1J+P3RGwex27XeJ38gkO9tt18VxfMouSo2G/WYBwlPv/8V/7r0O879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QhitwQAAANwAAAAPAAAAAAAAAAAAAAAA&#10;AKECAABkcnMvZG93bnJldi54bWxQSwUGAAAAAAQABAD5AAAAjwMAAAAA&#10;" strokecolor="#4579b8 [3044]">
                  <v:stroke endarrow="open"/>
                </v:shape>
                <v:shape id="直線單箭頭接點 144" o:spid="_x0000_s1143" type="#_x0000_t32" style="position:absolute;left:33888;top:159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uA2cEAAADcAAAADwAAAGRycy9kb3ducmV2LnhtbERPS4vCMBC+C/sfwix409TVLqUaRYSy&#10;Xn0s7N7GZmyLzaQ0qdZ/bwTB23x8z1mselOLK7WusqxgMo5AEOdWV1woOB6yUQLCeWSNtWVScCcH&#10;q+XHYIGptjfe0XXvCxFC2KWooPS+SaV0eUkG3dg2xIE729agD7AtpG7xFsJNLb+i6FsarDg0lNjQ&#10;pqT8su+Mgun51P8kfi2T7M9uui6O49/sX6nhZ7+eg/DU+7f45d7qMH82g+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4DZwQAAANwAAAAPAAAAAAAAAAAAAAAA&#10;AKECAABkcnMvZG93bnJldi54bWxQSwUGAAAAAAQABAD5AAAAjwMAAAAA&#10;" strokecolor="#4579b8 [3044]">
                  <v:stroke endarrow="open"/>
                </v:shape>
                <v:shape id="直線單箭頭接點 147" o:spid="_x0000_s1144" type="#_x0000_t32" style="position:absolute;left:33934;top:18330;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ersIAAADcAAAADwAAAGRycy9kb3ducmV2LnhtbERPTWvCQBC9F/oflil4q5uqqS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kersIAAADcAAAADwAAAAAAAAAAAAAA&#10;AAChAgAAZHJzL2Rvd25yZXYueG1sUEsFBgAAAAAEAAQA+QAAAJADAAAAAA==&#10;" strokecolor="#4579b8 [3044]">
                  <v:stroke endarrow="open"/>
                </v:shape>
                <v:shape id="直線單箭頭接點 149" o:spid="_x0000_s1145" type="#_x0000_t32" style="position:absolute;left:33934;top:2392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vR8IAAADcAAAADwAAAGRycy9kb3ducmV2LnhtbERPTWvCQBC9F/oflil4q5uqKT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KovR8IAAADcAAAADwAAAAAAAAAAAAAA&#10;AAChAgAAZHJzL2Rvd25yZXYueG1sUEsFBgAAAAAEAAQA+QAAAJADAAAAAA==&#10;" strokecolor="#4579b8 [3044]">
                  <v:stroke endarrow="open"/>
                </v:shape>
                <v:shape id="直線單箭頭接點 150" o:spid="_x0000_s1146" type="#_x0000_t32" style="position:absolute;left:15735;top:35905;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fs+8MAAADcAAAADwAAAGRycy9kb3ducmV2LnhtbESPwU7DQAxE70j9h5WRuNENrYiq0G1V&#10;ISFxKxQ+wGRNEiXrTXdNk/49PiBxszXjmeftfg6DuVDKXWQHD8sCDHEdfceNg8+Pl/sNmCzIHofI&#10;5OBKGfa7xc0WKx8nfqfLSRqjIZwrdNCKjJW1uW4pYF7GkVi175gCiq6psT7hpOFhsKuiKG3AjrWh&#10;xZGeW6r7009w0F/t8TCtvs6b4q1M6zIJSi/O3d3OhycwQrP8m/+uX73iPyq+PqMT2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X7PvDAAAA3AAAAA8AAAAAAAAAAAAA&#10;AAAAoQIAAGRycy9kb3ducmV2LnhtbFBLBQYAAAAABAAEAPkAAACRAwAAAAA=&#10;" strokecolor="#4579b8 [3044]">
                  <v:stroke startarrow="open"/>
                </v:shape>
                <v:shape id="Text Box 169" o:spid="_x0000_s1147" type="#_x0000_t202" style="position:absolute;left:1652;top:34271;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ZsIA&#10;AADcAAAADwAAAGRycy9kb3ducmV2LnhtbERPyWrDMBC9F/IPYgK91ZJLUhLHigktgZ5amg1yG6yJ&#10;bWKNjKXG7t9XhUJu83jr5MVoW3Gj3jeONaSJAkFcOtNwpeGw3z4tQPiAbLB1TBp+yEOxnjzkmBk3&#10;8BfddqESMYR9hhrqELpMSl/WZNEnriOO3MX1FkOEfSVNj0MMt618VupFWmw4NtTY0WtN5XX3bTUc&#10;Py7n00x9Vm923g1uVJLtUmr9OB03KxCBxnAX/7vfTZw/T+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5VmwgAAANwAAAAPAAAAAAAAAAAAAAAAAJgCAABkcnMvZG93&#10;bnJldi54bWxQSwUGAAAAAAQABAD1AAAAhwMAAAAA&#10;" filled="f" stroked="f">
                  <v:textbox>
                    <w:txbxContent>
                      <w:p w:rsidR="00124FF1" w:rsidRPr="00BD405B" w:rsidRDefault="00124FF1"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v:textbox>
                </v:shape>
                <v:shape id="直線單箭頭接點 153" o:spid="_x0000_s1148" type="#_x0000_t32" style="position:absolute;left:33848;top:41098;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VyjMAAAADcAAAADwAAAGRycy9kb3ducmV2LnhtbERPzWrCQBC+F3yHZQRvdaPSINFVpFDw&#10;Zmv7ANPsmIRkZ+PuaOLbdwuF3ubj+53tfnSdulOIjWcDi3kGirj0tuHKwNfn2/MaVBRki51nMvCg&#10;CPvd5GmLhfUDf9D9LJVKIRwLNFCL9IXWsazJYZz7njhxFx8cSoKh0jbgkMJdp5dZlmuHDaeGGnt6&#10;ralszzdnoH3o02FYfl/X2XseVnkQlFaMmU3HwwaU0Cj/4j/30ab5Lyv4fSZdoHc/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UFcozAAAAA3AAAAA8AAAAAAAAAAAAAAAAA&#10;oQIAAGRycy9kb3ducmV2LnhtbFBLBQYAAAAABAAEAPkAAACOAwAAAAA=&#10;" strokecolor="#4579b8 [3044]">
                  <v:stroke startarrow="open"/>
                </v:shape>
                <w10:anchorlock/>
              </v:group>
            </w:pict>
          </mc:Fallback>
        </mc:AlternateContent>
      </w:r>
    </w:p>
    <w:p w:rsidR="00712E32" w:rsidRDefault="00712E32" w:rsidP="00712E32">
      <w:pPr>
        <w:pStyle w:val="aa"/>
        <w:jc w:val="center"/>
        <w:rPr>
          <w:rFonts w:eastAsia="新細明體"/>
        </w:rPr>
      </w:pPr>
      <w:bookmarkStart w:id="134" w:name="_Ref378090251"/>
      <w:bookmarkStart w:id="135" w:name="_Ref378090237"/>
      <w:bookmarkStart w:id="136" w:name="_Toc378093276"/>
      <w:bookmarkStart w:id="137" w:name="_Toc408389351"/>
      <w:bookmarkStart w:id="138" w:name="_Toc8026681"/>
      <w:proofErr w:type="gramStart"/>
      <w:r>
        <w:t xml:space="preserve">Figure </w:t>
      </w:r>
      <w:r w:rsidR="00894EFA">
        <w:fldChar w:fldCharType="begin"/>
      </w:r>
      <w:r w:rsidR="00894EFA">
        <w:instrText xml:space="preserve"> SEQ Figure \* ARABIC </w:instrText>
      </w:r>
      <w:r w:rsidR="00894EFA">
        <w:fldChar w:fldCharType="separate"/>
      </w:r>
      <w:r w:rsidR="00EF63D1">
        <w:rPr>
          <w:noProof/>
        </w:rPr>
        <w:t>3</w:t>
      </w:r>
      <w:r w:rsidR="00894EFA">
        <w:rPr>
          <w:noProof/>
        </w:rPr>
        <w:fldChar w:fldCharType="end"/>
      </w:r>
      <w:bookmarkEnd w:id="134"/>
      <w:r>
        <w:rPr>
          <w:rFonts w:eastAsia="新細明體" w:hint="eastAsia"/>
        </w:rPr>
        <w:t>.</w:t>
      </w:r>
      <w:proofErr w:type="gramEnd"/>
      <w:r>
        <w:rPr>
          <w:rFonts w:eastAsia="新細明體" w:hint="eastAsia"/>
        </w:rPr>
        <w:t xml:space="preserve"> Logic Symbol</w:t>
      </w:r>
      <w:bookmarkEnd w:id="135"/>
      <w:bookmarkEnd w:id="136"/>
      <w:bookmarkEnd w:id="137"/>
      <w:bookmarkEnd w:id="138"/>
    </w:p>
    <w:p w:rsidR="00712E32" w:rsidRDefault="00712E32" w:rsidP="00712E32"/>
    <w:p w:rsidR="00712E32" w:rsidRPr="00701E84" w:rsidRDefault="002E15F3" w:rsidP="00712E32">
      <w:pPr>
        <w:rPr>
          <w:rFonts w:eastAsia="新細明體" w:cs="Candara"/>
          <w:szCs w:val="24"/>
        </w:rPr>
      </w:pPr>
      <w:r>
        <w:rPr>
          <w:rFonts w:eastAsia="新細明體" w:cs="Candara"/>
          <w:szCs w:val="24"/>
        </w:rPr>
        <w:fldChar w:fldCharType="begin"/>
      </w:r>
      <w:r>
        <w:rPr>
          <w:rFonts w:eastAsia="新細明體" w:cs="Candara"/>
          <w:szCs w:val="24"/>
        </w:rPr>
        <w:instrText xml:space="preserve"> REF _Ref408412160 \h </w:instrText>
      </w:r>
      <w:r>
        <w:rPr>
          <w:rFonts w:eastAsia="新細明體" w:cs="Candara"/>
          <w:szCs w:val="24"/>
        </w:rPr>
      </w:r>
      <w:r>
        <w:rPr>
          <w:rFonts w:eastAsia="新細明體" w:cs="Candara"/>
          <w:szCs w:val="24"/>
        </w:rPr>
        <w:fldChar w:fldCharType="separate"/>
      </w:r>
      <w:r w:rsidR="00EF63D1">
        <w:t xml:space="preserve">Table </w:t>
      </w:r>
      <w:r w:rsidR="00EF63D1">
        <w:rPr>
          <w:noProof/>
        </w:rPr>
        <w:t>3</w:t>
      </w:r>
      <w:r>
        <w:rPr>
          <w:rFonts w:eastAsia="新細明體" w:cs="Candara"/>
          <w:szCs w:val="24"/>
        </w:rPr>
        <w:fldChar w:fldCharType="end"/>
      </w:r>
      <w:r w:rsidR="00712E32" w:rsidRPr="00922786">
        <w:rPr>
          <w:rFonts w:eastAsia="新細明體" w:cs="Candara"/>
          <w:szCs w:val="24"/>
        </w:rPr>
        <w:t xml:space="preserve"> g</w:t>
      </w:r>
      <w:r w:rsidR="00712E32" w:rsidRPr="00701E84">
        <w:rPr>
          <w:rFonts w:eastAsia="新細明體" w:cs="Candara"/>
          <w:szCs w:val="24"/>
        </w:rPr>
        <w:t>ives the detailed descriptions of I/O signals.</w:t>
      </w:r>
    </w:p>
    <w:p w:rsidR="00712E32" w:rsidRDefault="00712E32" w:rsidP="00712E32">
      <w:pPr>
        <w:rPr>
          <w:rFonts w:ascii="Candara" w:eastAsia="新細明體" w:hAnsi="Candara" w:cs="Candara"/>
          <w:sz w:val="22"/>
        </w:rPr>
      </w:pPr>
    </w:p>
    <w:p w:rsidR="002E15F3" w:rsidRDefault="002E15F3" w:rsidP="002E15F3">
      <w:pPr>
        <w:pStyle w:val="aa"/>
        <w:rPr>
          <w:rFonts w:eastAsia="新細明體"/>
        </w:rPr>
      </w:pPr>
      <w:bookmarkStart w:id="139" w:name="_Ref408412160"/>
      <w:bookmarkStart w:id="140" w:name="_Toc8026672"/>
      <w:proofErr w:type="gramStart"/>
      <w:r>
        <w:t xml:space="preserve">Table </w:t>
      </w:r>
      <w:r w:rsidR="00894EFA">
        <w:fldChar w:fldCharType="begin"/>
      </w:r>
      <w:r w:rsidR="00894EFA">
        <w:instrText xml:space="preserve"> SEQ Table \* ARABIC </w:instrText>
      </w:r>
      <w:r w:rsidR="00894EFA">
        <w:fldChar w:fldCharType="separate"/>
      </w:r>
      <w:r w:rsidR="00EF63D1">
        <w:rPr>
          <w:noProof/>
        </w:rPr>
        <w:t>3</w:t>
      </w:r>
      <w:r w:rsidR="00894EFA">
        <w:rPr>
          <w:noProof/>
        </w:rPr>
        <w:fldChar w:fldCharType="end"/>
      </w:r>
      <w:bookmarkEnd w:id="139"/>
      <w:r w:rsidRPr="00BA17B9">
        <w:rPr>
          <w:rFonts w:eastAsia="新細明體" w:hint="eastAsia"/>
        </w:rPr>
        <w:t>.</w:t>
      </w:r>
      <w:proofErr w:type="gramEnd"/>
      <w:r w:rsidRPr="00BA17B9">
        <w:rPr>
          <w:rFonts w:eastAsia="新細明體" w:hint="eastAsia"/>
        </w:rPr>
        <w:t xml:space="preserve"> </w:t>
      </w:r>
      <w:r w:rsidRPr="002E15F3">
        <w:rPr>
          <w:rFonts w:eastAsia="新細明體"/>
        </w:rPr>
        <w:t>Signal Definition</w:t>
      </w:r>
      <w:bookmarkEnd w:id="140"/>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3005"/>
        <w:gridCol w:w="567"/>
        <w:gridCol w:w="6770"/>
      </w:tblGrid>
      <w:tr w:rsidR="00712E32" w:rsidRPr="00770E13" w:rsidTr="00DB2715">
        <w:trPr>
          <w:cantSplit/>
          <w:tblHeader/>
        </w:trPr>
        <w:tc>
          <w:tcPr>
            <w:tcW w:w="3005"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Signal </w:t>
            </w:r>
            <w:r w:rsidRPr="00770E13">
              <w:rPr>
                <w:rFonts w:eastAsia="Candara" w:cs="Candara"/>
                <w:b/>
                <w:color w:val="000000"/>
                <w:sz w:val="20"/>
                <w:szCs w:val="24"/>
              </w:rPr>
              <w:t>Name</w:t>
            </w:r>
          </w:p>
        </w:tc>
        <w:tc>
          <w:tcPr>
            <w:tcW w:w="567" w:type="dxa"/>
            <w:tcBorders>
              <w:top w:val="single" w:sz="12" w:space="0" w:color="0000FF"/>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I/O</w:t>
            </w:r>
          </w:p>
        </w:tc>
        <w:tc>
          <w:tcPr>
            <w:tcW w:w="6770"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Candara" w:cs="Candara"/>
                <w:b/>
                <w:color w:val="000000"/>
                <w:sz w:val="20"/>
                <w:szCs w:val="24"/>
              </w:rPr>
              <w:t>Description</w:t>
            </w:r>
          </w:p>
        </w:tc>
      </w:tr>
      <w:tr w:rsidR="00982186" w:rsidRPr="00770E13" w:rsidDel="00A33E48" w:rsidTr="008A04D6">
        <w:trPr>
          <w:cantSplit/>
          <w:del w:id="141" w:author="Chevy Chia-Wei Hsu(許家瑋)" w:date="2019-04-29T10:53:00Z"/>
        </w:trPr>
        <w:tc>
          <w:tcPr>
            <w:tcW w:w="10342" w:type="dxa"/>
            <w:gridSpan w:val="3"/>
            <w:tcBorders>
              <w:top w:val="single" w:sz="12" w:space="0" w:color="0000FF"/>
              <w:bottom w:val="single" w:sz="12"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42" w:author="Chevy Chia-Wei Hsu(許家瑋)" w:date="2019-04-29T10:53:00Z"/>
                <w:rFonts w:eastAsia="Candara" w:cs="Candara"/>
                <w:b/>
                <w:color w:val="000000"/>
                <w:sz w:val="20"/>
                <w:szCs w:val="24"/>
              </w:rPr>
            </w:pPr>
            <w:del w:id="143" w:author="Chevy Chia-Wei Hsu(許家瑋)" w:date="2019-04-29T10:53:00Z">
              <w:r w:rsidRPr="00770E13" w:rsidDel="00A33E48">
                <w:rPr>
                  <w:rFonts w:eastAsia="新細明體" w:cs="Candara"/>
                  <w:b/>
                  <w:color w:val="000000"/>
                  <w:sz w:val="20"/>
                  <w:szCs w:val="24"/>
                </w:rPr>
                <w:delText>SMU global</w:delText>
              </w:r>
              <w:r w:rsidRPr="00770E13" w:rsidDel="00A33E48">
                <w:rPr>
                  <w:rFonts w:eastAsia="Candara" w:cs="Candara"/>
                  <w:b/>
                  <w:color w:val="000000"/>
                  <w:sz w:val="20"/>
                  <w:szCs w:val="24"/>
                </w:rPr>
                <w:delText xml:space="preserve"> signals</w:delText>
              </w:r>
            </w:del>
          </w:p>
        </w:tc>
      </w:tr>
      <w:tr w:rsidR="00982186" w:rsidRPr="00770E13" w:rsidDel="00A33E48" w:rsidTr="008A04D6">
        <w:trPr>
          <w:cantSplit/>
          <w:del w:id="144" w:author="Chevy Chia-Wei Hsu(許家瑋)" w:date="2019-04-29T10:53:00Z"/>
        </w:trPr>
        <w:tc>
          <w:tcPr>
            <w:tcW w:w="3005" w:type="dxa"/>
            <w:tcBorders>
              <w:top w:val="single" w:sz="12" w:space="0" w:color="0000FF"/>
              <w:bottom w:val="single" w:sz="4" w:space="0" w:color="0000FF"/>
            </w:tcBorders>
            <w:shd w:val="clear" w:color="auto" w:fill="FFFFFF"/>
            <w:vAlign w:val="center"/>
          </w:tcPr>
          <w:p w:rsidR="00982186" w:rsidRPr="00982186" w:rsidDel="00A33E48" w:rsidRDefault="00982186" w:rsidP="008A04D6">
            <w:pPr>
              <w:adjustRightInd w:val="0"/>
              <w:snapToGrid/>
              <w:spacing w:before="120" w:after="120" w:line="0" w:lineRule="atLeast"/>
              <w:textAlignment w:val="baseline"/>
              <w:rPr>
                <w:del w:id="145" w:author="Chevy Chia-Wei Hsu(許家瑋)" w:date="2019-04-29T10:53:00Z"/>
                <w:rFonts w:eastAsiaTheme="minorEastAsia"/>
                <w:color w:val="FF0000"/>
                <w:sz w:val="22"/>
              </w:rPr>
            </w:pPr>
            <w:del w:id="146" w:author="Chevy Chia-Wei Hsu(許家瑋)" w:date="2019-04-29T10:53:00Z">
              <w:r w:rsidRPr="00982186" w:rsidDel="00A33E48">
                <w:rPr>
                  <w:rFonts w:eastAsiaTheme="minorEastAsia" w:hint="eastAsia"/>
                  <w:color w:val="FF0000"/>
                  <w:sz w:val="22"/>
                </w:rPr>
                <w:delText>X_*</w:delText>
              </w:r>
            </w:del>
          </w:p>
        </w:tc>
        <w:tc>
          <w:tcPr>
            <w:tcW w:w="567" w:type="dxa"/>
            <w:tcBorders>
              <w:top w:val="single" w:sz="12" w:space="0" w:color="0000FF"/>
              <w:bottom w:val="single" w:sz="4"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47" w:author="Chevy Chia-Wei Hsu(許家瑋)" w:date="2019-04-29T10:53:00Z"/>
                <w:rFonts w:eastAsia="新細明體" w:cs="Candara"/>
                <w:color w:val="000000"/>
                <w:sz w:val="20"/>
                <w:szCs w:val="24"/>
              </w:rPr>
            </w:pPr>
          </w:p>
        </w:tc>
        <w:tc>
          <w:tcPr>
            <w:tcW w:w="6770" w:type="dxa"/>
            <w:tcBorders>
              <w:top w:val="single" w:sz="12" w:space="0" w:color="0000FF"/>
              <w:bottom w:val="single" w:sz="4"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48" w:author="Chevy Chia-Wei Hsu(許家瑋)" w:date="2019-04-29T10:53:00Z"/>
                <w:rFonts w:eastAsia="新細明體" w:cs="Candara"/>
                <w:color w:val="000000"/>
                <w:sz w:val="20"/>
                <w:szCs w:val="24"/>
              </w:rPr>
            </w:pPr>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B338F4"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SMU</w:t>
            </w:r>
            <w:r w:rsidR="00712E32" w:rsidRPr="00770E13">
              <w:rPr>
                <w:rFonts w:eastAsia="新細明體" w:cs="Candara"/>
                <w:b/>
                <w:color w:val="000000"/>
                <w:sz w:val="20"/>
                <w:szCs w:val="24"/>
              </w:rPr>
              <w:t xml:space="preserve"> global</w:t>
            </w:r>
            <w:r w:rsidR="00712E32" w:rsidRPr="00770E13">
              <w:rPr>
                <w:rFonts w:eastAsia="Candara" w:cs="Candara"/>
                <w:b/>
                <w:color w:val="000000"/>
                <w:sz w:val="20"/>
                <w:szCs w:val="24"/>
              </w:rPr>
              <w:t xml:space="preserve"> signals</w:t>
            </w:r>
          </w:p>
        </w:tc>
      </w:tr>
      <w:tr w:rsidR="00712E32" w:rsidRPr="00770E13" w:rsidTr="00DB2715">
        <w:trPr>
          <w:cantSplit/>
        </w:trPr>
        <w:tc>
          <w:tcPr>
            <w:tcW w:w="3005" w:type="dxa"/>
            <w:tcBorders>
              <w:top w:val="single" w:sz="12" w:space="0" w:color="0000FF"/>
              <w:bottom w:val="single" w:sz="4" w:space="0" w:color="0000FF"/>
            </w:tcBorders>
            <w:shd w:val="clear" w:color="auto" w:fill="FFFFFF"/>
            <w:vAlign w:val="center"/>
          </w:tcPr>
          <w:p w:rsidR="00712E32" w:rsidRPr="00DB2715" w:rsidRDefault="00B338F4" w:rsidP="008C7151">
            <w:pPr>
              <w:adjustRightInd w:val="0"/>
              <w:snapToGrid/>
              <w:spacing w:before="120" w:after="120" w:line="0" w:lineRule="atLeast"/>
              <w:textAlignment w:val="baseline"/>
              <w:rPr>
                <w:sz w:val="22"/>
              </w:rPr>
            </w:pPr>
            <w:proofErr w:type="spellStart"/>
            <w:r w:rsidRPr="00DB2715">
              <w:rPr>
                <w:sz w:val="22"/>
              </w:rPr>
              <w:t>w</w:t>
            </w:r>
            <w:r w:rsidRPr="00770E13">
              <w:rPr>
                <w:sz w:val="22"/>
              </w:rPr>
              <w:t>akeup</w:t>
            </w:r>
            <w:r w:rsidRPr="00DB2715">
              <w:rPr>
                <w:sz w:val="22"/>
              </w:rPr>
              <w:t>_</w:t>
            </w:r>
            <w:r w:rsidRPr="00770E13">
              <w:rPr>
                <w:sz w:val="22"/>
              </w:rPr>
              <w:t>event</w:t>
            </w:r>
            <w:proofErr w:type="spellEnd"/>
            <w:r w:rsidRPr="00DB2715">
              <w:rPr>
                <w:sz w:val="22"/>
              </w:rPr>
              <w:t>[</w:t>
            </w:r>
            <w:r w:rsidR="004A1676" w:rsidRPr="00DB2715">
              <w:rPr>
                <w:sz w:val="22"/>
              </w:rPr>
              <w:t>31:0</w:t>
            </w:r>
            <w:r w:rsidRPr="00DB2715">
              <w:rPr>
                <w:sz w:val="22"/>
              </w:rPr>
              <w:t>]</w:t>
            </w:r>
          </w:p>
        </w:tc>
        <w:tc>
          <w:tcPr>
            <w:tcW w:w="567" w:type="dxa"/>
            <w:tcBorders>
              <w:top w:val="single" w:sz="12" w:space="0" w:color="0000FF"/>
              <w:bottom w:val="single" w:sz="4"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Candara" w:cs="Candara"/>
                <w:color w:val="000000"/>
                <w:sz w:val="20"/>
                <w:szCs w:val="24"/>
              </w:rPr>
              <w:t>I</w:t>
            </w:r>
          </w:p>
        </w:tc>
        <w:tc>
          <w:tcPr>
            <w:tcW w:w="6770" w:type="dxa"/>
            <w:tcBorders>
              <w:top w:val="single" w:sz="12" w:space="0" w:color="0000FF"/>
              <w:bottom w:val="single" w:sz="4"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新細明體" w:cs="Candara"/>
                <w:color w:val="000000"/>
                <w:sz w:val="20"/>
                <w:szCs w:val="24"/>
              </w:rPr>
            </w:pPr>
          </w:p>
        </w:tc>
      </w:tr>
      <w:tr w:rsidR="00712E32" w:rsidRPr="00770E13" w:rsidTr="00DB2715">
        <w:trPr>
          <w:cantSplit/>
        </w:trPr>
        <w:tc>
          <w:tcPr>
            <w:tcW w:w="3005" w:type="dxa"/>
            <w:tcBorders>
              <w:bottom w:val="single" w:sz="12" w:space="0" w:color="0000FF"/>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tblGrid>
            <w:tr w:rsidR="00BC3A26" w:rsidRPr="002C53A1" w:rsidTr="001F5AA5">
              <w:tc>
                <w:tcPr>
                  <w:tcW w:w="2268" w:type="dxa"/>
                </w:tcPr>
                <w:p w:rsidR="00BC3A26" w:rsidRPr="00DB2715" w:rsidRDefault="00BC3A26" w:rsidP="001F5AA5">
                  <w:pPr>
                    <w:rPr>
                      <w:sz w:val="22"/>
                    </w:rPr>
                  </w:pPr>
                  <w:r w:rsidRPr="00DB2715">
                    <w:rPr>
                      <w:rFonts w:hint="eastAsia"/>
                      <w:sz w:val="22"/>
                    </w:rPr>
                    <w:lastRenderedPageBreak/>
                    <w:t>PCLK</w:t>
                  </w:r>
                </w:p>
              </w:tc>
            </w:tr>
            <w:tr w:rsidR="00BC3A26" w:rsidRPr="002C53A1" w:rsidTr="001F5AA5">
              <w:trPr>
                <w:trHeight w:val="163"/>
              </w:trPr>
              <w:tc>
                <w:tcPr>
                  <w:tcW w:w="2268" w:type="dxa"/>
                </w:tcPr>
                <w:p w:rsidR="00BC3A26" w:rsidRPr="00DB2715" w:rsidRDefault="00BC3A26" w:rsidP="001F5AA5">
                  <w:pPr>
                    <w:rPr>
                      <w:sz w:val="22"/>
                    </w:rPr>
                  </w:pPr>
                  <w:r w:rsidRPr="00DB2715">
                    <w:rPr>
                      <w:rFonts w:hint="eastAsia"/>
                      <w:sz w:val="22"/>
                    </w:rPr>
                    <w:t>PRESET_N</w:t>
                  </w:r>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sel</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eanble</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wrie</w:t>
                  </w:r>
                  <w:proofErr w:type="spellEnd"/>
                </w:p>
              </w:tc>
            </w:tr>
            <w:tr w:rsidR="00BC3A26" w:rsidTr="001F5AA5">
              <w:tc>
                <w:tcPr>
                  <w:tcW w:w="2268" w:type="dxa"/>
                </w:tcPr>
                <w:p w:rsidR="00BC3A26" w:rsidRPr="00DB2715" w:rsidRDefault="00BC3A26" w:rsidP="00826C7F">
                  <w:pPr>
                    <w:rPr>
                      <w:sz w:val="22"/>
                    </w:rPr>
                  </w:pPr>
                  <w:r w:rsidRPr="00DB2715">
                    <w:rPr>
                      <w:rFonts w:hint="eastAsia"/>
                      <w:sz w:val="22"/>
                    </w:rPr>
                    <w:t>PADDR[</w:t>
                  </w:r>
                  <w:r w:rsidR="00826C7F">
                    <w:rPr>
                      <w:rFonts w:eastAsiaTheme="minorEastAsia" w:hint="eastAsia"/>
                      <w:sz w:val="22"/>
                    </w:rPr>
                    <w:t>8</w:t>
                  </w:r>
                  <w:r w:rsidRPr="00DB2715">
                    <w:rPr>
                      <w:rFonts w:hint="eastAsia"/>
                      <w:sz w:val="22"/>
                    </w:rPr>
                    <w:t>:</w:t>
                  </w:r>
                  <w:r w:rsidR="00826C7F">
                    <w:rPr>
                      <w:rFonts w:eastAsiaTheme="minorEastAsia" w:hint="eastAsia"/>
                      <w:sz w:val="22"/>
                    </w:rPr>
                    <w:t>2</w:t>
                  </w:r>
                  <w:r w:rsidRPr="00DB2715">
                    <w:rPr>
                      <w:rFonts w:hint="eastAsia"/>
                      <w:sz w:val="22"/>
                    </w:rPr>
                    <w:t>]</w:t>
                  </w:r>
                </w:p>
              </w:tc>
            </w:tr>
            <w:tr w:rsidR="00BC3A26" w:rsidTr="001F5AA5">
              <w:tc>
                <w:tcPr>
                  <w:tcW w:w="2268" w:type="dxa"/>
                </w:tcPr>
                <w:p w:rsidR="00BC3A26" w:rsidRPr="00DB2715" w:rsidRDefault="00BC3A26" w:rsidP="001F5AA5">
                  <w:pPr>
                    <w:rPr>
                      <w:sz w:val="22"/>
                    </w:rPr>
                  </w:pPr>
                  <w:r w:rsidRPr="00DB2715">
                    <w:rPr>
                      <w:rFonts w:hint="eastAsia"/>
                      <w:sz w:val="22"/>
                    </w:rPr>
                    <w:t>PRDATA[31:0]</w:t>
                  </w:r>
                </w:p>
              </w:tc>
            </w:tr>
            <w:tr w:rsidR="00BC3A26" w:rsidTr="001F5AA5">
              <w:trPr>
                <w:trHeight w:val="244"/>
              </w:trPr>
              <w:tc>
                <w:tcPr>
                  <w:tcW w:w="2268" w:type="dxa"/>
                </w:tcPr>
                <w:p w:rsidR="00BC3A26" w:rsidRPr="00A33E48" w:rsidRDefault="00BC3A26" w:rsidP="001F5AA5">
                  <w:pPr>
                    <w:rPr>
                      <w:rFonts w:eastAsiaTheme="minorEastAsia"/>
                      <w:sz w:val="22"/>
                      <w:rPrChange w:id="149" w:author="Chevy Chia-Wei Hsu(許家瑋)" w:date="2019-04-29T10:54:00Z">
                        <w:rPr>
                          <w:sz w:val="22"/>
                        </w:rPr>
                      </w:rPrChange>
                    </w:rPr>
                  </w:pPr>
                  <w:r w:rsidRPr="00A33E48">
                    <w:rPr>
                      <w:rFonts w:eastAsiaTheme="minorEastAsia"/>
                      <w:sz w:val="22"/>
                      <w:rPrChange w:id="150" w:author="Chevy Chia-Wei Hsu(許家瑋)" w:date="2019-04-29T10:54:00Z">
                        <w:rPr>
                          <w:sz w:val="22"/>
                        </w:rPr>
                      </w:rPrChange>
                    </w:rPr>
                    <w:t>PWDATA[31:0]</w:t>
                  </w:r>
                </w:p>
              </w:tc>
            </w:tr>
            <w:tr w:rsidR="00A33E48" w:rsidTr="001F5AA5">
              <w:trPr>
                <w:trHeight w:val="244"/>
                <w:ins w:id="151" w:author="Chevy Chia-Wei Hsu(許家瑋)" w:date="2019-04-29T10:53:00Z"/>
              </w:trPr>
              <w:tc>
                <w:tcPr>
                  <w:tcW w:w="2268" w:type="dxa"/>
                </w:tcPr>
                <w:p w:rsidR="00A33E48" w:rsidRPr="00A33E48" w:rsidRDefault="00A33E48" w:rsidP="001F5AA5">
                  <w:pPr>
                    <w:rPr>
                      <w:ins w:id="152" w:author="Chevy Chia-Wei Hsu(許家瑋)" w:date="2019-04-29T10:53:00Z"/>
                      <w:rFonts w:eastAsiaTheme="minorEastAsia"/>
                      <w:sz w:val="22"/>
                      <w:rPrChange w:id="153" w:author="Chevy Chia-Wei Hsu(許家瑋)" w:date="2019-04-29T10:54:00Z">
                        <w:rPr>
                          <w:ins w:id="154" w:author="Chevy Chia-Wei Hsu(許家瑋)" w:date="2019-04-29T10:53:00Z"/>
                          <w:sz w:val="22"/>
                        </w:rPr>
                      </w:rPrChange>
                    </w:rPr>
                  </w:pPr>
                  <w:proofErr w:type="spellStart"/>
                  <w:ins w:id="155" w:author="Chevy Chia-Wei Hsu(許家瑋)" w:date="2019-04-29T10:53:00Z">
                    <w:r w:rsidRPr="00A33E48">
                      <w:rPr>
                        <w:rFonts w:eastAsiaTheme="minorEastAsia"/>
                        <w:sz w:val="22"/>
                        <w:rPrChange w:id="156" w:author="Chevy Chia-Wei Hsu(許家瑋)" w:date="2019-04-29T10:54:00Z">
                          <w:rPr>
                            <w:sz w:val="22"/>
                          </w:rPr>
                        </w:rPrChange>
                      </w:rPr>
                      <w:t>pready</w:t>
                    </w:r>
                    <w:proofErr w:type="spellEnd"/>
                  </w:ins>
                </w:p>
              </w:tc>
            </w:tr>
            <w:tr w:rsidR="00A33E48" w:rsidTr="001F5AA5">
              <w:trPr>
                <w:trHeight w:val="244"/>
                <w:ins w:id="157" w:author="Chevy Chia-Wei Hsu(許家瑋)" w:date="2019-04-29T10:53:00Z"/>
              </w:trPr>
              <w:tc>
                <w:tcPr>
                  <w:tcW w:w="2268" w:type="dxa"/>
                </w:tcPr>
                <w:p w:rsidR="00A33E48" w:rsidRPr="00A33E48" w:rsidRDefault="00A33E48" w:rsidP="001F5AA5">
                  <w:pPr>
                    <w:rPr>
                      <w:ins w:id="158" w:author="Chevy Chia-Wei Hsu(許家瑋)" w:date="2019-04-29T10:53:00Z"/>
                      <w:rFonts w:eastAsiaTheme="minorEastAsia"/>
                      <w:sz w:val="22"/>
                      <w:rPrChange w:id="159" w:author="Chevy Chia-Wei Hsu(許家瑋)" w:date="2019-04-29T10:54:00Z">
                        <w:rPr>
                          <w:ins w:id="160" w:author="Chevy Chia-Wei Hsu(許家瑋)" w:date="2019-04-29T10:53:00Z"/>
                          <w:sz w:val="22"/>
                        </w:rPr>
                      </w:rPrChange>
                    </w:rPr>
                  </w:pPr>
                  <w:proofErr w:type="spellStart"/>
                  <w:ins w:id="161" w:author="Chevy Chia-Wei Hsu(許家瑋)" w:date="2019-04-29T10:53:00Z">
                    <w:r w:rsidRPr="00A33E48">
                      <w:rPr>
                        <w:rFonts w:eastAsiaTheme="minorEastAsia"/>
                        <w:sz w:val="22"/>
                        <w:rPrChange w:id="162" w:author="Chevy Chia-Wei Hsu(許家瑋)" w:date="2019-04-29T10:54:00Z">
                          <w:rPr>
                            <w:sz w:val="22"/>
                          </w:rPr>
                        </w:rPrChange>
                      </w:rPr>
                      <w:t>pslverr</w:t>
                    </w:r>
                    <w:proofErr w:type="spellEnd"/>
                  </w:ins>
                </w:p>
              </w:tc>
            </w:tr>
          </w:tbl>
          <w:p w:rsidR="00712E32" w:rsidRPr="00770E13" w:rsidRDefault="00712E32" w:rsidP="00770E13">
            <w:pPr>
              <w:adjustRightInd w:val="0"/>
              <w:snapToGrid/>
              <w:spacing w:before="120" w:after="120" w:line="0" w:lineRule="atLeast"/>
              <w:textAlignment w:val="baseline"/>
              <w:rPr>
                <w:rFonts w:eastAsia="新細明體" w:cs="Candara"/>
                <w:color w:val="000000"/>
                <w:sz w:val="20"/>
                <w:szCs w:val="24"/>
              </w:rPr>
            </w:pPr>
          </w:p>
        </w:tc>
        <w:tc>
          <w:tcPr>
            <w:tcW w:w="567" w:type="dxa"/>
            <w:tcBorders>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r w:rsidR="00770E13" w:rsidRPr="00770E13">
              <w:rPr>
                <w:rFonts w:eastAsia="新細明體" w:cs="Candara"/>
                <w:color w:val="000000"/>
                <w:sz w:val="20"/>
                <w:szCs w:val="24"/>
              </w:rPr>
              <w:t>/O</w:t>
            </w:r>
          </w:p>
        </w:tc>
        <w:tc>
          <w:tcPr>
            <w:tcW w:w="6770" w:type="dxa"/>
            <w:tcBorders>
              <w:bottom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DB2715">
              <w:rPr>
                <w:sz w:val="22"/>
              </w:rPr>
              <w:t>APB Interface</w:t>
            </w:r>
          </w:p>
        </w:tc>
      </w:tr>
      <w:tr w:rsidR="00DB2715" w:rsidRPr="00770E13" w:rsidTr="00DB2715">
        <w:trPr>
          <w:cantSplit/>
        </w:trPr>
        <w:tc>
          <w:tcPr>
            <w:tcW w:w="3005" w:type="dxa"/>
            <w:tcBorders>
              <w:bottom w:val="single" w:sz="12" w:space="0" w:color="0000FF"/>
            </w:tcBorders>
            <w:shd w:val="clear" w:color="auto" w:fill="FFFFFF"/>
            <w:vAlign w:val="center"/>
          </w:tcPr>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0[31:0]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1[31:0]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2[31:0]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3[31:0]</w:t>
            </w:r>
          </w:p>
        </w:tc>
        <w:tc>
          <w:tcPr>
            <w:tcW w:w="567" w:type="dxa"/>
            <w:tcBorders>
              <w:bottom w:val="single" w:sz="12" w:space="0" w:color="0000FF"/>
            </w:tcBorders>
            <w:shd w:val="clear" w:color="auto" w:fill="FFFFFF"/>
            <w:vAlign w:val="center"/>
          </w:tcPr>
          <w:p w:rsidR="00DB2715" w:rsidRPr="00770E13" w:rsidRDefault="00DB2715"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DB2715" w:rsidRDefault="00DB2715" w:rsidP="00770E13">
            <w:pPr>
              <w:adjustRightInd w:val="0"/>
              <w:snapToGrid/>
              <w:spacing w:before="120" w:after="120" w:line="0" w:lineRule="atLeast"/>
              <w:textAlignment w:val="baseline"/>
              <w:rPr>
                <w:rFonts w:eastAsiaTheme="minorEastAsia"/>
                <w:sz w:val="22"/>
              </w:rPr>
            </w:pPr>
            <w:proofErr w:type="spellStart"/>
            <w:r w:rsidRPr="00DB2715">
              <w:rPr>
                <w:sz w:val="22"/>
              </w:rPr>
              <w:t>HARTn_RESET_VECTOR</w:t>
            </w:r>
            <w:proofErr w:type="spellEnd"/>
          </w:p>
          <w:p w:rsidR="00BF74B3" w:rsidRPr="00BC2119" w:rsidRDefault="00BF74B3" w:rsidP="00BF74B3">
            <w:pPr>
              <w:adjustRightInd w:val="0"/>
              <w:snapToGrid/>
              <w:spacing w:before="120" w:after="120" w:line="0" w:lineRule="atLeast"/>
              <w:textAlignment w:val="baseline"/>
              <w:rPr>
                <w:rFonts w:eastAsiaTheme="minorEastAsia"/>
                <w:i/>
                <w:color w:val="FF0000"/>
                <w:sz w:val="22"/>
              </w:rPr>
            </w:pPr>
            <w:r w:rsidRPr="00BC2119">
              <w:rPr>
                <w:rFonts w:eastAsiaTheme="minorEastAsia" w:hint="eastAsia"/>
                <w:i/>
                <w:color w:val="FF0000"/>
                <w:sz w:val="22"/>
              </w:rPr>
              <w:t>RTL:</w:t>
            </w:r>
          </w:p>
          <w:p w:rsidR="00BF74B3" w:rsidRPr="00BF74B3" w:rsidRDefault="00BF74B3" w:rsidP="00BF74B3">
            <w:pPr>
              <w:adjustRightInd w:val="0"/>
              <w:snapToGrid/>
              <w:spacing w:before="120" w:after="120" w:line="0" w:lineRule="atLeast"/>
              <w:textAlignment w:val="baseline"/>
              <w:rPr>
                <w:rFonts w:eastAsiaTheme="minorEastAsia"/>
                <w:i/>
                <w:sz w:val="22"/>
              </w:rPr>
            </w:pPr>
            <w:r w:rsidRPr="00BC2119">
              <w:rPr>
                <w:rFonts w:eastAsiaTheme="minorEastAsia"/>
                <w:i/>
                <w:color w:val="FF0000"/>
                <w:sz w:val="22"/>
              </w:rPr>
              <w:t xml:space="preserve">output  [127:0] </w:t>
            </w:r>
            <w:proofErr w:type="spellStart"/>
            <w:r w:rsidRPr="00BC2119">
              <w:rPr>
                <w:rFonts w:eastAsiaTheme="minorEastAsia"/>
                <w:i/>
                <w:color w:val="FF0000"/>
                <w:sz w:val="22"/>
              </w:rPr>
              <w:t>core_reset_vectors</w:t>
            </w:r>
            <w:proofErr w:type="spellEnd"/>
            <w:r w:rsidRPr="00BC2119">
              <w:rPr>
                <w:rFonts w:eastAsiaTheme="minorEastAsia"/>
                <w:i/>
                <w:color w:val="FF0000"/>
                <w:sz w:val="22"/>
              </w:rPr>
              <w:t>;</w:t>
            </w:r>
          </w:p>
        </w:tc>
      </w:tr>
      <w:tr w:rsidR="00584CBC" w:rsidRPr="00584CBC" w:rsidTr="00C0078C">
        <w:trPr>
          <w:cantSplit/>
        </w:trPr>
        <w:tc>
          <w:tcPr>
            <w:tcW w:w="3005" w:type="dxa"/>
            <w:tcBorders>
              <w:bottom w:val="single" w:sz="12" w:space="0" w:color="0000FF"/>
            </w:tcBorders>
            <w:shd w:val="clear" w:color="auto" w:fill="FFFFFF"/>
            <w:vAlign w:val="center"/>
          </w:tcPr>
          <w:p w:rsidR="00584CBC" w:rsidRPr="00DB2715" w:rsidRDefault="00584CBC" w:rsidP="00C0078C">
            <w:pPr>
              <w:pStyle w:val="Web"/>
              <w:rPr>
                <w:rFonts w:ascii="Georgia" w:eastAsia="新細明體" w:hAnsi="Georgia" w:cs="Candara"/>
                <w:color w:val="000000"/>
                <w:sz w:val="20"/>
              </w:rPr>
            </w:pPr>
            <w:r w:rsidRPr="00DB2715">
              <w:rPr>
                <w:rFonts w:ascii="Georgia" w:eastAsia="新細明體" w:hAnsi="Georgia" w:cs="Candara" w:hint="eastAsia"/>
                <w:color w:val="000000"/>
                <w:sz w:val="20"/>
              </w:rPr>
              <w:t>bus_ ratio</w:t>
            </w:r>
            <w:r>
              <w:rPr>
                <w:rFonts w:ascii="Georgia" w:eastAsia="新細明體" w:hAnsi="Georgia" w:cs="Candara" w:hint="eastAsia"/>
                <w:color w:val="000000"/>
                <w:sz w:val="20"/>
              </w:rPr>
              <w:t>[2:0]</w:t>
            </w:r>
          </w:p>
        </w:tc>
        <w:tc>
          <w:tcPr>
            <w:tcW w:w="567" w:type="dxa"/>
            <w:tcBorders>
              <w:bottom w:val="single" w:sz="12" w:space="0" w:color="0000FF"/>
            </w:tcBorders>
            <w:shd w:val="clear" w:color="auto" w:fill="FFFFFF"/>
            <w:vAlign w:val="center"/>
          </w:tcPr>
          <w:p w:rsidR="00584CBC" w:rsidRDefault="00584CBC" w:rsidP="00C0078C">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584CBC" w:rsidRPr="00584CBC" w:rsidRDefault="00584CBC" w:rsidP="00C0078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Pr>
                <w:rFonts w:eastAsiaTheme="minorEastAsia" w:hint="eastAsia"/>
                <w:sz w:val="22"/>
              </w:rPr>
              <w:t>bus_ratio</w:t>
            </w:r>
            <w:proofErr w:type="spellEnd"/>
          </w:p>
        </w:tc>
      </w:tr>
      <w:tr w:rsidR="002F2CD8" w:rsidRPr="00770E13" w:rsidTr="00DB2715">
        <w:trPr>
          <w:cantSplit/>
        </w:trPr>
        <w:tc>
          <w:tcPr>
            <w:tcW w:w="3005" w:type="dxa"/>
            <w:tcBorders>
              <w:bottom w:val="single" w:sz="12" w:space="0" w:color="0000FF"/>
            </w:tcBorders>
            <w:shd w:val="clear" w:color="auto" w:fill="FFFFFF"/>
            <w:vAlign w:val="center"/>
          </w:tcPr>
          <w:p w:rsidR="002F2CD8" w:rsidRPr="00DB2715" w:rsidRDefault="00584CBC" w:rsidP="00584CBC">
            <w:pPr>
              <w:pStyle w:val="Web"/>
              <w:rPr>
                <w:rFonts w:ascii="Georgia" w:eastAsia="新細明體" w:hAnsi="Georgia" w:cs="Candara"/>
                <w:color w:val="000000"/>
                <w:sz w:val="20"/>
              </w:rPr>
            </w:pPr>
            <w:proofErr w:type="spellStart"/>
            <w:r>
              <w:rPr>
                <w:rFonts w:ascii="Georgia" w:eastAsia="新細明體" w:hAnsi="Georgia" w:cs="Candara" w:hint="eastAsia"/>
                <w:color w:val="000000"/>
                <w:sz w:val="20"/>
              </w:rPr>
              <w:t>sysclk_sel</w:t>
            </w:r>
            <w:proofErr w:type="spellEnd"/>
            <w:ins w:id="163" w:author="Chevy Chia-Wei Hsu(許家瑋)" w:date="2019-05-02T16:12:00Z">
              <w:r w:rsidR="008152AA">
                <w:rPr>
                  <w:rFonts w:ascii="Georgia" w:eastAsia="新細明體" w:hAnsi="Georgia" w:cs="Candara" w:hint="eastAsia"/>
                  <w:color w:val="000000"/>
                  <w:sz w:val="20"/>
                </w:rPr>
                <w:t>[1:0]</w:t>
              </w:r>
            </w:ins>
          </w:p>
        </w:tc>
        <w:tc>
          <w:tcPr>
            <w:tcW w:w="567" w:type="dxa"/>
            <w:tcBorders>
              <w:bottom w:val="single" w:sz="12" w:space="0" w:color="0000FF"/>
            </w:tcBorders>
            <w:shd w:val="clear" w:color="auto" w:fill="FFFFFF"/>
            <w:vAlign w:val="center"/>
          </w:tcPr>
          <w:p w:rsidR="002F2CD8" w:rsidRDefault="002F2CD8"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2F2CD8" w:rsidRPr="00584CBC" w:rsidRDefault="002F2CD8" w:rsidP="00584CB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sidR="00584CBC">
              <w:rPr>
                <w:rFonts w:eastAsia="新細明體" w:cs="Candara" w:hint="eastAsia"/>
                <w:color w:val="000000"/>
                <w:sz w:val="20"/>
              </w:rPr>
              <w:t>sysclk_sel</w:t>
            </w:r>
            <w:proofErr w:type="spellEnd"/>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C11F5C" w:rsidP="00770E13">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Power </w:t>
            </w:r>
            <w:r w:rsidR="00770E13" w:rsidRPr="00770E13">
              <w:rPr>
                <w:rFonts w:eastAsia="新細明體" w:cs="Candara"/>
                <w:b/>
                <w:color w:val="000000"/>
                <w:sz w:val="20"/>
                <w:szCs w:val="24"/>
              </w:rPr>
              <w:t>Control</w:t>
            </w:r>
            <w:r w:rsidRPr="00770E13">
              <w:rPr>
                <w:rFonts w:eastAsia="新細明體" w:cs="Candara"/>
                <w:b/>
                <w:color w:val="000000"/>
                <w:sz w:val="20"/>
                <w:szCs w:val="24"/>
              </w:rPr>
              <w:t xml:space="preserve"> </w:t>
            </w:r>
            <w:r w:rsidR="00770E13" w:rsidRPr="00770E13">
              <w:rPr>
                <w:rFonts w:eastAsia="新細明體" w:cs="Candara"/>
                <w:b/>
                <w:color w:val="000000"/>
                <w:sz w:val="20"/>
                <w:szCs w:val="24"/>
              </w:rPr>
              <w:t>S</w:t>
            </w:r>
            <w:r w:rsidRPr="00770E13">
              <w:rPr>
                <w:rFonts w:eastAsia="新細明體" w:cs="Candara"/>
                <w:b/>
                <w:color w:val="000000"/>
                <w:sz w:val="20"/>
                <w:szCs w:val="24"/>
              </w:rPr>
              <w:t>lot</w:t>
            </w:r>
            <w:r w:rsidR="00712E32" w:rsidRPr="00770E13">
              <w:rPr>
                <w:rFonts w:eastAsia="新細明體" w:cs="Candara"/>
                <w:b/>
                <w:color w:val="000000"/>
                <w:sz w:val="20"/>
                <w:szCs w:val="24"/>
              </w:rPr>
              <w:t xml:space="preserve"> signals</w:t>
            </w:r>
            <w:r w:rsidR="00770E13">
              <w:rPr>
                <w:rFonts w:eastAsia="新細明體" w:cs="Candara" w:hint="eastAsia"/>
                <w:b/>
                <w:color w:val="000000"/>
                <w:sz w:val="20"/>
                <w:szCs w:val="24"/>
              </w:rPr>
              <w:t xml:space="preserve"> (n from 0 to PCS_NUM)</w:t>
            </w:r>
          </w:p>
        </w:tc>
      </w:tr>
      <w:tr w:rsidR="00712E32" w:rsidRPr="00770E13" w:rsidTr="00DB2715">
        <w:trPr>
          <w:cantSplit/>
        </w:trPr>
        <w:tc>
          <w:tcPr>
            <w:tcW w:w="3005" w:type="dxa"/>
            <w:tcBorders>
              <w:top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00712E32" w:rsidRPr="00770E13">
              <w:rPr>
                <w:rFonts w:eastAsia="新細明體" w:cs="Candara"/>
                <w:color w:val="000000"/>
                <w:sz w:val="20"/>
                <w:szCs w:val="24"/>
              </w:rPr>
              <w:t>_int</w:t>
            </w:r>
            <w:proofErr w:type="spellEnd"/>
          </w:p>
        </w:tc>
        <w:tc>
          <w:tcPr>
            <w:tcW w:w="567" w:type="dxa"/>
            <w:tcBorders>
              <w:top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712E32" w:rsidRPr="00770E13" w:rsidRDefault="00712E32" w:rsidP="00C11F5C">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 xml:space="preserve">Interrupt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pcs_status.pend_int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tcBorders>
              <w:top w:val="single" w:sz="12" w:space="0" w:color="0000FF"/>
            </w:tcBorders>
            <w:shd w:val="clear" w:color="auto" w:fill="FFFFFF"/>
            <w:vAlign w:val="center"/>
          </w:tcPr>
          <w:p w:rsidR="0039275A" w:rsidRPr="00770E13" w:rsidRDefault="0039275A" w:rsidP="0039275A">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Pr="00770E13">
              <w:rPr>
                <w:rFonts w:eastAsia="新細明體" w:cs="Candara"/>
                <w:color w:val="000000"/>
                <w:sz w:val="20"/>
                <w:szCs w:val="24"/>
              </w:rPr>
              <w:t>_</w:t>
            </w:r>
            <w:r>
              <w:rPr>
                <w:rFonts w:eastAsia="新細明體" w:cs="Candara" w:hint="eastAsia"/>
                <w:color w:val="000000"/>
                <w:sz w:val="20"/>
                <w:szCs w:val="24"/>
              </w:rPr>
              <w:t>wakeup</w:t>
            </w:r>
            <w:proofErr w:type="spellEnd"/>
          </w:p>
        </w:tc>
        <w:tc>
          <w:tcPr>
            <w:tcW w:w="567" w:type="dxa"/>
            <w:tcBorders>
              <w:top w:val="single" w:sz="12" w:space="0" w:color="0000FF"/>
            </w:tcBorders>
            <w:shd w:val="clear" w:color="auto" w:fill="FFFFFF"/>
            <w:vAlign w:val="center"/>
          </w:tcPr>
          <w:p w:rsidR="0039275A" w:rsidRPr="00770E13" w:rsidRDefault="0039275A" w:rsidP="00CB1470">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39275A" w:rsidRPr="00770E13" w:rsidRDefault="0039275A" w:rsidP="00574B1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Wakeup i</w:t>
            </w:r>
            <w:r w:rsidRPr="00770E13">
              <w:rPr>
                <w:rFonts w:eastAsia="新細明體" w:cs="Candara"/>
                <w:color w:val="000000"/>
                <w:sz w:val="20"/>
                <w:szCs w:val="24"/>
              </w:rPr>
              <w:t xml:space="preserve">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pcs_status.wakeup_int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_standby_req</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E51C59">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A hint to indicate the PCS is going to stop </w:t>
            </w:r>
            <w:r>
              <w:rPr>
                <w:rFonts w:eastAsia="新細明體" w:cs="Candara"/>
                <w:color w:val="000000"/>
                <w:sz w:val="20"/>
                <w:szCs w:val="24"/>
              </w:rPr>
              <w:t>the</w:t>
            </w:r>
            <w:r>
              <w:rPr>
                <w:rFonts w:eastAsia="新細明體" w:cs="Candara" w:hint="eastAsia"/>
                <w:color w:val="000000"/>
                <w:sz w:val="20"/>
                <w:szCs w:val="24"/>
              </w:rPr>
              <w:t xml:space="preserve"> clock</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_standby_ok</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39275A" w:rsidRPr="00770E13" w:rsidRDefault="0039275A" w:rsidP="0046608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The PD</w:t>
            </w:r>
            <w:r w:rsidRPr="00466087">
              <w:rPr>
                <w:rFonts w:eastAsia="新細明體" w:cs="Candara"/>
                <w:color w:val="000000"/>
                <w:sz w:val="20"/>
                <w:szCs w:val="24"/>
              </w:rPr>
              <w:t xml:space="preserve"> is ready for power change</w:t>
            </w:r>
            <w:r w:rsidRPr="00466087">
              <w:rPr>
                <w:rFonts w:eastAsia="新細明體" w:cs="Candara" w:hint="eastAsia"/>
                <w:color w:val="000000"/>
                <w:sz w:val="20"/>
                <w:szCs w:val="24"/>
              </w:rPr>
              <w:t xml:space="preserve"> (</w:t>
            </w:r>
            <w:r>
              <w:rPr>
                <w:rFonts w:eastAsia="新細明體" w:cs="Candara" w:hint="eastAsia"/>
                <w:color w:val="000000"/>
                <w:sz w:val="20"/>
                <w:szCs w:val="24"/>
              </w:rPr>
              <w:t>on standby state)</w:t>
            </w:r>
          </w:p>
        </w:tc>
      </w:tr>
      <w:tr w:rsidR="0039275A" w:rsidRPr="00770E13" w:rsidTr="00DB2715">
        <w:trPr>
          <w:cantSplit/>
        </w:trPr>
        <w:tc>
          <w:tcPr>
            <w:tcW w:w="3005" w:type="dxa"/>
            <w:shd w:val="clear" w:color="auto" w:fill="FFFFFF"/>
            <w:vAlign w:val="center"/>
          </w:tcPr>
          <w:p w:rsidR="0039275A" w:rsidRPr="00770E13" w:rsidRDefault="0039275A" w:rsidP="002E0378">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39275A" w:rsidRPr="00770E13" w:rsidRDefault="0039275A"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712E32">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w:t>
            </w:r>
            <w:r>
              <w:rPr>
                <w:rFonts w:eastAsia="新細明體" w:cs="Candara" w:hint="eastAsia"/>
                <w:color w:val="000000"/>
                <w:sz w:val="20"/>
                <w:szCs w:val="24"/>
              </w:rPr>
              <w:t xml:space="preserve"> request</w:t>
            </w:r>
          </w:p>
        </w:tc>
      </w:tr>
      <w:tr w:rsidR="0039275A" w:rsidRPr="00770E13" w:rsidTr="00DB2715">
        <w:trPr>
          <w:cantSplit/>
        </w:trPr>
        <w:tc>
          <w:tcPr>
            <w:tcW w:w="3005" w:type="dxa"/>
            <w:shd w:val="clear" w:color="auto" w:fill="FFFFFF"/>
            <w:vAlign w:val="center"/>
          </w:tcPr>
          <w:p w:rsidR="0039275A" w:rsidRPr="00770E13" w:rsidRDefault="0039275A">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r>
              <w:rPr>
                <w:rFonts w:eastAsiaTheme="minorEastAsia" w:hint="eastAsia"/>
                <w:sz w:val="22"/>
              </w:rPr>
              <w:t>[</w:t>
            </w:r>
            <w:r w:rsidR="003B4CC2">
              <w:rPr>
                <w:rFonts w:eastAsiaTheme="minorEastAsia" w:hint="eastAsia"/>
                <w:sz w:val="22"/>
              </w:rPr>
              <w:t>2</w:t>
            </w:r>
            <w:r>
              <w:rPr>
                <w:rFonts w:eastAsiaTheme="minorEastAsia" w:hint="eastAsia"/>
                <w:sz w:val="22"/>
              </w:rPr>
              <w:t>:0]</w:t>
            </w:r>
          </w:p>
        </w:tc>
        <w:tc>
          <w:tcPr>
            <w:tcW w:w="567" w:type="dxa"/>
            <w:shd w:val="clear" w:color="auto" w:fill="FFFFFF"/>
            <w:vAlign w:val="center"/>
          </w:tcPr>
          <w:p w:rsidR="0039275A" w:rsidRPr="00770E13" w:rsidRDefault="0039275A"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FF200E" w:rsidRDefault="0039275A"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vector to clock generator</w:t>
            </w:r>
            <w:r>
              <w:rPr>
                <w:rFonts w:eastAsia="新細明體" w:cs="Candara" w:hint="eastAsia"/>
                <w:color w:val="000000"/>
                <w:sz w:val="20"/>
                <w:szCs w:val="24"/>
              </w:rPr>
              <w:t>.</w:t>
            </w:r>
          </w:p>
          <w:p w:rsidR="0039275A" w:rsidRDefault="0039275A"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clock gating</w:t>
            </w:r>
          </w:p>
          <w:p w:rsidR="0039275A" w:rsidRDefault="0039275A"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39275A" w:rsidRPr="00770E13" w:rsidRDefault="0039275A" w:rsidP="001B3B2F">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64" w:author="Chevy Chia-Wei Hsu(許家瑋)" w:date="2019-05-02T16:34:00Z">
                  <w:rPr>
                    <w:rFonts w:eastAsia="新細明體" w:cs="Candara"/>
                    <w:color w:val="000000"/>
                    <w:sz w:val="20"/>
                    <w:szCs w:val="24"/>
                  </w:rPr>
                </w:rPrChange>
              </w:rPr>
            </w:pPr>
            <w:proofErr w:type="spellStart"/>
            <w:r w:rsidRPr="000E089C">
              <w:rPr>
                <w:rFonts w:eastAsiaTheme="minorEastAsia"/>
                <w:color w:val="808080" w:themeColor="background1" w:themeShade="80"/>
                <w:sz w:val="22"/>
                <w:rPrChange w:id="165" w:author="Chevy Chia-Wei Hsu(許家瑋)" w:date="2019-05-02T16:34:00Z">
                  <w:rPr>
                    <w:rFonts w:eastAsiaTheme="minorEastAsia"/>
                    <w:sz w:val="22"/>
                  </w:rPr>
                </w:rPrChange>
              </w:rPr>
              <w:t>pcsn</w:t>
            </w:r>
            <w:r w:rsidRPr="000E089C">
              <w:rPr>
                <w:color w:val="808080" w:themeColor="background1" w:themeShade="80"/>
                <w:sz w:val="22"/>
                <w:rPrChange w:id="166" w:author="Chevy Chia-Wei Hsu(許家瑋)" w:date="2019-05-02T16:34:00Z">
                  <w:rPr>
                    <w:sz w:val="22"/>
                  </w:rPr>
                </w:rPrChange>
              </w:rPr>
              <w:t>_</w:t>
            </w:r>
            <w:r w:rsidRPr="000E089C">
              <w:rPr>
                <w:rFonts w:eastAsiaTheme="minorEastAsia"/>
                <w:color w:val="808080" w:themeColor="background1" w:themeShade="80"/>
                <w:sz w:val="22"/>
                <w:rPrChange w:id="167" w:author="Chevy Chia-Wei Hsu(許家瑋)" w:date="2019-05-02T16:34:00Z">
                  <w:rPr>
                    <w:rFonts w:eastAsiaTheme="minorEastAsia"/>
                    <w:sz w:val="22"/>
                  </w:rPr>
                </w:rPrChange>
              </w:rPr>
              <w:t>frq_clk_</w:t>
            </w:r>
            <w:proofErr w:type="gramStart"/>
            <w:r w:rsidRPr="000E089C">
              <w:rPr>
                <w:rFonts w:eastAsiaTheme="minorEastAsia"/>
                <w:color w:val="808080" w:themeColor="background1" w:themeShade="80"/>
                <w:sz w:val="22"/>
                <w:rPrChange w:id="168" w:author="Chevy Chia-Wei Hsu(許家瑋)" w:date="2019-05-02T16:34:00Z">
                  <w:rPr>
                    <w:rFonts w:eastAsiaTheme="minorEastAsia"/>
                    <w:sz w:val="22"/>
                  </w:rPr>
                </w:rPrChange>
              </w:rPr>
              <w:t>off</w:t>
            </w:r>
            <w:proofErr w:type="spellEnd"/>
            <w:ins w:id="169" w:author="Chevy Chia-Wei Hsu(許家瑋)" w:date="2019-05-02T16:34:00Z">
              <w:r w:rsidR="000E089C" w:rsidRPr="000E089C">
                <w:rPr>
                  <w:rFonts w:eastAsiaTheme="minorEastAsia"/>
                  <w:color w:val="808080" w:themeColor="background1" w:themeShade="80"/>
                  <w:sz w:val="22"/>
                  <w:rPrChange w:id="170" w:author="Chevy Chia-Wei Hsu(許家瑋)" w:date="2019-05-02T16:34:00Z">
                    <w:rPr>
                      <w:rFonts w:eastAsiaTheme="minorEastAsia"/>
                      <w:sz w:val="22"/>
                    </w:rPr>
                  </w:rPrChange>
                </w:rPr>
                <w:t>[</w:t>
              </w:r>
              <w:proofErr w:type="gramEnd"/>
              <w:r w:rsidR="000E089C" w:rsidRPr="000E089C">
                <w:rPr>
                  <w:rFonts w:eastAsiaTheme="minorEastAsia"/>
                  <w:color w:val="808080" w:themeColor="background1" w:themeShade="80"/>
                  <w:sz w:val="22"/>
                  <w:rPrChange w:id="171" w:author="Chevy Chia-Wei Hsu(許家瑋)" w:date="2019-05-02T16:34:00Z">
                    <w:rPr>
                      <w:rFonts w:eastAsiaTheme="minorEastAsia"/>
                      <w:sz w:val="22"/>
                    </w:rPr>
                  </w:rPrChange>
                </w:rPr>
                <w:t>n:0]</w:t>
              </w:r>
            </w:ins>
          </w:p>
        </w:tc>
        <w:tc>
          <w:tcPr>
            <w:tcW w:w="567"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72" w:author="Chevy Chia-Wei Hsu(許家瑋)" w:date="2019-05-02T16:34:00Z">
                  <w:rPr>
                    <w:rFonts w:eastAsia="新細明體" w:cs="Candara"/>
                    <w:color w:val="000000"/>
                    <w:sz w:val="20"/>
                    <w:szCs w:val="24"/>
                  </w:rPr>
                </w:rPrChange>
              </w:rPr>
            </w:pPr>
            <w:r w:rsidRPr="000E089C">
              <w:rPr>
                <w:rFonts w:eastAsia="新細明體" w:cs="Candara"/>
                <w:color w:val="808080" w:themeColor="background1" w:themeShade="80"/>
                <w:sz w:val="20"/>
                <w:szCs w:val="24"/>
                <w:rPrChange w:id="173" w:author="Chevy Chia-Wei Hsu(許家瑋)" w:date="2019-05-02T16:34:00Z">
                  <w:rPr>
                    <w:rFonts w:eastAsia="新細明體" w:cs="Candara"/>
                    <w:color w:val="000000"/>
                    <w:sz w:val="20"/>
                    <w:szCs w:val="24"/>
                  </w:rPr>
                </w:rPrChange>
              </w:rPr>
              <w:t>O</w:t>
            </w:r>
          </w:p>
        </w:tc>
        <w:tc>
          <w:tcPr>
            <w:tcW w:w="6770"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74" w:author="Chevy Chia-Wei Hsu(許家瑋)" w:date="2019-05-02T16:34:00Z">
                  <w:rPr>
                    <w:rFonts w:eastAsia="新細明體" w:cs="Candara"/>
                    <w:color w:val="000000"/>
                    <w:sz w:val="20"/>
                    <w:szCs w:val="24"/>
                  </w:rPr>
                </w:rPrChange>
              </w:rPr>
            </w:pPr>
            <w:r w:rsidRPr="000E089C">
              <w:rPr>
                <w:rFonts w:eastAsia="新細明體" w:cs="Candara"/>
                <w:color w:val="808080" w:themeColor="background1" w:themeShade="80"/>
                <w:sz w:val="20"/>
                <w:szCs w:val="24"/>
                <w:rPrChange w:id="175" w:author="Chevy Chia-Wei Hsu(許家瑋)" w:date="2019-05-02T16:34:00Z">
                  <w:rPr>
                    <w:rFonts w:eastAsia="新細明體" w:cs="Candara"/>
                    <w:color w:val="000000"/>
                    <w:sz w:val="20"/>
                    <w:szCs w:val="24"/>
                  </w:rPr>
                </w:rPrChange>
              </w:rPr>
              <w:t>Reserved for PLS</w:t>
            </w:r>
          </w:p>
        </w:tc>
      </w:tr>
      <w:tr w:rsidR="004F5E7F" w:rsidRPr="00770E13" w:rsidTr="00DB2715">
        <w:trPr>
          <w:cantSplit/>
        </w:trPr>
        <w:tc>
          <w:tcPr>
            <w:tcW w:w="3005" w:type="dxa"/>
            <w:shd w:val="clear" w:color="auto" w:fill="FFFFFF"/>
            <w:vAlign w:val="center"/>
          </w:tcPr>
          <w:p w:rsidR="004F5E7F" w:rsidRPr="00770E13" w:rsidRDefault="004F5E7F" w:rsidP="008C7151">
            <w:pPr>
              <w:adjustRightInd w:val="0"/>
              <w:snapToGrid/>
              <w:spacing w:before="120" w:after="120" w:line="0" w:lineRule="atLeast"/>
              <w:textAlignment w:val="baseline"/>
              <w:rPr>
                <w:rFonts w:eastAsia="新細明體" w:cs="Candara"/>
                <w:color w:val="000000"/>
                <w:sz w:val="20"/>
                <w:szCs w:val="24"/>
              </w:rPr>
            </w:pPr>
            <w:proofErr w:type="spellStart"/>
            <w:r>
              <w:rPr>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clock generator</w:t>
            </w:r>
          </w:p>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770E13"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lastRenderedPageBreak/>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w:t>
            </w:r>
            <w:r>
              <w:rPr>
                <w:rFonts w:eastAsia="新細明體" w:cs="Candara" w:hint="eastAsia"/>
                <w:color w:val="000000"/>
                <w:sz w:val="20"/>
                <w:szCs w:val="24"/>
              </w:rPr>
              <w:t xml:space="preserve"> request</w:t>
            </w:r>
          </w:p>
        </w:tc>
      </w:tr>
      <w:tr w:rsidR="004F5E7F" w:rsidRPr="00770E13" w:rsidTr="00DB2715">
        <w:trPr>
          <w:cantSplit/>
        </w:trPr>
        <w:tc>
          <w:tcPr>
            <w:tcW w:w="3005" w:type="dxa"/>
            <w:shd w:val="clear" w:color="auto" w:fill="FFFFFF"/>
            <w:vAlign w:val="center"/>
          </w:tcPr>
          <w:p w:rsidR="004F5E7F" w:rsidRPr="00770E13" w:rsidRDefault="004F5E7F">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r>
              <w:rPr>
                <w:rFonts w:eastAsiaTheme="minorEastAsia" w:hint="eastAsia"/>
                <w:sz w:val="22"/>
              </w:rPr>
              <w:t>[2:0]</w:t>
            </w:r>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FF200E"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 xml:space="preserve">scaling vector to </w:t>
            </w:r>
            <w:r w:rsidRPr="0025546D">
              <w:rPr>
                <w:rFonts w:eastAsia="新細明體" w:cs="Candara"/>
                <w:color w:val="000000"/>
                <w:sz w:val="20"/>
                <w:szCs w:val="24"/>
              </w:rPr>
              <w:t>voltage regulator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power off (</w:t>
            </w:r>
            <w:r w:rsidRPr="00B733C7">
              <w:rPr>
                <w:rFonts w:eastAsia="新細明體" w:cs="Candara"/>
                <w:color w:val="000000"/>
                <w:sz w:val="20"/>
                <w:szCs w:val="24"/>
              </w:rPr>
              <w:t>Power region shut-off indicator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w:t>
            </w:r>
            <w:r w:rsidRPr="0025546D">
              <w:rPr>
                <w:rFonts w:eastAsia="新細明體" w:cs="Candara"/>
                <w:color w:val="000000"/>
                <w:sz w:val="20"/>
                <w:szCs w:val="24"/>
              </w:rPr>
              <w:t>voltage regulator</w:t>
            </w:r>
          </w:p>
          <w:p w:rsidR="004F5E7F" w:rsidRDefault="004F5E7F"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FF200E" w:rsidRDefault="004F5E7F" w:rsidP="001B3B2F">
            <w:pPr>
              <w:adjustRightInd w:val="0"/>
              <w:snapToGrid/>
              <w:spacing w:before="120" w:after="120" w:line="0" w:lineRule="atLeast"/>
              <w:textAlignment w:val="baseline"/>
              <w:rPr>
                <w:rFonts w:eastAsiaTheme="minorEastAsia"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BC3A26" w:rsidRDefault="004F5E7F" w:rsidP="001F5AA5">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_iso</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Isolation indicator</w:t>
            </w:r>
          </w:p>
        </w:tc>
      </w:tr>
      <w:tr w:rsidR="004F5E7F" w:rsidRPr="00770E13" w:rsidTr="00DB2715">
        <w:trPr>
          <w:cantSplit/>
        </w:trPr>
        <w:tc>
          <w:tcPr>
            <w:tcW w:w="3005" w:type="dxa"/>
            <w:shd w:val="clear" w:color="auto" w:fill="FFFFFF"/>
            <w:vAlign w:val="center"/>
          </w:tcPr>
          <w:p w:rsidR="004F5E7F" w:rsidRPr="002E0378" w:rsidRDefault="004F5E7F" w:rsidP="002E0378">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reten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B733C7">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Retention indicator</w:t>
            </w:r>
          </w:p>
        </w:tc>
      </w:tr>
      <w:tr w:rsidR="004F5E7F" w:rsidRPr="00770E13" w:rsidTr="00DB2715">
        <w:trPr>
          <w:cantSplit/>
        </w:trPr>
        <w:tc>
          <w:tcPr>
            <w:tcW w:w="3005" w:type="dxa"/>
            <w:shd w:val="clear" w:color="auto" w:fill="FFFFFF"/>
            <w:vAlign w:val="center"/>
          </w:tcPr>
          <w:p w:rsidR="004F5E7F" w:rsidRPr="002E0378" w:rsidRDefault="004F5E7F" w:rsidP="00C86B02">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reset_n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Power region reset indicator</w:t>
            </w:r>
          </w:p>
        </w:tc>
      </w:tr>
      <w:tr w:rsidR="004F5E7F" w:rsidRPr="00770E13" w:rsidTr="00DB2715">
        <w:trPr>
          <w:cantSplit/>
        </w:trPr>
        <w:tc>
          <w:tcPr>
            <w:tcW w:w="3005" w:type="dxa"/>
            <w:shd w:val="clear" w:color="auto" w:fill="FFFFFF"/>
            <w:vAlign w:val="center"/>
          </w:tcPr>
          <w:p w:rsidR="004F5E7F" w:rsidRPr="00507007" w:rsidRDefault="004F5E7F" w:rsidP="00C86B02">
            <w:pPr>
              <w:adjustRightInd w:val="0"/>
              <w:snapToGrid/>
              <w:spacing w:before="120" w:after="120" w:line="0" w:lineRule="atLeast"/>
              <w:textAlignment w:val="baseline"/>
              <w:rPr>
                <w:rFonts w:eastAsiaTheme="minorEastAsia"/>
                <w:sz w:val="22"/>
              </w:rPr>
            </w:pPr>
            <w:proofErr w:type="spellStart"/>
            <w:r>
              <w:rPr>
                <w:rFonts w:eastAsiaTheme="minorEastAsia" w:hint="eastAsia"/>
                <w:sz w:val="22"/>
              </w:rPr>
              <w:t>pcsn_mem_init</w:t>
            </w:r>
            <w:proofErr w:type="spellEnd"/>
            <w:r>
              <w:rPr>
                <w:rFonts w:eastAsiaTheme="minorEastAsia" w:hint="eastAsia"/>
                <w:sz w:val="22"/>
              </w:rPr>
              <w:t>[3:0]</w:t>
            </w:r>
          </w:p>
        </w:tc>
        <w:tc>
          <w:tcPr>
            <w:tcW w:w="567" w:type="dxa"/>
            <w:shd w:val="clear" w:color="auto" w:fill="FFFFFF"/>
          </w:tcPr>
          <w:p w:rsidR="004F5E7F" w:rsidRPr="00C17D88"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shd w:val="clear" w:color="auto" w:fill="FFFFFF"/>
            <w:vAlign w:val="center"/>
          </w:tcPr>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[0]: </w:t>
            </w:r>
            <w:r w:rsidRPr="00507007">
              <w:rPr>
                <w:rFonts w:eastAsia="新細明體" w:cs="Candara" w:hint="eastAsia"/>
                <w:color w:val="000000"/>
                <w:sz w:val="20"/>
                <w:szCs w:val="24"/>
              </w:rPr>
              <w:t>MEM</w:t>
            </w:r>
            <w:r>
              <w:rPr>
                <w:rFonts w:eastAsia="新細明體" w:cs="Candara" w:hint="eastAsia"/>
                <w:color w:val="000000"/>
                <w:sz w:val="20"/>
                <w:szCs w:val="24"/>
              </w:rPr>
              <w:t>0</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r>
              <w:rPr>
                <w:rFonts w:eastAsia="新細明體" w:cs="Candara" w:hint="eastAsia"/>
                <w:color w:val="000000"/>
                <w:sz w:val="20"/>
                <w:szCs w:val="24"/>
              </w:rPr>
              <w:t xml:space="preserve"> </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[1]: </w:t>
            </w:r>
            <w:r w:rsidRPr="00507007">
              <w:rPr>
                <w:rFonts w:eastAsia="新細明體" w:cs="Candara" w:hint="eastAsia"/>
                <w:color w:val="000000"/>
                <w:sz w:val="20"/>
                <w:szCs w:val="24"/>
              </w:rPr>
              <w:t>MEM</w:t>
            </w:r>
            <w:r>
              <w:rPr>
                <w:rFonts w:eastAsia="新細明體" w:cs="Candara" w:hint="eastAsia"/>
                <w:color w:val="000000"/>
                <w:sz w:val="20"/>
                <w:szCs w:val="24"/>
              </w:rPr>
              <w:t>1</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[2]: </w:t>
            </w:r>
            <w:r w:rsidRPr="00507007">
              <w:rPr>
                <w:rFonts w:eastAsia="新細明體" w:cs="Candara" w:hint="eastAsia"/>
                <w:color w:val="000000"/>
                <w:sz w:val="20"/>
                <w:szCs w:val="24"/>
              </w:rPr>
              <w:t>MEM</w:t>
            </w:r>
            <w:r>
              <w:rPr>
                <w:rFonts w:eastAsia="新細明體" w:cs="Candara" w:hint="eastAsia"/>
                <w:color w:val="000000"/>
                <w:sz w:val="20"/>
                <w:szCs w:val="24"/>
              </w:rPr>
              <w:t>2</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Pr="00B733C7"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[3]: </w:t>
            </w:r>
            <w:r w:rsidRPr="00507007">
              <w:rPr>
                <w:rFonts w:eastAsia="新細明體" w:cs="Candara" w:hint="eastAsia"/>
                <w:color w:val="000000"/>
                <w:sz w:val="20"/>
                <w:szCs w:val="24"/>
              </w:rPr>
              <w:t>MEM</w:t>
            </w:r>
            <w:r>
              <w:rPr>
                <w:rFonts w:eastAsia="新細明體" w:cs="Candara" w:hint="eastAsia"/>
                <w:color w:val="000000"/>
                <w:sz w:val="20"/>
                <w:szCs w:val="24"/>
              </w:rPr>
              <w:t>3</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tc>
      </w:tr>
      <w:tr w:rsidR="00982186" w:rsidRPr="00770E13" w:rsidTr="00DB2715">
        <w:trPr>
          <w:cantSplit/>
        </w:trPr>
        <w:tc>
          <w:tcPr>
            <w:tcW w:w="3005" w:type="dxa"/>
            <w:shd w:val="clear" w:color="auto" w:fill="FFFFFF"/>
            <w:vAlign w:val="center"/>
          </w:tcPr>
          <w:p w:rsidR="00982186" w:rsidRPr="00982186" w:rsidRDefault="00982186">
            <w:pPr>
              <w:adjustRightInd w:val="0"/>
              <w:snapToGrid/>
              <w:spacing w:before="120" w:after="120" w:line="0" w:lineRule="atLeast"/>
              <w:textAlignment w:val="baseline"/>
              <w:rPr>
                <w:rFonts w:eastAsiaTheme="minorEastAsia"/>
                <w:color w:val="FF0000"/>
                <w:sz w:val="22"/>
              </w:rPr>
            </w:pPr>
            <w:proofErr w:type="spellStart"/>
            <w:r w:rsidRPr="00982186">
              <w:rPr>
                <w:rFonts w:eastAsiaTheme="minorEastAsia" w:hint="eastAsia"/>
                <w:color w:val="FF0000"/>
                <w:sz w:val="22"/>
              </w:rPr>
              <w:t>pcsn_reset_source</w:t>
            </w:r>
            <w:proofErr w:type="spellEnd"/>
            <w:r w:rsidRPr="00982186">
              <w:rPr>
                <w:rFonts w:eastAsiaTheme="minorEastAsia" w:hint="eastAsia"/>
                <w:color w:val="FF0000"/>
                <w:sz w:val="22"/>
              </w:rPr>
              <w:t>[</w:t>
            </w:r>
            <w:del w:id="176" w:author="Chevy Chia-Wei Hsu(許家瑋)" w:date="2019-05-02T16:13:00Z">
              <w:r w:rsidRPr="00982186" w:rsidDel="008152AA">
                <w:rPr>
                  <w:rFonts w:eastAsiaTheme="minorEastAsia" w:hint="eastAsia"/>
                  <w:color w:val="FF0000"/>
                  <w:sz w:val="22"/>
                </w:rPr>
                <w:delText>1</w:delText>
              </w:r>
            </w:del>
            <w:ins w:id="177" w:author="Chevy Chia-Wei Hsu(許家瑋)" w:date="2019-05-02T16:13:00Z">
              <w:r w:rsidR="008152AA">
                <w:rPr>
                  <w:rFonts w:eastAsiaTheme="minorEastAsia" w:hint="eastAsia"/>
                  <w:color w:val="FF0000"/>
                  <w:sz w:val="22"/>
                </w:rPr>
                <w:t>4</w:t>
              </w:r>
            </w:ins>
            <w:r w:rsidRPr="00982186">
              <w:rPr>
                <w:rFonts w:eastAsiaTheme="minorEastAsia" w:hint="eastAsia"/>
                <w:color w:val="FF0000"/>
                <w:sz w:val="22"/>
              </w:rPr>
              <w:t>:0]</w:t>
            </w:r>
          </w:p>
        </w:tc>
        <w:tc>
          <w:tcPr>
            <w:tcW w:w="567" w:type="dxa"/>
            <w:shd w:val="clear" w:color="auto" w:fill="FFFFFF"/>
          </w:tcPr>
          <w:p w:rsidR="00982186" w:rsidRDefault="00982186"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I</w:t>
            </w:r>
          </w:p>
        </w:tc>
        <w:tc>
          <w:tcPr>
            <w:tcW w:w="6770" w:type="dxa"/>
            <w:shd w:val="clear" w:color="auto" w:fill="FFFFFF"/>
            <w:vAlign w:val="center"/>
          </w:tcPr>
          <w:p w:rsidR="00982186" w:rsidRDefault="008152AA" w:rsidP="00507007">
            <w:pPr>
              <w:adjustRightInd w:val="0"/>
              <w:snapToGrid/>
              <w:spacing w:before="120" w:after="120" w:line="0" w:lineRule="atLeast"/>
              <w:textAlignment w:val="baseline"/>
              <w:rPr>
                <w:ins w:id="178" w:author="Chevy Chia-Wei Hsu(許家瑋)" w:date="2019-05-02T16:14:00Z"/>
                <w:rFonts w:eastAsia="新細明體" w:cs="Candara"/>
                <w:color w:val="000000"/>
                <w:sz w:val="20"/>
                <w:szCs w:val="24"/>
              </w:rPr>
            </w:pPr>
            <w:ins w:id="179" w:author="Chevy Chia-Wei Hsu(許家瑋)" w:date="2019-05-02T16:14:00Z">
              <w:r>
                <w:rPr>
                  <w:rFonts w:eastAsia="新細明體" w:cs="Candara" w:hint="eastAsia"/>
                  <w:color w:val="000000"/>
                  <w:sz w:val="20"/>
                  <w:szCs w:val="24"/>
                </w:rPr>
                <w:t>[0]: power on reset occurs</w:t>
              </w:r>
            </w:ins>
          </w:p>
          <w:p w:rsidR="008152AA" w:rsidRDefault="008152AA" w:rsidP="008152AA">
            <w:pPr>
              <w:adjustRightInd w:val="0"/>
              <w:snapToGrid/>
              <w:spacing w:before="120" w:after="120" w:line="0" w:lineRule="atLeast"/>
              <w:textAlignment w:val="baseline"/>
              <w:rPr>
                <w:ins w:id="180" w:author="Chevy Chia-Wei Hsu(許家瑋)" w:date="2019-05-02T16:14:00Z"/>
                <w:rFonts w:eastAsia="新細明體" w:cs="Candara"/>
                <w:color w:val="000000"/>
                <w:sz w:val="20"/>
                <w:szCs w:val="24"/>
              </w:rPr>
            </w:pPr>
            <w:ins w:id="181" w:author="Chevy Chia-Wei Hsu(許家瑋)" w:date="2019-05-02T16:14:00Z">
              <w:r>
                <w:rPr>
                  <w:rFonts w:eastAsia="新細明體" w:cs="Candara" w:hint="eastAsia"/>
                  <w:color w:val="000000"/>
                  <w:sz w:val="20"/>
                  <w:szCs w:val="24"/>
                </w:rPr>
                <w:t>[</w:t>
              </w:r>
            </w:ins>
            <w:ins w:id="182" w:author="Chevy Chia-Wei Hsu(許家瑋)" w:date="2019-05-02T16:15:00Z">
              <w:r>
                <w:rPr>
                  <w:rFonts w:eastAsia="新細明體" w:cs="Candara" w:hint="eastAsia"/>
                  <w:color w:val="000000"/>
                  <w:sz w:val="20"/>
                  <w:szCs w:val="24"/>
                </w:rPr>
                <w:t>1</w:t>
              </w:r>
            </w:ins>
            <w:ins w:id="183" w:author="Chevy Chia-Wei Hsu(許家瑋)" w:date="2019-05-02T16:14:00Z">
              <w:r>
                <w:rPr>
                  <w:rFonts w:eastAsia="新細明體" w:cs="Candara" w:hint="eastAsia"/>
                  <w:color w:val="000000"/>
                  <w:sz w:val="20"/>
                  <w:szCs w:val="24"/>
                </w:rPr>
                <w:t xml:space="preserve">]: </w:t>
              </w:r>
            </w:ins>
            <w:ins w:id="184" w:author="Chevy Chia-Wei Hsu(許家瑋)" w:date="2019-05-02T16:15:00Z">
              <w:r>
                <w:rPr>
                  <w:rFonts w:eastAsia="新細明體" w:cs="Candara" w:hint="eastAsia"/>
                  <w:color w:val="000000"/>
                  <w:sz w:val="20"/>
                  <w:szCs w:val="24"/>
                </w:rPr>
                <w:t>PCS-</w:t>
              </w:r>
            </w:ins>
            <w:ins w:id="185" w:author="Chevy Chia-Wei Hsu(許家瑋)" w:date="2019-05-02T16:14:00Z">
              <w:r>
                <w:rPr>
                  <w:rFonts w:eastAsia="新細明體" w:cs="Candara" w:hint="eastAsia"/>
                  <w:color w:val="000000"/>
                  <w:sz w:val="20"/>
                  <w:szCs w:val="24"/>
                </w:rPr>
                <w:t xml:space="preserve">reset </w:t>
              </w:r>
            </w:ins>
            <w:ins w:id="186" w:author="Chevy Chia-Wei Hsu(許家瑋)" w:date="2019-05-02T16:15:00Z">
              <w:r>
                <w:rPr>
                  <w:rFonts w:eastAsia="新細明體" w:cs="Candara" w:hint="eastAsia"/>
                  <w:color w:val="000000"/>
                  <w:sz w:val="20"/>
                  <w:szCs w:val="24"/>
                </w:rPr>
                <w:t xml:space="preserve">reset </w:t>
              </w:r>
            </w:ins>
            <w:ins w:id="187" w:author="Chevy Chia-Wei Hsu(許家瑋)" w:date="2019-05-02T16:14:00Z">
              <w:r>
                <w:rPr>
                  <w:rFonts w:eastAsia="新細明體" w:cs="Candara" w:hint="eastAsia"/>
                  <w:color w:val="000000"/>
                  <w:sz w:val="20"/>
                  <w:szCs w:val="24"/>
                </w:rPr>
                <w:t>occurs</w:t>
              </w:r>
            </w:ins>
          </w:p>
          <w:p w:rsidR="008152AA" w:rsidRPr="00A6578D" w:rsidRDefault="008152AA" w:rsidP="008152AA">
            <w:pPr>
              <w:adjustRightInd w:val="0"/>
              <w:snapToGrid/>
              <w:spacing w:before="120" w:after="120" w:line="0" w:lineRule="atLeast"/>
              <w:textAlignment w:val="baseline"/>
              <w:rPr>
                <w:ins w:id="188" w:author="Chevy Chia-Wei Hsu(許家瑋)" w:date="2019-05-02T16:15:00Z"/>
                <w:rFonts w:eastAsia="新細明體" w:cs="Candara"/>
                <w:color w:val="000000"/>
                <w:sz w:val="20"/>
                <w:szCs w:val="24"/>
              </w:rPr>
            </w:pPr>
            <w:ins w:id="189" w:author="Chevy Chia-Wei Hsu(許家瑋)" w:date="2019-05-02T16:15:00Z">
              <w:r>
                <w:rPr>
                  <w:rFonts w:eastAsia="新細明體" w:cs="Candara" w:hint="eastAsia"/>
                  <w:color w:val="000000"/>
                  <w:sz w:val="20"/>
                  <w:szCs w:val="24"/>
                </w:rPr>
                <w:t>[2]: reset source 1 occurs</w:t>
              </w:r>
            </w:ins>
            <w:ins w:id="190" w:author="Chevy Chia-Wei Hsu(許家瑋)" w:date="2019-05-02T16:17:00Z">
              <w:r>
                <w:rPr>
                  <w:rFonts w:eastAsia="新細明體" w:cs="Candara" w:hint="eastAsia"/>
                  <w:color w:val="000000"/>
                  <w:sz w:val="20"/>
                  <w:szCs w:val="24"/>
                </w:rPr>
                <w:t xml:space="preserve"> (</w:t>
              </w:r>
              <w:r w:rsidR="003C40DB">
                <w:rPr>
                  <w:rFonts w:eastAsia="新細明體" w:cs="Candara" w:hint="eastAsia"/>
                  <w:color w:val="000000"/>
                  <w:sz w:val="20"/>
                  <w:szCs w:val="24"/>
                </w:rPr>
                <w:t>AE350: Watchdog reset)</w:t>
              </w:r>
            </w:ins>
          </w:p>
          <w:p w:rsidR="008152AA" w:rsidRPr="00A6578D" w:rsidRDefault="008152AA" w:rsidP="008152AA">
            <w:pPr>
              <w:adjustRightInd w:val="0"/>
              <w:snapToGrid/>
              <w:spacing w:before="120" w:after="120" w:line="0" w:lineRule="atLeast"/>
              <w:textAlignment w:val="baseline"/>
              <w:rPr>
                <w:ins w:id="191" w:author="Chevy Chia-Wei Hsu(許家瑋)" w:date="2019-05-02T16:15:00Z"/>
                <w:rFonts w:eastAsia="新細明體" w:cs="Candara"/>
                <w:color w:val="000000"/>
                <w:sz w:val="20"/>
                <w:szCs w:val="24"/>
              </w:rPr>
            </w:pPr>
            <w:ins w:id="192" w:author="Chevy Chia-Wei Hsu(許家瑋)" w:date="2019-05-02T16:15:00Z">
              <w:r>
                <w:rPr>
                  <w:rFonts w:eastAsia="新細明體" w:cs="Candara" w:hint="eastAsia"/>
                  <w:color w:val="000000"/>
                  <w:sz w:val="20"/>
                  <w:szCs w:val="24"/>
                </w:rPr>
                <w:t>[3]: reset source 2 occurs</w:t>
              </w:r>
            </w:ins>
            <w:ins w:id="193" w:author="Chevy Chia-Wei Hsu(許家瑋)" w:date="2019-05-02T16:18:00Z">
              <w:r w:rsidR="003C40DB">
                <w:rPr>
                  <w:rFonts w:eastAsia="新細明體" w:cs="Candara" w:hint="eastAsia"/>
                  <w:color w:val="000000"/>
                  <w:sz w:val="20"/>
                  <w:szCs w:val="24"/>
                </w:rPr>
                <w:t xml:space="preserve"> (AE350: Hardware reset)</w:t>
              </w:r>
            </w:ins>
          </w:p>
          <w:p w:rsidR="008152AA" w:rsidRPr="008152AA" w:rsidRDefault="008152AA">
            <w:pPr>
              <w:adjustRightInd w:val="0"/>
              <w:snapToGrid/>
              <w:spacing w:before="120" w:after="120" w:line="0" w:lineRule="atLeast"/>
              <w:textAlignment w:val="baseline"/>
              <w:rPr>
                <w:rFonts w:eastAsia="新細明體" w:cs="Candara"/>
                <w:color w:val="000000"/>
                <w:sz w:val="20"/>
                <w:szCs w:val="24"/>
              </w:rPr>
            </w:pPr>
            <w:ins w:id="194" w:author="Chevy Chia-Wei Hsu(許家瑋)" w:date="2019-05-02T16:15:00Z">
              <w:r>
                <w:rPr>
                  <w:rFonts w:eastAsia="新細明體" w:cs="Candara" w:hint="eastAsia"/>
                  <w:color w:val="000000"/>
                  <w:sz w:val="20"/>
                  <w:szCs w:val="24"/>
                </w:rPr>
                <w:t>[4]: reset source 3 occurs</w:t>
              </w:r>
            </w:ins>
            <w:ins w:id="195" w:author="Chevy Chia-Wei Hsu(許家瑋)" w:date="2019-05-02T16:18:00Z">
              <w:r w:rsidR="003C40DB">
                <w:rPr>
                  <w:rFonts w:eastAsia="新細明體" w:cs="Candara" w:hint="eastAsia"/>
                  <w:color w:val="000000"/>
                  <w:sz w:val="20"/>
                  <w:szCs w:val="24"/>
                </w:rPr>
                <w:t xml:space="preserve"> (AE350: MPD power on reset)</w:t>
              </w:r>
            </w:ins>
          </w:p>
        </w:tc>
      </w:tr>
    </w:tbl>
    <w:p w:rsidR="00712E32" w:rsidRDefault="00712E32" w:rsidP="00712E32">
      <w:pPr>
        <w:rPr>
          <w:rFonts w:ascii="Candara" w:eastAsia="新細明體" w:hAnsi="Candara" w:cs="Candara"/>
          <w:sz w:val="22"/>
        </w:rPr>
      </w:pPr>
    </w:p>
    <w:p w:rsidR="00AE2173" w:rsidRPr="009A1DD9" w:rsidRDefault="00AE2173" w:rsidP="00101931">
      <w:pPr>
        <w:pStyle w:val="21"/>
        <w:pageBreakBefore/>
        <w:spacing w:before="203"/>
        <w:ind w:left="215" w:hanging="215"/>
        <w:rPr>
          <w:rFonts w:eastAsia="新細明體"/>
        </w:rPr>
      </w:pPr>
      <w:bookmarkStart w:id="196" w:name="_Toc8026626"/>
      <w:r>
        <w:rPr>
          <w:rFonts w:eastAsia="新細明體" w:hint="eastAsia"/>
        </w:rPr>
        <w:lastRenderedPageBreak/>
        <w:t>Interface Protocol</w:t>
      </w:r>
      <w:bookmarkEnd w:id="196"/>
    </w:p>
    <w:p w:rsidR="00291E42" w:rsidRDefault="00D273C0" w:rsidP="00712E32">
      <w:pPr>
        <w:rPr>
          <w:ins w:id="197" w:author="Chevy Chia-Wei Hsu(許家瑋)" w:date="2019-05-02T16:41:00Z"/>
          <w:rFonts w:ascii="Candara" w:eastAsia="新細明體" w:hAnsi="Candara" w:cs="Candara"/>
          <w:sz w:val="22"/>
        </w:rPr>
      </w:pPr>
      <w:del w:id="198" w:author="Chevy Chia-Wei Hsu(許家瑋)" w:date="2019-05-02T16:43:00Z">
        <w:r w:rsidDel="00291E42">
          <w:rPr>
            <w:rFonts w:eastAsia="新細明體"/>
          </w:rPr>
          <w:delText>E</w:delText>
        </w:r>
        <w:r w:rsidRPr="00D273C0" w:rsidDel="00291E42">
          <w:rPr>
            <w:rFonts w:eastAsia="新細明體"/>
          </w:rPr>
          <w:delText>xemplify</w:delText>
        </w:r>
        <w:r w:rsidDel="00291E42">
          <w:rPr>
            <w:rFonts w:eastAsia="新細明體" w:hint="eastAsia"/>
          </w:rPr>
          <w:delText xml:space="preserve"> </w:delText>
        </w:r>
      </w:del>
      <w:ins w:id="199" w:author="Chevy Chia-Wei Hsu(許家瑋)" w:date="2019-05-02T16:43:00Z">
        <w:r w:rsidR="00291E42">
          <w:rPr>
            <w:rFonts w:eastAsia="新細明體" w:hint="eastAsia"/>
          </w:rPr>
          <w:t xml:space="preserve">PCS-Reset </w:t>
        </w:r>
      </w:ins>
      <w:r>
        <w:rPr>
          <w:rFonts w:eastAsia="新細明體" w:hint="eastAsia"/>
        </w:rPr>
        <w:t xml:space="preserve">operation waveform </w:t>
      </w:r>
      <w:ins w:id="200" w:author="Chevy Chia-Wei Hsu(許家瑋)" w:date="2019-05-02T16:44:00Z">
        <w:r w:rsidR="00291E42">
          <w:rPr>
            <w:rFonts w:eastAsia="新細明體" w:hint="eastAsia"/>
          </w:rPr>
          <w:t>is shown</w:t>
        </w:r>
      </w:ins>
      <w:ins w:id="201" w:author="Chevy Chia-Wei Hsu(許家瑋)" w:date="2019-05-02T16:43:00Z">
        <w:r w:rsidR="00291E42">
          <w:rPr>
            <w:rFonts w:eastAsia="新細明體" w:hint="eastAsia"/>
          </w:rPr>
          <w:t xml:space="preserve"> </w:t>
        </w:r>
      </w:ins>
      <w:r w:rsidR="00B41B1E">
        <w:rPr>
          <w:rFonts w:eastAsia="新細明體" w:hint="eastAsia"/>
        </w:rPr>
        <w:t xml:space="preserve">in </w:t>
      </w:r>
      <w:r w:rsidR="00EF63D1">
        <w:rPr>
          <w:rFonts w:eastAsia="新細明體"/>
        </w:rPr>
        <w:fldChar w:fldCharType="begin"/>
      </w:r>
      <w:r w:rsidR="00EF63D1">
        <w:rPr>
          <w:rFonts w:eastAsia="新細明體"/>
        </w:rPr>
        <w:instrText xml:space="preserve"> </w:instrText>
      </w:r>
      <w:r w:rsidR="00EF63D1">
        <w:rPr>
          <w:rFonts w:eastAsia="新細明體" w:hint="eastAsia"/>
        </w:rPr>
        <w:instrText>REF _Ref8026736 \h</w:instrText>
      </w:r>
      <w:r w:rsidR="00EF63D1">
        <w:rPr>
          <w:rFonts w:eastAsia="新細明體"/>
        </w:rPr>
        <w:instrText xml:space="preserve"> </w:instrText>
      </w:r>
      <w:r w:rsidR="00EF63D1">
        <w:rPr>
          <w:rFonts w:eastAsia="新細明體"/>
        </w:rPr>
      </w:r>
      <w:r w:rsidR="00EF63D1">
        <w:rPr>
          <w:rFonts w:eastAsia="新細明體"/>
        </w:rPr>
        <w:fldChar w:fldCharType="separate"/>
      </w:r>
      <w:r w:rsidR="00EF63D1">
        <w:t xml:space="preserve">Figure </w:t>
      </w:r>
      <w:r w:rsidR="00EF63D1">
        <w:rPr>
          <w:noProof/>
        </w:rPr>
        <w:t>4</w:t>
      </w:r>
      <w:r w:rsidR="00EF63D1">
        <w:rPr>
          <w:rFonts w:eastAsia="新細明體"/>
        </w:rPr>
        <w:fldChar w:fldCharType="end"/>
      </w:r>
      <w:r>
        <w:rPr>
          <w:rFonts w:ascii="Candara" w:eastAsia="新細明體" w:hAnsi="Candara" w:cs="Candara" w:hint="eastAsia"/>
          <w:sz w:val="22"/>
        </w:rPr>
        <w:t>.</w:t>
      </w:r>
    </w:p>
    <w:p w:rsidR="00291E42" w:rsidRPr="00291E42" w:rsidRDefault="00291E42" w:rsidP="00712E32">
      <w:pPr>
        <w:rPr>
          <w:rFonts w:eastAsia="新細明體"/>
          <w:rPrChange w:id="202" w:author="Chevy Chia-Wei Hsu(許家瑋)" w:date="2019-05-02T16:42:00Z">
            <w:rPr>
              <w:rFonts w:ascii="Candara" w:eastAsia="新細明體" w:hAnsi="Candara" w:cs="Candara"/>
              <w:sz w:val="22"/>
            </w:rPr>
          </w:rPrChange>
        </w:rPr>
      </w:pPr>
      <w:ins w:id="203" w:author="Chevy Chia-Wei Hsu(許家瑋)" w:date="2019-05-02T16:41:00Z">
        <w:r w:rsidRPr="00291E42">
          <w:rPr>
            <w:rFonts w:eastAsia="新細明體"/>
            <w:rPrChange w:id="204" w:author="Chevy Chia-Wei Hsu(許家瑋)" w:date="2019-05-02T16:42:00Z">
              <w:rPr>
                <w:rFonts w:ascii="Candara" w:eastAsia="新細明體" w:hAnsi="Candara" w:cs="Candara"/>
                <w:sz w:val="22"/>
              </w:rPr>
            </w:rPrChange>
          </w:rPr>
          <w:t xml:space="preserve">The </w:t>
        </w:r>
        <w:proofErr w:type="spellStart"/>
        <w:r w:rsidRPr="00291E42">
          <w:rPr>
            <w:rFonts w:eastAsia="新細明體"/>
            <w:rPrChange w:id="205" w:author="Chevy Chia-Wei Hsu(許家瑋)" w:date="2019-05-02T16:42:00Z">
              <w:rPr>
                <w:rFonts w:ascii="Candara" w:eastAsia="新細明體" w:hAnsi="Candara" w:cs="Candara"/>
                <w:sz w:val="22"/>
              </w:rPr>
            </w:rPrChange>
          </w:rPr>
          <w:t>reset</w:t>
        </w:r>
      </w:ins>
      <w:ins w:id="206" w:author="Chevy Chia-Wei Hsu(許家瑋)" w:date="2019-05-02T16:42:00Z">
        <w:r>
          <w:rPr>
            <w:rFonts w:eastAsia="新細明體" w:hint="eastAsia"/>
          </w:rPr>
          <w:t>_</w:t>
        </w:r>
      </w:ins>
      <w:ins w:id="207" w:author="Chevy Chia-Wei Hsu(許家瑋)" w:date="2019-05-02T16:41:00Z">
        <w:r w:rsidRPr="00291E42">
          <w:rPr>
            <w:rFonts w:eastAsia="新細明體"/>
            <w:rPrChange w:id="208" w:author="Chevy Chia-Wei Hsu(許家瑋)" w:date="2019-05-02T16:42:00Z">
              <w:rPr>
                <w:rFonts w:ascii="Candara" w:eastAsia="新細明體" w:hAnsi="Candara" w:cs="Candara"/>
                <w:sz w:val="22"/>
              </w:rPr>
            </w:rPrChange>
          </w:rPr>
          <w:t>n</w:t>
        </w:r>
      </w:ins>
      <w:proofErr w:type="spellEnd"/>
      <w:ins w:id="209" w:author="Chevy Chia-Wei Hsu(許家瑋)" w:date="2019-05-02T16:42:00Z">
        <w:r>
          <w:rPr>
            <w:rFonts w:eastAsia="新細明體" w:hint="eastAsia"/>
          </w:rPr>
          <w:t xml:space="preserve"> is </w:t>
        </w:r>
        <w:proofErr w:type="spellStart"/>
        <w:r>
          <w:rPr>
            <w:rFonts w:eastAsia="新細明體" w:hint="eastAsia"/>
          </w:rPr>
          <w:t>deasserted</w:t>
        </w:r>
        <w:proofErr w:type="spellEnd"/>
        <w:r>
          <w:rPr>
            <w:rFonts w:eastAsia="新細明體" w:hint="eastAsia"/>
          </w:rPr>
          <w:t xml:space="preserve"> after one cycle of the </w:t>
        </w:r>
        <w:proofErr w:type="spellStart"/>
        <w:r>
          <w:rPr>
            <w:rFonts w:eastAsia="新細明體" w:hint="eastAsia"/>
          </w:rPr>
          <w:t>ST_Reset</w:t>
        </w:r>
        <w:proofErr w:type="spellEnd"/>
        <w:r>
          <w:rPr>
            <w:rFonts w:eastAsia="新細明體" w:hint="eastAsia"/>
          </w:rPr>
          <w:t>.</w:t>
        </w:r>
      </w:ins>
    </w:p>
    <w:p w:rsidR="00287667" w:rsidRDefault="00287667" w:rsidP="00F86504">
      <w:pPr>
        <w:pStyle w:val="aa"/>
        <w:jc w:val="center"/>
        <w:rPr>
          <w:rFonts w:eastAsiaTheme="minorEastAsia"/>
        </w:rPr>
      </w:pPr>
      <w:del w:id="210" w:author="Chevy Chia-Wei Hsu(許家瑋)" w:date="2019-05-02T16:22:00Z">
        <w:r w:rsidDel="003C40DB">
          <w:rPr>
            <w:rFonts w:eastAsiaTheme="minorEastAsia"/>
            <w:noProof/>
            <w:rPrChange w:id="211" w:author="Unknown">
              <w:rPr>
                <w:noProof/>
              </w:rPr>
            </w:rPrChange>
          </w:rPr>
          <w:drawing>
            <wp:inline distT="0" distB="0" distL="0" distR="0" wp14:anchorId="57FB277E" wp14:editId="592703FC">
              <wp:extent cx="5193665" cy="1814195"/>
              <wp:effectExtent l="0" t="0" r="698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3665" cy="1814195"/>
                      </a:xfrm>
                      <a:prstGeom prst="rect">
                        <a:avLst/>
                      </a:prstGeom>
                      <a:noFill/>
                      <a:ln>
                        <a:noFill/>
                      </a:ln>
                    </pic:spPr>
                  </pic:pic>
                </a:graphicData>
              </a:graphic>
            </wp:inline>
          </w:drawing>
        </w:r>
      </w:del>
      <w:ins w:id="212" w:author="Chevy Chia-Wei Hsu(許家瑋)" w:date="2019-05-02T16:22:00Z">
        <w:r w:rsidR="003C40DB">
          <w:rPr>
            <w:rFonts w:eastAsiaTheme="minorEastAsia"/>
            <w:noProof/>
            <w:rPrChange w:id="213" w:author="Unknown">
              <w:rPr>
                <w:noProof/>
              </w:rPr>
            </w:rPrChange>
          </w:rPr>
          <w:drawing>
            <wp:inline distT="0" distB="0" distL="0" distR="0" wp14:anchorId="48D0B403" wp14:editId="0996AC49">
              <wp:extent cx="5191125" cy="1809750"/>
              <wp:effectExtent l="0" t="0" r="952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1125" cy="1809750"/>
                      </a:xfrm>
                      <a:prstGeom prst="rect">
                        <a:avLst/>
                      </a:prstGeom>
                      <a:noFill/>
                      <a:ln>
                        <a:noFill/>
                      </a:ln>
                    </pic:spPr>
                  </pic:pic>
                </a:graphicData>
              </a:graphic>
            </wp:inline>
          </w:drawing>
        </w:r>
      </w:ins>
    </w:p>
    <w:p w:rsidR="00F86504" w:rsidRDefault="00F86504" w:rsidP="00F86504">
      <w:pPr>
        <w:pStyle w:val="aa"/>
        <w:jc w:val="center"/>
        <w:rPr>
          <w:ins w:id="214" w:author="Chevy Chia-Wei Hsu(許家瑋)" w:date="2019-05-02T16:26:00Z"/>
          <w:rFonts w:eastAsiaTheme="minorEastAsia"/>
        </w:rPr>
      </w:pPr>
      <w:bookmarkStart w:id="215" w:name="_Toc8026682"/>
      <w:bookmarkStart w:id="216" w:name="_Ref8026736"/>
      <w:proofErr w:type="gramStart"/>
      <w:r>
        <w:t xml:space="preserve">Figure </w:t>
      </w:r>
      <w:r w:rsidR="00894EFA">
        <w:fldChar w:fldCharType="begin"/>
      </w:r>
      <w:r w:rsidR="00894EFA">
        <w:instrText xml:space="preserve"> SEQ Figure \* ARABIC </w:instrText>
      </w:r>
      <w:r w:rsidR="00894EFA">
        <w:fldChar w:fldCharType="separate"/>
      </w:r>
      <w:r w:rsidR="00EF63D1">
        <w:rPr>
          <w:noProof/>
        </w:rPr>
        <w:t>4</w:t>
      </w:r>
      <w:r w:rsidR="00894EFA">
        <w:rPr>
          <w:noProof/>
        </w:rPr>
        <w:fldChar w:fldCharType="end"/>
      </w:r>
      <w:bookmarkEnd w:id="216"/>
      <w:r>
        <w:rPr>
          <w:rFonts w:eastAsiaTheme="minorEastAsia"/>
        </w:rPr>
        <w:t>.</w:t>
      </w:r>
      <w:proofErr w:type="gramEnd"/>
      <w:r>
        <w:rPr>
          <w:rFonts w:eastAsiaTheme="minorEastAsia"/>
        </w:rPr>
        <w:t xml:space="preserve"> </w:t>
      </w:r>
      <w:r>
        <w:rPr>
          <w:rFonts w:eastAsiaTheme="minorEastAsia" w:hint="eastAsia"/>
        </w:rPr>
        <w:t>Reset</w:t>
      </w:r>
      <w:bookmarkEnd w:id="215"/>
    </w:p>
    <w:p w:rsidR="003C40DB" w:rsidRPr="00291E42" w:rsidRDefault="00291E42">
      <w:pPr>
        <w:rPr>
          <w:ins w:id="217" w:author="Chevy Chia-Wei Hsu(許家瑋)" w:date="2019-05-02T16:28:00Z"/>
          <w:rFonts w:eastAsia="新細明體"/>
          <w:rPrChange w:id="218" w:author="Chevy Chia-Wei Hsu(許家瑋)" w:date="2019-05-02T16:44:00Z">
            <w:rPr>
              <w:ins w:id="219" w:author="Chevy Chia-Wei Hsu(許家瑋)" w:date="2019-05-02T16:28:00Z"/>
              <w:rFonts w:ascii="Candara" w:eastAsia="新細明體" w:hAnsi="Candara" w:cs="Candara"/>
              <w:sz w:val="22"/>
            </w:rPr>
          </w:rPrChange>
        </w:rPr>
        <w:pPrChange w:id="220" w:author="Chevy Chia-Wei Hsu(許家瑋)" w:date="2019-05-02T16:26:00Z">
          <w:pPr>
            <w:pStyle w:val="aa"/>
            <w:jc w:val="center"/>
          </w:pPr>
        </w:pPrChange>
      </w:pPr>
      <w:proofErr w:type="spellStart"/>
      <w:ins w:id="221" w:author="Chevy Chia-Wei Hsu(許家瑋)" w:date="2019-05-02T16:43:00Z">
        <w:r>
          <w:rPr>
            <w:rFonts w:eastAsia="新細明體" w:hint="eastAsia"/>
          </w:rPr>
          <w:t>Ligh</w:t>
        </w:r>
      </w:ins>
      <w:ins w:id="222" w:author="Chevy Chia-Wei Hsu(許家瑋)" w:date="2019-05-02T16:44:00Z">
        <w:r>
          <w:rPr>
            <w:rFonts w:eastAsia="新細明體" w:hint="eastAsia"/>
          </w:rPr>
          <w:t>t</w:t>
        </w:r>
      </w:ins>
      <w:ins w:id="223" w:author="Chevy Chia-Wei Hsu(許家瑋)" w:date="2019-05-02T16:43:00Z">
        <w:r>
          <w:rPr>
            <w:rFonts w:eastAsia="新細明體" w:hint="eastAsia"/>
          </w:rPr>
          <w:t>Sleep</w:t>
        </w:r>
        <w:proofErr w:type="spellEnd"/>
        <w:r>
          <w:rPr>
            <w:rFonts w:eastAsia="新細明體" w:hint="eastAsia"/>
          </w:rPr>
          <w:t xml:space="preserve"> &amp; Wakeup</w:t>
        </w:r>
      </w:ins>
      <w:ins w:id="224" w:author="Chevy Chia-Wei Hsu(許家瑋)" w:date="2019-05-02T16:26:00Z">
        <w:r w:rsidR="003C40DB">
          <w:rPr>
            <w:rFonts w:eastAsia="新細明體" w:hint="eastAsia"/>
          </w:rPr>
          <w:t xml:space="preserve"> operation waveform </w:t>
        </w:r>
      </w:ins>
      <w:ins w:id="225" w:author="Chevy Chia-Wei Hsu(許家瑋)" w:date="2019-05-02T16:43:00Z">
        <w:r>
          <w:rPr>
            <w:rFonts w:eastAsia="新細明體" w:hint="eastAsia"/>
          </w:rPr>
          <w:t xml:space="preserve">is shown </w:t>
        </w:r>
      </w:ins>
      <w:ins w:id="226" w:author="Chevy Chia-Wei Hsu(許家瑋)" w:date="2019-05-02T16:26:00Z">
        <w:r w:rsidR="003C40DB">
          <w:rPr>
            <w:rFonts w:eastAsia="新細明體" w:hint="eastAsia"/>
          </w:rPr>
          <w:t xml:space="preserve">in </w:t>
        </w:r>
      </w:ins>
      <w:r w:rsidR="00EF63D1">
        <w:rPr>
          <w:rFonts w:eastAsia="新細明體"/>
        </w:rPr>
        <w:fldChar w:fldCharType="begin"/>
      </w:r>
      <w:r w:rsidR="00EF63D1">
        <w:rPr>
          <w:rFonts w:eastAsia="新細明體"/>
        </w:rPr>
        <w:instrText xml:space="preserve"> </w:instrText>
      </w:r>
      <w:r w:rsidR="00EF63D1">
        <w:rPr>
          <w:rFonts w:eastAsia="新細明體" w:hint="eastAsia"/>
        </w:rPr>
        <w:instrText>REF _Ref8026752 \h</w:instrText>
      </w:r>
      <w:r w:rsidR="00EF63D1">
        <w:rPr>
          <w:rFonts w:eastAsia="新細明體"/>
        </w:rPr>
        <w:instrText xml:space="preserve"> </w:instrText>
      </w:r>
      <w:r w:rsidR="00EF63D1">
        <w:rPr>
          <w:rFonts w:eastAsia="新細明體"/>
        </w:rPr>
      </w:r>
      <w:r w:rsidR="00EF63D1">
        <w:rPr>
          <w:rFonts w:eastAsia="新細明體"/>
        </w:rPr>
        <w:fldChar w:fldCharType="separate"/>
      </w:r>
      <w:r w:rsidR="00EF63D1">
        <w:t xml:space="preserve">Figure </w:t>
      </w:r>
      <w:r w:rsidR="00EF63D1">
        <w:rPr>
          <w:noProof/>
        </w:rPr>
        <w:t>5</w:t>
      </w:r>
      <w:r w:rsidR="00EF63D1">
        <w:rPr>
          <w:rFonts w:eastAsia="新細明體"/>
        </w:rPr>
        <w:fldChar w:fldCharType="end"/>
      </w:r>
      <w:ins w:id="227" w:author="Chevy Chia-Wei Hsu(許家瑋)" w:date="2019-05-02T16:26:00Z">
        <w:r w:rsidR="003C40DB" w:rsidRPr="00291E42">
          <w:rPr>
            <w:rFonts w:eastAsia="新細明體"/>
            <w:rPrChange w:id="228" w:author="Chevy Chia-Wei Hsu(許家瑋)" w:date="2019-05-02T16:44:00Z">
              <w:rPr>
                <w:rFonts w:ascii="Candara" w:eastAsia="新細明體" w:hAnsi="Candara" w:cs="Candara"/>
                <w:b w:val="0"/>
                <w:sz w:val="22"/>
              </w:rPr>
            </w:rPrChange>
          </w:rPr>
          <w:t>.</w:t>
        </w:r>
      </w:ins>
    </w:p>
    <w:p w:rsidR="000E089C" w:rsidRPr="00291E42" w:rsidRDefault="000E089C">
      <w:pPr>
        <w:rPr>
          <w:rFonts w:eastAsia="新細明體"/>
          <w:rPrChange w:id="229" w:author="Chevy Chia-Wei Hsu(許家瑋)" w:date="2019-05-02T16:44:00Z">
            <w:rPr>
              <w:rFonts w:eastAsiaTheme="minorEastAsia"/>
            </w:rPr>
          </w:rPrChange>
        </w:rPr>
        <w:pPrChange w:id="230" w:author="Chevy Chia-Wei Hsu(許家瑋)" w:date="2019-05-02T16:34:00Z">
          <w:pPr>
            <w:pStyle w:val="aa"/>
            <w:jc w:val="center"/>
          </w:pPr>
        </w:pPrChange>
      </w:pPr>
      <w:ins w:id="231" w:author="Chevy Chia-Wei Hsu(許家瑋)" w:date="2019-05-02T16:28:00Z">
        <w:r w:rsidRPr="00291E42">
          <w:rPr>
            <w:rFonts w:eastAsia="新細明體"/>
            <w:rPrChange w:id="232" w:author="Chevy Chia-Wei Hsu(許家瑋)" w:date="2019-05-02T16:44:00Z">
              <w:rPr>
                <w:rFonts w:ascii="Candara" w:eastAsia="新細明體" w:hAnsi="Candara" w:cs="Candara"/>
                <w:b w:val="0"/>
                <w:sz w:val="22"/>
              </w:rPr>
            </w:rPrChange>
          </w:rPr>
          <w:t xml:space="preserve">The </w:t>
        </w:r>
        <w:proofErr w:type="spellStart"/>
        <w:r w:rsidRPr="00291E42">
          <w:rPr>
            <w:rFonts w:eastAsia="新細明體"/>
            <w:rPrChange w:id="233" w:author="Chevy Chia-Wei Hsu(許家瑋)" w:date="2019-05-02T16:44:00Z">
              <w:rPr>
                <w:rFonts w:ascii="Candara" w:eastAsia="新細明體" w:hAnsi="Candara" w:cs="Candara"/>
                <w:b w:val="0"/>
                <w:sz w:val="22"/>
              </w:rPr>
            </w:rPrChange>
          </w:rPr>
          <w:t>pcs_clk_req</w:t>
        </w:r>
        <w:proofErr w:type="spellEnd"/>
        <w:r w:rsidRPr="00291E42">
          <w:rPr>
            <w:rFonts w:eastAsia="新細明體"/>
            <w:rPrChange w:id="234" w:author="Chevy Chia-Wei Hsu(許家瑋)" w:date="2019-05-02T16:44:00Z">
              <w:rPr>
                <w:rFonts w:ascii="Candara" w:eastAsia="新細明體" w:hAnsi="Candara" w:cs="Candara"/>
                <w:b w:val="0"/>
                <w:sz w:val="22"/>
              </w:rPr>
            </w:rPrChange>
          </w:rPr>
          <w:t xml:space="preserve"> and </w:t>
        </w:r>
        <w:proofErr w:type="spellStart"/>
        <w:r w:rsidRPr="00291E42">
          <w:rPr>
            <w:rFonts w:eastAsia="新細明體"/>
            <w:rPrChange w:id="235" w:author="Chevy Chia-Wei Hsu(許家瑋)" w:date="2019-05-02T16:44:00Z">
              <w:rPr>
                <w:rFonts w:ascii="Candara" w:eastAsia="新細明體" w:hAnsi="Candara" w:cs="Candara"/>
                <w:b w:val="0"/>
                <w:sz w:val="22"/>
              </w:rPr>
            </w:rPrChange>
          </w:rPr>
          <w:t>pcs_clk_ack</w:t>
        </w:r>
        <w:proofErr w:type="spellEnd"/>
        <w:r w:rsidRPr="00291E42">
          <w:rPr>
            <w:rFonts w:eastAsia="新細明體"/>
            <w:rPrChange w:id="236" w:author="Chevy Chia-Wei Hsu(許家瑋)" w:date="2019-05-02T16:44:00Z">
              <w:rPr>
                <w:rFonts w:ascii="Candara" w:eastAsia="新細明體" w:hAnsi="Candara" w:cs="Candara"/>
                <w:b w:val="0"/>
                <w:sz w:val="22"/>
              </w:rPr>
            </w:rPrChange>
          </w:rPr>
          <w:t xml:space="preserve"> are pseudo-signals</w:t>
        </w:r>
      </w:ins>
      <w:ins w:id="237" w:author="Chevy Chia-Wei Hsu(許家瑋)" w:date="2019-05-02T16:33:00Z">
        <w:r w:rsidRPr="00291E42">
          <w:rPr>
            <w:rFonts w:eastAsia="新細明體"/>
            <w:rPrChange w:id="238" w:author="Chevy Chia-Wei Hsu(許家瑋)" w:date="2019-05-02T16:44:00Z">
              <w:rPr>
                <w:b w:val="0"/>
              </w:rPr>
            </w:rPrChange>
          </w:rPr>
          <w:t xml:space="preserve">. Those signals are </w:t>
        </w:r>
      </w:ins>
      <w:ins w:id="239" w:author="Chevy Chia-Wei Hsu(許家瑋)" w:date="2019-05-02T16:37:00Z">
        <w:r w:rsidRPr="00291E42">
          <w:rPr>
            <w:rFonts w:eastAsia="新細明體"/>
            <w:rPrChange w:id="240" w:author="Chevy Chia-Wei Hsu(許家瑋)" w:date="2019-05-02T16:44:00Z">
              <w:rPr>
                <w:rFonts w:eastAsiaTheme="minorEastAsia"/>
                <w:b w:val="0"/>
              </w:rPr>
            </w:rPrChange>
          </w:rPr>
          <w:t>composed of</w:t>
        </w:r>
      </w:ins>
      <w:ins w:id="241" w:author="Chevy Chia-Wei Hsu(許家瑋)" w:date="2019-05-02T16:33:00Z">
        <w:r w:rsidRPr="00291E42">
          <w:rPr>
            <w:rFonts w:eastAsia="新細明體"/>
            <w:rPrChange w:id="242" w:author="Chevy Chia-Wei Hsu(許家瑋)" w:date="2019-05-02T16:44:00Z">
              <w:rPr>
                <w:b w:val="0"/>
              </w:rPr>
            </w:rPrChange>
          </w:rPr>
          <w:t xml:space="preserve"> </w:t>
        </w:r>
      </w:ins>
      <w:proofErr w:type="spellStart"/>
      <w:ins w:id="243" w:author="Chevy Chia-Wei Hsu(許家瑋)" w:date="2019-05-02T16:34:00Z">
        <w:r w:rsidRPr="00291E42">
          <w:rPr>
            <w:rFonts w:eastAsia="新細明體"/>
            <w:rPrChange w:id="244" w:author="Chevy Chia-Wei Hsu(許家瑋)" w:date="2019-05-02T16:44:00Z">
              <w:rPr>
                <w:rFonts w:eastAsiaTheme="minorEastAsia"/>
                <w:b w:val="0"/>
                <w:sz w:val="22"/>
              </w:rPr>
            </w:rPrChange>
          </w:rPr>
          <w:t>pcs_frq</w:t>
        </w:r>
        <w:proofErr w:type="spellEnd"/>
        <w:r w:rsidRPr="00291E42">
          <w:rPr>
            <w:rFonts w:eastAsia="新細明體"/>
            <w:rPrChange w:id="245" w:author="Chevy Chia-Wei Hsu(許家瑋)" w:date="2019-05-02T16:44:00Z">
              <w:rPr>
                <w:b w:val="0"/>
                <w:sz w:val="22"/>
              </w:rPr>
            </w:rPrChange>
          </w:rPr>
          <w:t>_*</w:t>
        </w:r>
      </w:ins>
      <w:ins w:id="246" w:author="Chevy Chia-Wei Hsu(許家瑋)" w:date="2019-05-02T16:38:00Z">
        <w:r w:rsidR="00867130" w:rsidRPr="00291E42">
          <w:rPr>
            <w:rFonts w:eastAsia="新細明體"/>
            <w:rPrChange w:id="247" w:author="Chevy Chia-Wei Hsu(許家瑋)" w:date="2019-05-02T16:44:00Z">
              <w:rPr>
                <w:rFonts w:eastAsiaTheme="minorEastAsia"/>
                <w:b w:val="0"/>
              </w:rPr>
            </w:rPrChange>
          </w:rPr>
          <w:t xml:space="preserve"> and the clock state</w:t>
        </w:r>
      </w:ins>
      <w:ins w:id="248" w:author="Chevy Chia-Wei Hsu(許家瑋)" w:date="2019-05-02T16:34:00Z">
        <w:r w:rsidRPr="00291E42">
          <w:rPr>
            <w:rFonts w:eastAsia="新細明體"/>
            <w:rPrChange w:id="249" w:author="Chevy Chia-Wei Hsu(許家瑋)" w:date="2019-05-02T16:44:00Z">
              <w:rPr>
                <w:rFonts w:eastAsiaTheme="minorEastAsia"/>
                <w:b w:val="0"/>
                <w:sz w:val="22"/>
              </w:rPr>
            </w:rPrChange>
          </w:rPr>
          <w:t>.</w:t>
        </w:r>
      </w:ins>
    </w:p>
    <w:p w:rsidR="00C24A56" w:rsidRDefault="0039275A" w:rsidP="00C24A56">
      <w:pPr>
        <w:jc w:val="center"/>
        <w:rPr>
          <w:rFonts w:eastAsiaTheme="minorEastAsia"/>
        </w:rPr>
      </w:pPr>
      <w:del w:id="250" w:author="Chevy Chia-Wei Hsu(許家瑋)" w:date="2019-05-02T16:26:00Z">
        <w:r w:rsidDel="003C40DB">
          <w:rPr>
            <w:rFonts w:eastAsiaTheme="minorEastAsia"/>
            <w:noProof/>
            <w:rPrChange w:id="251" w:author="Unknown">
              <w:rPr>
                <w:noProof/>
              </w:rPr>
            </w:rPrChange>
          </w:rPr>
          <w:drawing>
            <wp:inline distT="0" distB="0" distL="0" distR="0" wp14:anchorId="7A7CE6B4" wp14:editId="24AB6F18">
              <wp:extent cx="5534025" cy="3617595"/>
              <wp:effectExtent l="0" t="0" r="9525" b="190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4025" cy="3617595"/>
                      </a:xfrm>
                      <a:prstGeom prst="rect">
                        <a:avLst/>
                      </a:prstGeom>
                      <a:noFill/>
                      <a:ln>
                        <a:noFill/>
                      </a:ln>
                    </pic:spPr>
                  </pic:pic>
                </a:graphicData>
              </a:graphic>
            </wp:inline>
          </w:drawing>
        </w:r>
      </w:del>
      <w:ins w:id="252" w:author="Chevy Chia-Wei Hsu(許家瑋)" w:date="2019-05-02T16:27:00Z">
        <w:r w:rsidR="003C40DB" w:rsidRPr="003C40DB">
          <w:rPr>
            <w:rFonts w:eastAsiaTheme="minorEastAsia"/>
          </w:rPr>
          <w:t xml:space="preserve"> </w:t>
        </w:r>
        <w:r w:rsidR="003C40DB">
          <w:rPr>
            <w:rFonts w:eastAsiaTheme="minorEastAsia"/>
            <w:noProof/>
            <w:rPrChange w:id="253" w:author="Unknown">
              <w:rPr>
                <w:noProof/>
              </w:rPr>
            </w:rPrChange>
          </w:rPr>
          <w:drawing>
            <wp:inline distT="0" distB="0" distL="0" distR="0" wp14:anchorId="5FD1AE2E" wp14:editId="0A13F8F9">
              <wp:extent cx="5534025" cy="3619500"/>
              <wp:effectExtent l="0" t="0" r="9525"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4025" cy="3619500"/>
                      </a:xfrm>
                      <a:prstGeom prst="rect">
                        <a:avLst/>
                      </a:prstGeom>
                      <a:noFill/>
                      <a:ln>
                        <a:noFill/>
                      </a:ln>
                    </pic:spPr>
                  </pic:pic>
                </a:graphicData>
              </a:graphic>
            </wp:inline>
          </w:drawing>
        </w:r>
      </w:ins>
    </w:p>
    <w:p w:rsidR="006672FA" w:rsidRDefault="006672FA" w:rsidP="00C24A56">
      <w:pPr>
        <w:jc w:val="center"/>
        <w:rPr>
          <w:rFonts w:eastAsiaTheme="minorEastAsia"/>
        </w:rPr>
      </w:pPr>
      <w:bookmarkStart w:id="254" w:name="_Toc8026683"/>
      <w:bookmarkStart w:id="255" w:name="_Ref8026752"/>
      <w:proofErr w:type="gramStart"/>
      <w:r>
        <w:t xml:space="preserve">Figure </w:t>
      </w:r>
      <w:r w:rsidR="00894EFA">
        <w:fldChar w:fldCharType="begin"/>
      </w:r>
      <w:r w:rsidR="00894EFA">
        <w:instrText xml:space="preserve"> SEQ Figure \* ARABIC </w:instrText>
      </w:r>
      <w:r w:rsidR="00894EFA">
        <w:fldChar w:fldCharType="separate"/>
      </w:r>
      <w:r w:rsidR="00EF63D1">
        <w:rPr>
          <w:noProof/>
        </w:rPr>
        <w:t>5</w:t>
      </w:r>
      <w:r w:rsidR="00894EFA">
        <w:rPr>
          <w:noProof/>
        </w:rPr>
        <w:fldChar w:fldCharType="end"/>
      </w:r>
      <w:bookmarkEnd w:id="255"/>
      <w:r>
        <w:rPr>
          <w:rFonts w:eastAsiaTheme="minorEastAsia"/>
        </w:rPr>
        <w:t>.</w:t>
      </w:r>
      <w:proofErr w:type="gramEnd"/>
      <w:r>
        <w:rPr>
          <w:rFonts w:eastAsiaTheme="minorEastAsia"/>
        </w:rPr>
        <w:t xml:space="preserve"> </w:t>
      </w:r>
      <w:proofErr w:type="spellStart"/>
      <w:r>
        <w:rPr>
          <w:rFonts w:eastAsiaTheme="minorEastAsia" w:hint="eastAsia"/>
        </w:rPr>
        <w:t>LightSleep</w:t>
      </w:r>
      <w:proofErr w:type="spellEnd"/>
      <w:r>
        <w:rPr>
          <w:rFonts w:eastAsiaTheme="minorEastAsia" w:hint="eastAsia"/>
        </w:rPr>
        <w:t xml:space="preserve"> &amp; Wakeup</w:t>
      </w:r>
      <w:bookmarkEnd w:id="254"/>
    </w:p>
    <w:p w:rsidR="003C40DB" w:rsidRDefault="00291E42" w:rsidP="003C40DB">
      <w:pPr>
        <w:rPr>
          <w:ins w:id="256" w:author="Chevy Chia-Wei Hsu(許家瑋)" w:date="2019-05-02T16:26:00Z"/>
          <w:rFonts w:ascii="Candara" w:eastAsia="新細明體" w:hAnsi="Candara" w:cs="Candara"/>
          <w:sz w:val="22"/>
        </w:rPr>
      </w:pPr>
      <w:proofErr w:type="spellStart"/>
      <w:ins w:id="257" w:author="Chevy Chia-Wei Hsu(許家瑋)" w:date="2019-05-02T16:44:00Z">
        <w:r>
          <w:rPr>
            <w:rFonts w:eastAsia="新細明體" w:hint="eastAsia"/>
          </w:rPr>
          <w:t>DeepSleep</w:t>
        </w:r>
        <w:proofErr w:type="spellEnd"/>
        <w:r>
          <w:rPr>
            <w:rFonts w:eastAsia="新細明體" w:hint="eastAsia"/>
          </w:rPr>
          <w:t xml:space="preserve"> &amp; Wakeup operation waveform is shown in</w:t>
        </w:r>
      </w:ins>
      <w:ins w:id="258" w:author="Chevy Chia-Wei Hsu(許家瑋)" w:date="2019-05-02T16:26:00Z">
        <w:r w:rsidR="003C40DB">
          <w:rPr>
            <w:rFonts w:eastAsia="新細明體" w:hint="eastAsia"/>
          </w:rPr>
          <w:t xml:space="preserve"> </w:t>
        </w:r>
        <w:r w:rsidR="003C40DB">
          <w:rPr>
            <w:rFonts w:eastAsia="新細明體"/>
          </w:rPr>
          <w:fldChar w:fldCharType="begin"/>
        </w:r>
        <w:r w:rsidR="003C40DB">
          <w:rPr>
            <w:rFonts w:eastAsia="新細明體"/>
          </w:rPr>
          <w:instrText xml:space="preserve"> </w:instrText>
        </w:r>
        <w:r w:rsidR="003C40DB">
          <w:rPr>
            <w:rFonts w:eastAsia="新細明體" w:hint="eastAsia"/>
          </w:rPr>
          <w:instrText>REF _Ref468282406 \h</w:instrText>
        </w:r>
        <w:r w:rsidR="003C40DB">
          <w:rPr>
            <w:rFonts w:eastAsia="新細明體"/>
          </w:rPr>
          <w:instrText xml:space="preserve"> </w:instrText>
        </w:r>
      </w:ins>
      <w:r w:rsidR="003C40DB">
        <w:rPr>
          <w:rFonts w:eastAsia="新細明體"/>
        </w:rPr>
      </w:r>
      <w:ins w:id="259" w:author="Chevy Chia-Wei Hsu(許家瑋)" w:date="2019-05-02T16:26:00Z">
        <w:r w:rsidR="003C40DB">
          <w:rPr>
            <w:rFonts w:eastAsia="新細明體"/>
          </w:rPr>
          <w:fldChar w:fldCharType="separate"/>
        </w:r>
      </w:ins>
      <w:r w:rsidR="00EF63D1">
        <w:t xml:space="preserve">Figure </w:t>
      </w:r>
      <w:r w:rsidR="00EF63D1">
        <w:rPr>
          <w:noProof/>
        </w:rPr>
        <w:t>6</w:t>
      </w:r>
      <w:ins w:id="260" w:author="Chevy Chia-Wei Hsu(許家瑋)" w:date="2019-05-02T16:26:00Z">
        <w:r w:rsidR="003C40DB">
          <w:rPr>
            <w:rFonts w:eastAsia="新細明體"/>
          </w:rPr>
          <w:fldChar w:fldCharType="end"/>
        </w:r>
        <w:r w:rsidR="003C40DB">
          <w:rPr>
            <w:rFonts w:ascii="Candara" w:eastAsia="新細明體" w:hAnsi="Candara" w:cs="Candara" w:hint="eastAsia"/>
            <w:sz w:val="22"/>
          </w:rPr>
          <w:t>.</w:t>
        </w:r>
      </w:ins>
    </w:p>
    <w:p w:rsidR="00291E42" w:rsidRPr="00A6578D" w:rsidRDefault="00291E42" w:rsidP="00291E42">
      <w:pPr>
        <w:rPr>
          <w:ins w:id="261" w:author="Chevy Chia-Wei Hsu(許家瑋)" w:date="2019-05-02T16:41:00Z"/>
        </w:rPr>
      </w:pPr>
      <w:ins w:id="262" w:author="Chevy Chia-Wei Hsu(許家瑋)" w:date="2019-05-02T16:41:00Z">
        <w:r w:rsidRPr="00A6578D">
          <w:rPr>
            <w:rFonts w:hint="eastAsia"/>
          </w:rPr>
          <w:t xml:space="preserve">The </w:t>
        </w:r>
        <w:proofErr w:type="spellStart"/>
        <w:r w:rsidRPr="00A6578D">
          <w:rPr>
            <w:rFonts w:hint="eastAsia"/>
          </w:rPr>
          <w:t>pcs_clk_req</w:t>
        </w:r>
        <w:proofErr w:type="spellEnd"/>
        <w:r w:rsidRPr="00A6578D">
          <w:rPr>
            <w:rFonts w:hint="eastAsia"/>
          </w:rPr>
          <w:t xml:space="preserve"> and </w:t>
        </w:r>
        <w:proofErr w:type="spellStart"/>
        <w:r w:rsidRPr="00A6578D">
          <w:rPr>
            <w:rFonts w:hint="eastAsia"/>
          </w:rPr>
          <w:t>pcs_clk_ack</w:t>
        </w:r>
        <w:proofErr w:type="spellEnd"/>
        <w:r w:rsidRPr="00A6578D">
          <w:rPr>
            <w:rFonts w:hint="eastAsia"/>
          </w:rPr>
          <w:t xml:space="preserve"> are </w:t>
        </w:r>
        <w:r w:rsidRPr="00A6578D">
          <w:t>pseudo</w:t>
        </w:r>
        <w:r w:rsidRPr="00A6578D">
          <w:rPr>
            <w:rFonts w:hint="eastAsia"/>
          </w:rPr>
          <w:t>-signals</w:t>
        </w:r>
        <w:r>
          <w:rPr>
            <w:rFonts w:hint="eastAsia"/>
          </w:rPr>
          <w:t xml:space="preserve">. Those signals are </w:t>
        </w:r>
        <w:r>
          <w:rPr>
            <w:rFonts w:eastAsiaTheme="minorEastAsia" w:hint="eastAsia"/>
          </w:rPr>
          <w:t>composed of</w:t>
        </w:r>
        <w:r>
          <w:rPr>
            <w:rFonts w:hint="eastAsia"/>
          </w:rPr>
          <w:t xml:space="preserve"> </w:t>
        </w:r>
        <w:proofErr w:type="spellStart"/>
        <w:r w:rsidRPr="00A6578D">
          <w:t>pcs_</w:t>
        </w:r>
        <w:r w:rsidRPr="00A6578D">
          <w:rPr>
            <w:rFonts w:hint="eastAsia"/>
          </w:rPr>
          <w:t>frq</w:t>
        </w:r>
        <w:proofErr w:type="spellEnd"/>
        <w:r w:rsidRPr="00A6578D">
          <w:t>_</w:t>
        </w:r>
        <w:r w:rsidRPr="00A6578D">
          <w:rPr>
            <w:rFonts w:hint="eastAsia"/>
          </w:rPr>
          <w:t>*</w:t>
        </w:r>
        <w:r>
          <w:rPr>
            <w:rFonts w:eastAsiaTheme="minorEastAsia" w:hint="eastAsia"/>
          </w:rPr>
          <w:t xml:space="preserve"> </w:t>
        </w:r>
        <w:r>
          <w:rPr>
            <w:rFonts w:eastAsiaTheme="minorEastAsia" w:hint="eastAsia"/>
          </w:rPr>
          <w:lastRenderedPageBreak/>
          <w:t>and the clock state</w:t>
        </w:r>
        <w:r w:rsidRPr="00A6578D">
          <w:rPr>
            <w:rFonts w:hint="eastAsia"/>
          </w:rPr>
          <w:t>.</w:t>
        </w:r>
      </w:ins>
    </w:p>
    <w:p w:rsidR="00291E42" w:rsidRPr="00291E42" w:rsidRDefault="00291E42" w:rsidP="002C665D">
      <w:pPr>
        <w:rPr>
          <w:ins w:id="263" w:author="Chevy Chia-Wei Hsu(許家瑋)" w:date="2019-05-02T16:41:00Z"/>
          <w:rFonts w:eastAsiaTheme="minorEastAsia"/>
        </w:rPr>
      </w:pPr>
    </w:p>
    <w:p w:rsidR="002C665D" w:rsidRPr="00A6578D" w:rsidRDefault="002C665D" w:rsidP="002C665D">
      <w:pPr>
        <w:rPr>
          <w:ins w:id="264" w:author="Chevy Chia-Wei Hsu(許家瑋)" w:date="2019-05-02T16:38:00Z"/>
        </w:rPr>
      </w:pPr>
      <w:ins w:id="265" w:author="Chevy Chia-Wei Hsu(許家瑋)" w:date="2019-05-02T16:38:00Z">
        <w:r w:rsidRPr="00A6578D">
          <w:rPr>
            <w:rFonts w:hint="eastAsia"/>
          </w:rPr>
          <w:t xml:space="preserve">The </w:t>
        </w:r>
        <w:proofErr w:type="spellStart"/>
        <w:r w:rsidRPr="00A6578D">
          <w:rPr>
            <w:rFonts w:hint="eastAsia"/>
          </w:rPr>
          <w:t>pcs_</w:t>
        </w:r>
        <w:r>
          <w:rPr>
            <w:rFonts w:eastAsiaTheme="minorEastAsia" w:hint="eastAsia"/>
          </w:rPr>
          <w:t>pwr</w:t>
        </w:r>
        <w:r w:rsidRPr="00A6578D">
          <w:rPr>
            <w:rFonts w:hint="eastAsia"/>
          </w:rPr>
          <w:t>_req</w:t>
        </w:r>
        <w:proofErr w:type="spellEnd"/>
        <w:r w:rsidRPr="00A6578D">
          <w:rPr>
            <w:rFonts w:hint="eastAsia"/>
          </w:rPr>
          <w:t xml:space="preserve"> and </w:t>
        </w:r>
        <w:proofErr w:type="spellStart"/>
        <w:r w:rsidRPr="00A6578D">
          <w:rPr>
            <w:rFonts w:hint="eastAsia"/>
          </w:rPr>
          <w:t>pcs_</w:t>
        </w:r>
        <w:r>
          <w:rPr>
            <w:rFonts w:eastAsiaTheme="minorEastAsia" w:hint="eastAsia"/>
          </w:rPr>
          <w:t>pwr</w:t>
        </w:r>
        <w:r w:rsidRPr="00A6578D">
          <w:rPr>
            <w:rFonts w:hint="eastAsia"/>
          </w:rPr>
          <w:t>_ack</w:t>
        </w:r>
        <w:proofErr w:type="spellEnd"/>
        <w:r w:rsidRPr="00A6578D">
          <w:rPr>
            <w:rFonts w:hint="eastAsia"/>
          </w:rPr>
          <w:t xml:space="preserve"> are </w:t>
        </w:r>
        <w:r w:rsidRPr="00A6578D">
          <w:t>pseudo</w:t>
        </w:r>
        <w:r w:rsidRPr="00A6578D">
          <w:rPr>
            <w:rFonts w:hint="eastAsia"/>
          </w:rPr>
          <w:t>-signals</w:t>
        </w:r>
        <w:r>
          <w:rPr>
            <w:rFonts w:hint="eastAsia"/>
          </w:rPr>
          <w:t xml:space="preserve">. Those signals are </w:t>
        </w:r>
        <w:r>
          <w:rPr>
            <w:rFonts w:eastAsiaTheme="minorEastAsia" w:hint="eastAsia"/>
          </w:rPr>
          <w:t>composed of</w:t>
        </w:r>
        <w:r>
          <w:rPr>
            <w:rFonts w:hint="eastAsia"/>
          </w:rPr>
          <w:t xml:space="preserve"> </w:t>
        </w:r>
        <w:proofErr w:type="spellStart"/>
        <w:r w:rsidRPr="00A6578D">
          <w:t>pcs_</w:t>
        </w:r>
        <w:r>
          <w:rPr>
            <w:rFonts w:eastAsiaTheme="minorEastAsia" w:hint="eastAsia"/>
          </w:rPr>
          <w:t>vol</w:t>
        </w:r>
        <w:proofErr w:type="spellEnd"/>
        <w:r w:rsidRPr="00A6578D">
          <w:t>_</w:t>
        </w:r>
        <w:r w:rsidRPr="00A6578D">
          <w:rPr>
            <w:rFonts w:hint="eastAsia"/>
          </w:rPr>
          <w:t>*</w:t>
        </w:r>
        <w:r>
          <w:rPr>
            <w:rFonts w:eastAsiaTheme="minorEastAsia" w:hint="eastAsia"/>
          </w:rPr>
          <w:t xml:space="preserve"> and the power state</w:t>
        </w:r>
        <w:r w:rsidRPr="00A6578D">
          <w:rPr>
            <w:rFonts w:hint="eastAsia"/>
          </w:rPr>
          <w:t>.</w:t>
        </w:r>
      </w:ins>
    </w:p>
    <w:p w:rsidR="006672FA" w:rsidRPr="002C665D" w:rsidRDefault="006672FA" w:rsidP="006672FA">
      <w:pPr>
        <w:rPr>
          <w:rFonts w:eastAsiaTheme="minorEastAsia"/>
        </w:rPr>
      </w:pPr>
    </w:p>
    <w:p w:rsidR="006672FA" w:rsidRDefault="0039275A" w:rsidP="006672FA">
      <w:pPr>
        <w:pStyle w:val="Normal4"/>
        <w:ind w:leftChars="104"/>
        <w:rPr>
          <w:rFonts w:eastAsiaTheme="minorEastAsia"/>
        </w:rPr>
      </w:pPr>
      <w:r>
        <w:rPr>
          <w:rFonts w:eastAsiaTheme="minorEastAsia"/>
          <w:noProof/>
        </w:rPr>
        <w:drawing>
          <wp:inline distT="0" distB="0" distL="0" distR="0">
            <wp:extent cx="6503670" cy="4261146"/>
            <wp:effectExtent l="0" t="0" r="0" b="635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3670" cy="4261146"/>
                    </a:xfrm>
                    <a:prstGeom prst="rect">
                      <a:avLst/>
                    </a:prstGeom>
                    <a:noFill/>
                    <a:ln>
                      <a:noFill/>
                    </a:ln>
                  </pic:spPr>
                </pic:pic>
              </a:graphicData>
            </a:graphic>
          </wp:inline>
        </w:drawing>
      </w:r>
    </w:p>
    <w:p w:rsidR="006672FA" w:rsidRDefault="006672FA" w:rsidP="006672FA">
      <w:pPr>
        <w:pStyle w:val="aa"/>
        <w:jc w:val="center"/>
        <w:rPr>
          <w:rFonts w:eastAsiaTheme="minorEastAsia"/>
        </w:rPr>
      </w:pPr>
      <w:bookmarkStart w:id="266" w:name="_Ref468282406"/>
      <w:bookmarkStart w:id="267" w:name="_Toc468373529"/>
      <w:bookmarkStart w:id="268" w:name="_Toc8026684"/>
      <w:proofErr w:type="gramStart"/>
      <w:r>
        <w:t xml:space="preserve">Figure </w:t>
      </w:r>
      <w:r w:rsidR="00894EFA">
        <w:fldChar w:fldCharType="begin"/>
      </w:r>
      <w:r w:rsidR="00894EFA">
        <w:instrText xml:space="preserve"> SEQ Figure \* ARABIC </w:instrText>
      </w:r>
      <w:r w:rsidR="00894EFA">
        <w:fldChar w:fldCharType="separate"/>
      </w:r>
      <w:r w:rsidR="00EF63D1">
        <w:rPr>
          <w:noProof/>
        </w:rPr>
        <w:t>6</w:t>
      </w:r>
      <w:r w:rsidR="00894EFA">
        <w:rPr>
          <w:noProof/>
        </w:rPr>
        <w:fldChar w:fldCharType="end"/>
      </w:r>
      <w:bookmarkEnd w:id="266"/>
      <w:r>
        <w:rPr>
          <w:rFonts w:eastAsiaTheme="minorEastAsia"/>
        </w:rPr>
        <w:t>.</w:t>
      </w:r>
      <w:proofErr w:type="gramEnd"/>
      <w:r>
        <w:rPr>
          <w:rFonts w:eastAsiaTheme="minorEastAsia"/>
        </w:rPr>
        <w:t xml:space="preserve"> </w:t>
      </w:r>
      <w:bookmarkEnd w:id="267"/>
      <w:proofErr w:type="spellStart"/>
      <w:r>
        <w:rPr>
          <w:rFonts w:eastAsiaTheme="minorEastAsia" w:hint="eastAsia"/>
        </w:rPr>
        <w:t>DeepSleep</w:t>
      </w:r>
      <w:proofErr w:type="spellEnd"/>
      <w:r>
        <w:rPr>
          <w:rFonts w:eastAsiaTheme="minorEastAsia" w:hint="eastAsia"/>
        </w:rPr>
        <w:t xml:space="preserve"> &amp; Wakeup</w:t>
      </w:r>
      <w:bookmarkEnd w:id="268"/>
      <w:del w:id="269" w:author="Chevy Chia-Wei Hsu(許家瑋)" w:date="2019-05-02T16:39:00Z">
        <w:r w:rsidR="00863DD7" w:rsidDel="00A6326C">
          <w:rPr>
            <w:rFonts w:eastAsiaTheme="minorEastAsia" w:hint="eastAsia"/>
          </w:rPr>
          <w:delText xml:space="preserve"> (TODO: reset delay 1 cyc</w:delText>
        </w:r>
      </w:del>
      <w:del w:id="270" w:author="Chevy Chia-Wei Hsu(許家瑋)" w:date="2019-04-26T16:56:00Z">
        <w:r w:rsidR="00863DD7" w:rsidDel="00C34D72">
          <w:rPr>
            <w:rFonts w:eastAsiaTheme="minorEastAsia" w:hint="eastAsia"/>
          </w:rPr>
          <w:delText>e</w:delText>
        </w:r>
      </w:del>
      <w:del w:id="271" w:author="Chevy Chia-Wei Hsu(許家瑋)" w:date="2019-05-02T16:39:00Z">
        <w:r w:rsidR="00863DD7" w:rsidDel="00A6326C">
          <w:rPr>
            <w:rFonts w:eastAsiaTheme="minorEastAsia" w:hint="eastAsia"/>
          </w:rPr>
          <w:delText>l)</w:delText>
        </w:r>
      </w:del>
    </w:p>
    <w:p w:rsidR="006672FA" w:rsidRPr="003C40DB" w:rsidRDefault="00291E42" w:rsidP="006672FA">
      <w:pPr>
        <w:rPr>
          <w:rFonts w:ascii="Candara" w:eastAsia="新細明體" w:hAnsi="Candara" w:cs="Candara"/>
          <w:sz w:val="22"/>
          <w:rPrChange w:id="272" w:author="Chevy Chia-Wei Hsu(許家瑋)" w:date="2019-05-02T16:26:00Z">
            <w:rPr>
              <w:rFonts w:eastAsiaTheme="minorEastAsia"/>
            </w:rPr>
          </w:rPrChange>
        </w:rPr>
      </w:pPr>
      <w:ins w:id="273" w:author="Chevy Chia-Wei Hsu(許家瑋)" w:date="2019-05-02T16:45:00Z">
        <w:r>
          <w:rPr>
            <w:rFonts w:eastAsia="新細明體" w:hint="eastAsia"/>
          </w:rPr>
          <w:t>DVFS operation waveform is shown in</w:t>
        </w:r>
        <w:r>
          <w:rPr>
            <w:rFonts w:eastAsia="新細明體"/>
          </w:rPr>
          <w:t xml:space="preserve"> </w:t>
        </w:r>
      </w:ins>
      <w:r w:rsidR="00EF63D1">
        <w:rPr>
          <w:rFonts w:eastAsia="新細明體"/>
        </w:rPr>
        <w:fldChar w:fldCharType="begin"/>
      </w:r>
      <w:r w:rsidR="00EF63D1">
        <w:rPr>
          <w:rFonts w:eastAsia="新細明體"/>
        </w:rPr>
        <w:instrText xml:space="preserve"> REF _Ref8026764 \h </w:instrText>
      </w:r>
      <w:r w:rsidR="00EF63D1">
        <w:rPr>
          <w:rFonts w:eastAsia="新細明體"/>
        </w:rPr>
      </w:r>
      <w:r w:rsidR="00EF63D1">
        <w:rPr>
          <w:rFonts w:eastAsia="新細明體"/>
        </w:rPr>
        <w:fldChar w:fldCharType="separate"/>
      </w:r>
      <w:r w:rsidR="00EF63D1" w:rsidRPr="006C4B6D">
        <w:rPr>
          <w:color w:val="808080" w:themeColor="background1" w:themeShade="80"/>
        </w:rPr>
        <w:t xml:space="preserve">Figure </w:t>
      </w:r>
      <w:r w:rsidR="00EF63D1">
        <w:rPr>
          <w:noProof/>
          <w:color w:val="808080" w:themeColor="background1" w:themeShade="80"/>
        </w:rPr>
        <w:t>7</w:t>
      </w:r>
      <w:r w:rsidR="00EF63D1">
        <w:rPr>
          <w:rFonts w:eastAsia="新細明體"/>
        </w:rPr>
        <w:fldChar w:fldCharType="end"/>
      </w:r>
      <w:ins w:id="274" w:author="Chevy Chia-Wei Hsu(許家瑋)" w:date="2019-05-02T16:26:00Z">
        <w:r w:rsidR="003C40DB">
          <w:rPr>
            <w:rFonts w:ascii="Candara" w:eastAsia="新細明體" w:hAnsi="Candara" w:cs="Candara" w:hint="eastAsia"/>
            <w:sz w:val="22"/>
          </w:rPr>
          <w:t>.</w:t>
        </w:r>
      </w:ins>
    </w:p>
    <w:p w:rsidR="00A94864" w:rsidRDefault="0039275A" w:rsidP="00A94864">
      <w:pPr>
        <w:rPr>
          <w:rFonts w:eastAsiaTheme="minorEastAsia"/>
        </w:rPr>
      </w:pPr>
      <w:r>
        <w:rPr>
          <w:rFonts w:eastAsiaTheme="minorEastAsia"/>
          <w:noProof/>
        </w:rPr>
        <w:lastRenderedPageBreak/>
        <w:drawing>
          <wp:inline distT="0" distB="0" distL="0" distR="0" wp14:anchorId="0601FD40" wp14:editId="155D2E2F">
            <wp:extent cx="6503670" cy="3104055"/>
            <wp:effectExtent l="0" t="0" r="0" b="127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3670" cy="3104055"/>
                    </a:xfrm>
                    <a:prstGeom prst="rect">
                      <a:avLst/>
                    </a:prstGeom>
                    <a:noFill/>
                    <a:ln>
                      <a:noFill/>
                    </a:ln>
                  </pic:spPr>
                </pic:pic>
              </a:graphicData>
            </a:graphic>
          </wp:inline>
        </w:drawing>
      </w:r>
    </w:p>
    <w:p w:rsidR="00911970" w:rsidRPr="006C4B6D" w:rsidRDefault="00281914" w:rsidP="006672FA">
      <w:pPr>
        <w:pStyle w:val="aa"/>
        <w:jc w:val="center"/>
        <w:rPr>
          <w:rFonts w:eastAsiaTheme="minorEastAsia"/>
          <w:color w:val="808080" w:themeColor="background1" w:themeShade="80"/>
        </w:rPr>
      </w:pPr>
      <w:bookmarkStart w:id="275" w:name="_Toc8026685"/>
      <w:bookmarkStart w:id="276" w:name="_Ref8026764"/>
      <w:proofErr w:type="gramStart"/>
      <w:r w:rsidRPr="006C4B6D">
        <w:rPr>
          <w:color w:val="808080" w:themeColor="background1" w:themeShade="80"/>
        </w:rPr>
        <w:t xml:space="preserve">Figure </w:t>
      </w:r>
      <w:r w:rsidRPr="006C4B6D">
        <w:rPr>
          <w:color w:val="808080" w:themeColor="background1" w:themeShade="80"/>
        </w:rPr>
        <w:fldChar w:fldCharType="begin"/>
      </w:r>
      <w:r w:rsidRPr="006C4B6D">
        <w:rPr>
          <w:color w:val="808080" w:themeColor="background1" w:themeShade="80"/>
        </w:rPr>
        <w:instrText xml:space="preserve"> SEQ Figure \* ARABIC </w:instrText>
      </w:r>
      <w:r w:rsidRPr="006C4B6D">
        <w:rPr>
          <w:color w:val="808080" w:themeColor="background1" w:themeShade="80"/>
        </w:rPr>
        <w:fldChar w:fldCharType="separate"/>
      </w:r>
      <w:r w:rsidR="00EF63D1">
        <w:rPr>
          <w:noProof/>
          <w:color w:val="808080" w:themeColor="background1" w:themeShade="80"/>
        </w:rPr>
        <w:t>7</w:t>
      </w:r>
      <w:r w:rsidRPr="006C4B6D">
        <w:rPr>
          <w:noProof/>
          <w:color w:val="808080" w:themeColor="background1" w:themeShade="80"/>
        </w:rPr>
        <w:fldChar w:fldCharType="end"/>
      </w:r>
      <w:bookmarkEnd w:id="276"/>
      <w:r w:rsidRPr="006C4B6D">
        <w:rPr>
          <w:rFonts w:eastAsiaTheme="minorEastAsia"/>
          <w:color w:val="808080" w:themeColor="background1" w:themeShade="80"/>
        </w:rPr>
        <w:t>.</w:t>
      </w:r>
      <w:proofErr w:type="gramEnd"/>
      <w:r w:rsidRPr="006C4B6D">
        <w:rPr>
          <w:rFonts w:eastAsiaTheme="minorEastAsia"/>
          <w:color w:val="808080" w:themeColor="background1" w:themeShade="80"/>
        </w:rPr>
        <w:t xml:space="preserve"> </w:t>
      </w:r>
      <w:r w:rsidRPr="006C4B6D">
        <w:rPr>
          <w:rFonts w:eastAsiaTheme="minorEastAsia" w:hint="eastAsia"/>
          <w:color w:val="808080" w:themeColor="background1" w:themeShade="80"/>
        </w:rPr>
        <w:t xml:space="preserve">DVFS-High </w:t>
      </w:r>
      <w:proofErr w:type="spellStart"/>
      <w:r w:rsidRPr="006C4B6D">
        <w:rPr>
          <w:rFonts w:eastAsiaTheme="minorEastAsia" w:hint="eastAsia"/>
          <w:color w:val="808080" w:themeColor="background1" w:themeShade="80"/>
        </w:rPr>
        <w:t>to</w:t>
      </w:r>
      <w:proofErr w:type="spellEnd"/>
      <w:r w:rsidRPr="006C4B6D">
        <w:rPr>
          <w:rFonts w:eastAsiaTheme="minorEastAsia" w:hint="eastAsia"/>
          <w:color w:val="808080" w:themeColor="background1" w:themeShade="80"/>
        </w:rPr>
        <w:t xml:space="preserve"> Low to High</w:t>
      </w:r>
      <w:r w:rsidR="0022626E" w:rsidRPr="006C4B6D">
        <w:rPr>
          <w:rFonts w:eastAsiaTheme="minorEastAsia" w:hint="eastAsia"/>
          <w:color w:val="808080" w:themeColor="background1" w:themeShade="80"/>
        </w:rPr>
        <w:t xml:space="preserve"> (</w:t>
      </w:r>
      <w:r w:rsidR="0022626E" w:rsidRPr="006C4B6D">
        <w:rPr>
          <w:rFonts w:eastAsia="新細明體" w:cs="Candara" w:hint="eastAsia"/>
          <w:color w:val="808080" w:themeColor="background1" w:themeShade="80"/>
          <w:szCs w:val="24"/>
        </w:rPr>
        <w:t>DVFS_SUPPORT)</w:t>
      </w:r>
      <w:bookmarkEnd w:id="275"/>
    </w:p>
    <w:p w:rsidR="00E15DD0" w:rsidRDefault="00E15DD0" w:rsidP="00E15DD0">
      <w:pPr>
        <w:pStyle w:val="1"/>
        <w:pageBreakBefore/>
        <w:tabs>
          <w:tab w:val="num" w:pos="480"/>
        </w:tabs>
        <w:spacing w:before="406" w:after="203"/>
        <w:ind w:left="0"/>
        <w:rPr>
          <w:rFonts w:eastAsia="新細明體"/>
        </w:rPr>
      </w:pPr>
      <w:bookmarkStart w:id="277" w:name="_Toc8026627"/>
      <w:r w:rsidRPr="00E15DD0">
        <w:rPr>
          <w:rFonts w:eastAsia="新細明體"/>
        </w:rPr>
        <w:lastRenderedPageBreak/>
        <w:t>Micro-Architecture</w:t>
      </w:r>
      <w:bookmarkEnd w:id="277"/>
    </w:p>
    <w:p w:rsidR="00E15DD0" w:rsidRDefault="00E15DD0" w:rsidP="00E15DD0">
      <w:pPr>
        <w:rPr>
          <w:rFonts w:eastAsia="新細明體"/>
        </w:rPr>
      </w:pPr>
      <w:r w:rsidRPr="004D3034">
        <w:rPr>
          <w:rFonts w:eastAsia="新細明體"/>
        </w:rPr>
        <w:t>Describe the details of the design in this chapter.</w:t>
      </w:r>
    </w:p>
    <w:p w:rsidR="00423113" w:rsidRPr="004D3034" w:rsidRDefault="00423113" w:rsidP="00423113">
      <w:pPr>
        <w:pStyle w:val="21"/>
        <w:spacing w:before="203"/>
      </w:pPr>
      <w:bookmarkStart w:id="278" w:name="_Toc8026628"/>
      <w:r>
        <w:rPr>
          <w:rFonts w:hint="eastAsia"/>
        </w:rPr>
        <w:t>FSM</w:t>
      </w:r>
      <w:r w:rsidR="008C7151">
        <w:rPr>
          <w:rFonts w:eastAsiaTheme="minorEastAsia" w:hint="eastAsia"/>
        </w:rPr>
        <w:t xml:space="preserve"> (</w:t>
      </w:r>
      <w:r w:rsidR="008C7151">
        <w:rPr>
          <w:rFonts w:eastAsia="新細明體" w:hint="eastAsia"/>
        </w:rPr>
        <w:t>Moore)</w:t>
      </w:r>
      <w:bookmarkEnd w:id="278"/>
    </w:p>
    <w:p w:rsidR="00E057BC" w:rsidRPr="002B7B5B" w:rsidRDefault="0088469E" w:rsidP="0068152F">
      <w:pPr>
        <w:rPr>
          <w:rFonts w:eastAsiaTheme="minorEastAsia"/>
          <w:szCs w:val="24"/>
        </w:rPr>
      </w:pPr>
      <w:r w:rsidRPr="002B7B5B">
        <w:rPr>
          <w:szCs w:val="24"/>
        </w:rPr>
        <w:t>States</w:t>
      </w:r>
    </w:p>
    <w:p w:rsidR="00E057BC" w:rsidRPr="002B7B5B" w:rsidRDefault="004B0A0F" w:rsidP="004B0A0F">
      <w:pPr>
        <w:pStyle w:val="affa"/>
        <w:numPr>
          <w:ilvl w:val="0"/>
          <w:numId w:val="45"/>
        </w:numPr>
        <w:ind w:leftChars="0"/>
        <w:rPr>
          <w:szCs w:val="24"/>
        </w:rPr>
      </w:pPr>
      <w:r w:rsidRPr="002B7B5B">
        <w:rPr>
          <w:szCs w:val="24"/>
        </w:rPr>
        <w:t>ACTIVE</w:t>
      </w:r>
    </w:p>
    <w:p w:rsidR="002B7B5B" w:rsidRPr="002B7B5B" w:rsidRDefault="00676AEF" w:rsidP="002B7B5B">
      <w:pPr>
        <w:pStyle w:val="affa"/>
        <w:numPr>
          <w:ilvl w:val="1"/>
          <w:numId w:val="45"/>
        </w:numPr>
        <w:ind w:leftChars="0"/>
        <w:rPr>
          <w:szCs w:val="24"/>
        </w:rPr>
      </w:pPr>
      <w:r w:rsidRPr="002B7B5B">
        <w:rPr>
          <w:rFonts w:eastAsiaTheme="minorEastAsia"/>
          <w:szCs w:val="24"/>
        </w:rPr>
        <w:t>CLK/PWR=0n/on</w:t>
      </w:r>
    </w:p>
    <w:p w:rsidR="00E057BC" w:rsidRPr="002B7B5B" w:rsidRDefault="00E057BC" w:rsidP="004B0A0F">
      <w:pPr>
        <w:pStyle w:val="affa"/>
        <w:numPr>
          <w:ilvl w:val="0"/>
          <w:numId w:val="45"/>
        </w:numPr>
        <w:ind w:leftChars="0"/>
        <w:rPr>
          <w:rFonts w:eastAsiaTheme="minorEastAsia"/>
          <w:szCs w:val="24"/>
        </w:rPr>
      </w:pPr>
      <w:r w:rsidRPr="002B7B5B">
        <w:rPr>
          <w:szCs w:val="24"/>
        </w:rPr>
        <w:t>RESET</w:t>
      </w:r>
      <w:r w:rsidR="002E27E6" w:rsidRPr="002B7B5B">
        <w:rPr>
          <w:rFonts w:eastAsiaTheme="minorEastAsia"/>
          <w:szCs w:val="24"/>
        </w:rPr>
        <w:t xml:space="preserve"> (RST)</w:t>
      </w:r>
    </w:p>
    <w:p w:rsidR="00F1024D"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CmdReset</w:t>
      </w:r>
      <w:proofErr w:type="spellEnd"/>
      <w:r w:rsidRPr="002B7B5B">
        <w:rPr>
          <w:rFonts w:eastAsiaTheme="minorEastAsia"/>
          <w:szCs w:val="24"/>
        </w:rPr>
        <w:t xml:space="preserve"> </w:t>
      </w:r>
      <w:r w:rsidR="00F1024D" w:rsidRPr="002B7B5B">
        <w:rPr>
          <w:rFonts w:eastAsiaTheme="minorEastAsia"/>
          <w:szCs w:val="24"/>
        </w:rPr>
        <w:t xml:space="preserve">for </w:t>
      </w:r>
      <w:proofErr w:type="spellStart"/>
      <w:r w:rsidR="00F1024D" w:rsidRPr="002B7B5B">
        <w:rPr>
          <w:rFonts w:eastAsia="新細明體"/>
          <w:szCs w:val="24"/>
        </w:rPr>
        <w:t>ResetCycle</w:t>
      </w:r>
      <w:proofErr w:type="spellEnd"/>
    </w:p>
    <w:p w:rsidR="00676AEF"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DeepSleep</w:t>
      </w:r>
      <w:proofErr w:type="spellEnd"/>
      <w:r w:rsidR="00F1024D" w:rsidRPr="002B7B5B">
        <w:rPr>
          <w:rFonts w:eastAsiaTheme="minorEastAsia"/>
          <w:szCs w:val="24"/>
        </w:rPr>
        <w:t xml:space="preserve"> for fixed cycles</w:t>
      </w:r>
    </w:p>
    <w:p w:rsidR="00676AEF" w:rsidRPr="002B7B5B" w:rsidRDefault="00F1024D" w:rsidP="00676AEF">
      <w:pPr>
        <w:pStyle w:val="affa"/>
        <w:numPr>
          <w:ilvl w:val="1"/>
          <w:numId w:val="45"/>
        </w:numPr>
        <w:ind w:leftChars="0"/>
        <w:rPr>
          <w:rFonts w:eastAsiaTheme="minorEastAsia"/>
          <w:szCs w:val="24"/>
        </w:rPr>
      </w:pPr>
      <w:proofErr w:type="spellStart"/>
      <w:r w:rsidRPr="002B7B5B">
        <w:rPr>
          <w:rFonts w:eastAsiaTheme="minorEastAsia"/>
          <w:szCs w:val="24"/>
        </w:rPr>
        <w:t>pcsn_reset_n</w:t>
      </w:r>
      <w:proofErr w:type="spellEnd"/>
      <w:r w:rsidRPr="002B7B5B">
        <w:rPr>
          <w:rFonts w:eastAsiaTheme="minorEastAsia"/>
          <w:szCs w:val="24"/>
        </w:rPr>
        <w:t xml:space="preserve"> </w:t>
      </w:r>
      <w:r w:rsidR="00676AEF" w:rsidRPr="002B7B5B">
        <w:rPr>
          <w:rFonts w:eastAsiaTheme="minorEastAsia"/>
          <w:szCs w:val="24"/>
        </w:rPr>
        <w:sym w:font="Wingdings" w:char="F0E0"/>
      </w:r>
      <w:r w:rsidRPr="002B7B5B">
        <w:rPr>
          <w:rFonts w:eastAsiaTheme="minorEastAsia"/>
          <w:szCs w:val="24"/>
        </w:rPr>
        <w:t xml:space="preserve"> </w:t>
      </w:r>
      <w:proofErr w:type="spellStart"/>
      <w:r w:rsidR="00676AEF" w:rsidRPr="002B7B5B">
        <w:rPr>
          <w:rFonts w:eastAsiaTheme="minorEastAsia"/>
          <w:szCs w:val="24"/>
        </w:rPr>
        <w:t>ResetController</w:t>
      </w:r>
      <w:proofErr w:type="spellEnd"/>
    </w:p>
    <w:p w:rsidR="0066791C" w:rsidRPr="002B7B5B" w:rsidRDefault="0066791C" w:rsidP="004B0A0F">
      <w:pPr>
        <w:pStyle w:val="affa"/>
        <w:numPr>
          <w:ilvl w:val="0"/>
          <w:numId w:val="45"/>
        </w:numPr>
        <w:ind w:leftChars="0"/>
        <w:rPr>
          <w:szCs w:val="24"/>
        </w:rPr>
      </w:pPr>
      <w:r w:rsidRPr="002B7B5B">
        <w:rPr>
          <w:rFonts w:eastAsiaTheme="minorEastAsia"/>
          <w:szCs w:val="24"/>
        </w:rPr>
        <w:t>WAIT_STBY</w:t>
      </w:r>
    </w:p>
    <w:p w:rsidR="00676AEF" w:rsidRPr="002B7B5B" w:rsidRDefault="009E163D" w:rsidP="00676AEF">
      <w:pPr>
        <w:pStyle w:val="affa"/>
        <w:numPr>
          <w:ilvl w:val="1"/>
          <w:numId w:val="45"/>
        </w:numPr>
        <w:ind w:leftChars="0"/>
        <w:rPr>
          <w:szCs w:val="24"/>
        </w:rPr>
      </w:pPr>
      <w:proofErr w:type="spellStart"/>
      <w:r>
        <w:rPr>
          <w:rFonts w:eastAsiaTheme="minorEastAsia" w:hint="eastAsia"/>
          <w:szCs w:val="24"/>
        </w:rPr>
        <w:t>p</w:t>
      </w:r>
      <w:r w:rsidR="00676AEF" w:rsidRPr="002B7B5B">
        <w:rPr>
          <w:rFonts w:eastAsiaTheme="minorEastAsia"/>
          <w:szCs w:val="24"/>
        </w:rPr>
        <w:t>cs</w:t>
      </w:r>
      <w:r>
        <w:rPr>
          <w:rFonts w:eastAsiaTheme="minorEastAsia" w:hint="eastAsia"/>
          <w:szCs w:val="24"/>
        </w:rPr>
        <w:t>n</w:t>
      </w:r>
      <w:r w:rsidR="00676AEF" w:rsidRPr="002B7B5B">
        <w:rPr>
          <w:rFonts w:eastAsiaTheme="minorEastAsia"/>
          <w:szCs w:val="24"/>
        </w:rPr>
        <w:t>_standby_req</w:t>
      </w:r>
      <w:proofErr w:type="spellEnd"/>
      <w:r w:rsidR="00676AEF" w:rsidRPr="002B7B5B">
        <w:rPr>
          <w:rFonts w:eastAsiaTheme="minorEastAsia"/>
          <w:szCs w:val="24"/>
        </w:rPr>
        <w:t xml:space="preserve"> is asserting and waiting for </w:t>
      </w:r>
      <w:proofErr w:type="spellStart"/>
      <w:r w:rsidR="00676AEF" w:rsidRPr="002B7B5B">
        <w:rPr>
          <w:rFonts w:eastAsiaTheme="minorEastAsia"/>
          <w:szCs w:val="24"/>
        </w:rPr>
        <w:t>pcs</w:t>
      </w:r>
      <w:r>
        <w:rPr>
          <w:rFonts w:eastAsiaTheme="minorEastAsia" w:hint="eastAsia"/>
          <w:szCs w:val="24"/>
        </w:rPr>
        <w:t>n</w:t>
      </w:r>
      <w:r w:rsidR="00676AEF" w:rsidRPr="002B7B5B">
        <w:rPr>
          <w:rFonts w:eastAsiaTheme="minorEastAsia"/>
          <w:szCs w:val="24"/>
        </w:rPr>
        <w:t>_standby_ok</w:t>
      </w:r>
      <w:proofErr w:type="spellEnd"/>
    </w:p>
    <w:p w:rsidR="00676AEF" w:rsidRPr="00124FF1" w:rsidRDefault="00676AEF" w:rsidP="00676AEF">
      <w:pPr>
        <w:pStyle w:val="affa"/>
        <w:numPr>
          <w:ilvl w:val="1"/>
          <w:numId w:val="45"/>
        </w:numPr>
        <w:ind w:leftChars="0"/>
        <w:rPr>
          <w:strike/>
          <w:color w:val="808080" w:themeColor="background1" w:themeShade="80"/>
          <w:szCs w:val="24"/>
          <w:rPrChange w:id="279" w:author="Chevy Chia-Wei Hsu(許家瑋)" w:date="2019-05-06T08:43:00Z">
            <w:rPr>
              <w:color w:val="808080" w:themeColor="background1" w:themeShade="80"/>
              <w:szCs w:val="24"/>
            </w:rPr>
          </w:rPrChange>
        </w:rPr>
      </w:pPr>
      <w:r w:rsidRPr="00124FF1">
        <w:rPr>
          <w:rFonts w:eastAsiaTheme="minorEastAsia"/>
          <w:strike/>
          <w:color w:val="808080" w:themeColor="background1" w:themeShade="80"/>
          <w:szCs w:val="24"/>
          <w:rPrChange w:id="280" w:author="Chevy Chia-Wei Hsu(許家瑋)" w:date="2019-05-06T08:43:00Z">
            <w:rPr>
              <w:rFonts w:eastAsiaTheme="minorEastAsia"/>
              <w:color w:val="808080" w:themeColor="background1" w:themeShade="80"/>
              <w:szCs w:val="24"/>
            </w:rPr>
          </w:rPrChange>
        </w:rPr>
        <w:t xml:space="preserve">The PD must assert the </w:t>
      </w:r>
      <w:proofErr w:type="spellStart"/>
      <w:r w:rsidRPr="00124FF1">
        <w:rPr>
          <w:rFonts w:eastAsiaTheme="minorEastAsia"/>
          <w:strike/>
          <w:color w:val="808080" w:themeColor="background1" w:themeShade="80"/>
          <w:szCs w:val="24"/>
          <w:rPrChange w:id="281" w:author="Chevy Chia-Wei Hsu(許家瑋)" w:date="2019-05-06T08:43:00Z">
            <w:rPr>
              <w:rFonts w:eastAsiaTheme="minorEastAsia"/>
              <w:color w:val="808080" w:themeColor="background1" w:themeShade="80"/>
              <w:szCs w:val="24"/>
            </w:rPr>
          </w:rPrChange>
        </w:rPr>
        <w:t>pcs_standby_ok</w:t>
      </w:r>
      <w:proofErr w:type="spellEnd"/>
      <w:r w:rsidRPr="00124FF1">
        <w:rPr>
          <w:rFonts w:eastAsiaTheme="minorEastAsia"/>
          <w:strike/>
          <w:color w:val="808080" w:themeColor="background1" w:themeShade="80"/>
          <w:szCs w:val="24"/>
          <w:rPrChange w:id="282" w:author="Chevy Chia-Wei Hsu(許家瑋)" w:date="2019-05-06T08:43:00Z">
            <w:rPr>
              <w:rFonts w:eastAsiaTheme="minorEastAsia"/>
              <w:color w:val="808080" w:themeColor="background1" w:themeShade="80"/>
              <w:szCs w:val="24"/>
            </w:rPr>
          </w:rPrChange>
        </w:rPr>
        <w:t xml:space="preserve"> within </w:t>
      </w:r>
      <w:proofErr w:type="spellStart"/>
      <w:r w:rsidRPr="00124FF1">
        <w:rPr>
          <w:rFonts w:eastAsia="新細明體"/>
          <w:strike/>
          <w:color w:val="808080" w:themeColor="background1" w:themeShade="80"/>
          <w:szCs w:val="24"/>
          <w:rPrChange w:id="283" w:author="Chevy Chia-Wei Hsu(許家瑋)" w:date="2019-05-06T08:43:00Z">
            <w:rPr>
              <w:rFonts w:eastAsia="新細明體"/>
              <w:color w:val="808080" w:themeColor="background1" w:themeShade="80"/>
              <w:szCs w:val="24"/>
            </w:rPr>
          </w:rPrChange>
        </w:rPr>
        <w:t>TimeoutCycle</w:t>
      </w:r>
      <w:proofErr w:type="spellEnd"/>
    </w:p>
    <w:p w:rsidR="002B7B5B" w:rsidRPr="00BE0CA7" w:rsidRDefault="00346966" w:rsidP="002B7B5B">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e</w:t>
      </w:r>
      <w:r w:rsidR="002B7B5B" w:rsidRPr="00BE0CA7">
        <w:rPr>
          <w:rFonts w:eastAsia="新細明體"/>
          <w:color w:val="808080" w:themeColor="background1" w:themeShade="80"/>
          <w:szCs w:val="24"/>
        </w:rPr>
        <w:t>lse PCS will go to ACTIVE and assert interrupt</w:t>
      </w:r>
    </w:p>
    <w:p w:rsidR="000F33DA" w:rsidRPr="00BE0CA7" w:rsidRDefault="000F33DA" w:rsidP="000F33DA">
      <w:pPr>
        <w:pStyle w:val="affa"/>
        <w:numPr>
          <w:ilvl w:val="1"/>
          <w:numId w:val="45"/>
        </w:numPr>
        <w:ind w:leftChars="0"/>
        <w:rPr>
          <w:color w:val="808080" w:themeColor="background1" w:themeShade="80"/>
          <w:szCs w:val="24"/>
        </w:rPr>
      </w:pPr>
      <w:r w:rsidRPr="00BE0CA7">
        <w:rPr>
          <w:rFonts w:eastAsia="新細明體" w:hint="eastAsia"/>
          <w:color w:val="808080" w:themeColor="background1" w:themeShade="80"/>
          <w:szCs w:val="24"/>
        </w:rPr>
        <w:t>PCS command can be cancelled on this state</w:t>
      </w:r>
    </w:p>
    <w:p w:rsidR="000F33DA" w:rsidRPr="00BE0CA7" w:rsidRDefault="000F33DA" w:rsidP="000F33DA">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PCS will go to ACTIVE</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FRQ (CLK)</w:t>
      </w:r>
    </w:p>
    <w:p w:rsidR="00676AEF" w:rsidRPr="002B7B5B" w:rsidRDefault="00676AEF" w:rsidP="00676AEF">
      <w:pPr>
        <w:pStyle w:val="affa"/>
        <w:numPr>
          <w:ilvl w:val="1"/>
          <w:numId w:val="45"/>
        </w:numPr>
        <w:ind w:leftChars="0"/>
        <w:rPr>
          <w:rFonts w:eastAsiaTheme="minorEastAsia"/>
          <w:szCs w:val="24"/>
        </w:rPr>
      </w:pPr>
      <w:r w:rsidRPr="002B7B5B">
        <w:rPr>
          <w:rFonts w:eastAsiaTheme="minorEastAsia"/>
          <w:szCs w:val="24"/>
        </w:rPr>
        <w:t>Frequency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pcsn_f</w:t>
      </w:r>
      <w:r w:rsidR="00676AEF" w:rsidRPr="002B7B5B">
        <w:rPr>
          <w:rFonts w:eastAsiaTheme="minorEastAsia"/>
          <w:szCs w:val="24"/>
        </w:rPr>
        <w:t>rq_scale_req</w:t>
      </w:r>
      <w:proofErr w:type="spellEnd"/>
      <w:r w:rsidR="00676AEF" w:rsidRPr="002B7B5B">
        <w:rPr>
          <w:rFonts w:eastAsiaTheme="minorEastAsia"/>
          <w:szCs w:val="24"/>
        </w:rPr>
        <w:t xml:space="preserve"> </w:t>
      </w:r>
      <w:r w:rsidR="00676AEF" w:rsidRPr="002B7B5B">
        <w:rPr>
          <w:rFonts w:eastAsiaTheme="minorEastAsia"/>
          <w:szCs w:val="24"/>
        </w:rPr>
        <w:sym w:font="Wingdings" w:char="F0E0"/>
      </w:r>
      <w:r w:rsidR="00676AEF" w:rsidRPr="002B7B5B">
        <w:rPr>
          <w:rFonts w:eastAsiaTheme="minorEastAsia"/>
          <w:szCs w:val="24"/>
        </w:rPr>
        <w:t xml:space="preserve"> </w:t>
      </w:r>
      <w:proofErr w:type="spellStart"/>
      <w:r w:rsidR="00676AEF" w:rsidRPr="002B7B5B">
        <w:rPr>
          <w:rFonts w:eastAsiaTheme="minorEastAsia"/>
          <w:szCs w:val="24"/>
        </w:rPr>
        <w:t>ClockGenerater</w:t>
      </w:r>
      <w:proofErr w:type="spellEnd"/>
    </w:p>
    <w:p w:rsidR="00676AEF" w:rsidRDefault="00676AEF" w:rsidP="00676AEF">
      <w:pPr>
        <w:pStyle w:val="affa"/>
        <w:numPr>
          <w:ilvl w:val="1"/>
          <w:numId w:val="45"/>
        </w:numPr>
        <w:ind w:leftChars="0"/>
        <w:rPr>
          <w:ins w:id="284" w:author="Chevy Chia-Wei Hsu(許家瑋)" w:date="2019-05-06T08:44:00Z"/>
          <w:rFonts w:eastAsiaTheme="minorEastAsia" w:hint="eastAsia"/>
          <w:szCs w:val="24"/>
        </w:rPr>
      </w:pPr>
      <w:proofErr w:type="spellStart"/>
      <w:r w:rsidRPr="002B7B5B">
        <w:rPr>
          <w:rFonts w:eastAsiaTheme="minorEastAsia"/>
          <w:szCs w:val="24"/>
        </w:rPr>
        <w:t>ClockGenerater</w:t>
      </w:r>
      <w:proofErr w:type="spellEnd"/>
      <w:r w:rsidRPr="002B7B5B">
        <w:rPr>
          <w:rFonts w:eastAsiaTheme="minorEastAsia"/>
          <w:szCs w:val="24"/>
        </w:rPr>
        <w:t xml:space="preserve"> </w:t>
      </w:r>
      <w:r w:rsidRPr="002B7B5B">
        <w:rPr>
          <w:rFonts w:eastAsiaTheme="minorEastAsia"/>
          <w:szCs w:val="24"/>
        </w:rPr>
        <w:sym w:font="Wingdings" w:char="F0E0"/>
      </w:r>
      <w:r w:rsidR="007F4F8E" w:rsidRPr="002B7B5B">
        <w:rPr>
          <w:rFonts w:eastAsiaTheme="minorEastAsia"/>
          <w:szCs w:val="24"/>
        </w:rPr>
        <w:t xml:space="preserve"> </w:t>
      </w:r>
      <w:proofErr w:type="spellStart"/>
      <w:r w:rsidR="007F4F8E" w:rsidRPr="002B7B5B">
        <w:rPr>
          <w:rFonts w:eastAsiaTheme="minorEastAsia"/>
          <w:szCs w:val="24"/>
        </w:rPr>
        <w:t>pcsn_frq_scale_ack</w:t>
      </w:r>
      <w:proofErr w:type="spellEnd"/>
    </w:p>
    <w:p w:rsidR="00124FF1" w:rsidRPr="00124FF1" w:rsidRDefault="00124FF1" w:rsidP="00124FF1">
      <w:pPr>
        <w:pStyle w:val="affa"/>
        <w:numPr>
          <w:ilvl w:val="2"/>
          <w:numId w:val="45"/>
        </w:numPr>
        <w:ind w:leftChars="0"/>
        <w:rPr>
          <w:rFonts w:eastAsiaTheme="minorEastAsia"/>
          <w:color w:val="808080" w:themeColor="background1" w:themeShade="80"/>
          <w:szCs w:val="24"/>
          <w:rPrChange w:id="285" w:author="Chevy Chia-Wei Hsu(許家瑋)" w:date="2019-05-06T08:44:00Z">
            <w:rPr>
              <w:rFonts w:eastAsiaTheme="minorEastAsia"/>
              <w:szCs w:val="24"/>
            </w:rPr>
          </w:rPrChange>
        </w:rPr>
        <w:pPrChange w:id="286" w:author="Chevy Chia-Wei Hsu(許家瑋)" w:date="2019-05-06T08:44:00Z">
          <w:pPr>
            <w:pStyle w:val="affa"/>
            <w:numPr>
              <w:ilvl w:val="1"/>
              <w:numId w:val="45"/>
            </w:numPr>
            <w:ind w:leftChars="0" w:left="960" w:hanging="480"/>
          </w:pPr>
        </w:pPrChange>
      </w:pPr>
      <w:ins w:id="287" w:author="Chevy Chia-Wei Hsu(許家瑋)" w:date="2019-05-06T08:44:00Z">
        <w:r>
          <w:rPr>
            <w:rFonts w:eastAsiaTheme="minorEastAsia" w:hint="eastAsia"/>
            <w:color w:val="808080" w:themeColor="background1" w:themeShade="80"/>
            <w:szCs w:val="24"/>
          </w:rPr>
          <w:t>TODO</w:t>
        </w:r>
        <w:r w:rsidRPr="00124FF1">
          <w:rPr>
            <w:rFonts w:eastAsiaTheme="minorEastAsia" w:hint="eastAsia"/>
            <w:color w:val="808080" w:themeColor="background1" w:themeShade="80"/>
            <w:szCs w:val="24"/>
            <w:rPrChange w:id="288" w:author="Chevy Chia-Wei Hsu(許家瑋)" w:date="2019-05-06T08:44:00Z">
              <w:rPr>
                <w:rFonts w:eastAsiaTheme="minorEastAsia" w:hint="eastAsia"/>
                <w:szCs w:val="24"/>
              </w:rPr>
            </w:rPrChange>
          </w:rPr>
          <w:t>: Timeout?</w:t>
        </w:r>
      </w:ins>
    </w:p>
    <w:p w:rsidR="00697715" w:rsidRPr="002B7B5B" w:rsidRDefault="00697715" w:rsidP="00676AEF">
      <w:pPr>
        <w:pStyle w:val="affa"/>
        <w:numPr>
          <w:ilvl w:val="1"/>
          <w:numId w:val="45"/>
        </w:numPr>
        <w:ind w:leftChars="0"/>
        <w:rPr>
          <w:rFonts w:eastAsiaTheme="minorEastAsia"/>
          <w:szCs w:val="24"/>
        </w:rPr>
      </w:pPr>
      <w:proofErr w:type="spellStart"/>
      <w:r>
        <w:rPr>
          <w:rFonts w:eastAsiaTheme="minorEastAsia" w:hint="eastAsia"/>
          <w:szCs w:val="24"/>
        </w:rPr>
        <w:t>pcs_wakeup</w:t>
      </w:r>
      <w:proofErr w:type="spellEnd"/>
      <w:r>
        <w:rPr>
          <w:rFonts w:eastAsiaTheme="minorEastAsia" w:hint="eastAsia"/>
          <w:szCs w:val="24"/>
        </w:rPr>
        <w:t xml:space="preserve"> is asserted after the f</w:t>
      </w:r>
      <w:r w:rsidRPr="002B7B5B">
        <w:rPr>
          <w:rFonts w:eastAsiaTheme="minorEastAsia"/>
          <w:szCs w:val="24"/>
        </w:rPr>
        <w:t>requency change</w:t>
      </w:r>
      <w:r>
        <w:rPr>
          <w:rFonts w:eastAsiaTheme="minorEastAsia" w:hint="eastAsia"/>
          <w:szCs w:val="24"/>
        </w:rPr>
        <w:t xml:space="preserve"> except gating clock</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VOL (PWR)</w:t>
      </w:r>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Voltage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pcsn_vol_scale_req</w:t>
      </w:r>
      <w:proofErr w:type="spellEnd"/>
      <w:r w:rsidRPr="002B7B5B">
        <w:rPr>
          <w:rFonts w:eastAsiaTheme="minorEastAsia"/>
          <w:szCs w:val="24"/>
        </w:rPr>
        <w:t xml:space="preserve"> </w:t>
      </w:r>
      <w:r w:rsidRPr="002B7B5B">
        <w:rPr>
          <w:rFonts w:eastAsiaTheme="minorEastAsia"/>
          <w:szCs w:val="24"/>
        </w:rPr>
        <w:sym w:font="Wingdings" w:char="F0E0"/>
      </w:r>
      <w:proofErr w:type="spellStart"/>
      <w:r w:rsidR="00676AEF" w:rsidRPr="002B7B5B">
        <w:rPr>
          <w:rFonts w:eastAsiaTheme="minorEastAsia"/>
          <w:szCs w:val="24"/>
        </w:rPr>
        <w:t>PowerController</w:t>
      </w:r>
      <w:proofErr w:type="spellEnd"/>
    </w:p>
    <w:p w:rsidR="007F4F8E" w:rsidRDefault="007F4F8E" w:rsidP="00676AEF">
      <w:pPr>
        <w:pStyle w:val="affa"/>
        <w:numPr>
          <w:ilvl w:val="1"/>
          <w:numId w:val="45"/>
        </w:numPr>
        <w:ind w:leftChars="0"/>
        <w:rPr>
          <w:ins w:id="289" w:author="Chevy Chia-Wei Hsu(許家瑋)" w:date="2019-05-06T08:44:00Z"/>
          <w:rFonts w:eastAsiaTheme="minorEastAsia" w:hint="eastAsia"/>
          <w:szCs w:val="24"/>
        </w:rPr>
      </w:pPr>
      <w:proofErr w:type="spellStart"/>
      <w:r w:rsidRPr="002B7B5B">
        <w:rPr>
          <w:rFonts w:eastAsiaTheme="minorEastAsia"/>
          <w:szCs w:val="24"/>
        </w:rPr>
        <w:t>PowerController</w:t>
      </w:r>
      <w:proofErr w:type="spellEnd"/>
      <w:r w:rsidRPr="002B7B5B">
        <w:rPr>
          <w:rFonts w:eastAsiaTheme="minorEastAsia"/>
          <w:szCs w:val="24"/>
        </w:rPr>
        <w:t xml:space="preserve"> </w:t>
      </w:r>
      <w:r w:rsidRPr="002B7B5B">
        <w:rPr>
          <w:rFonts w:eastAsiaTheme="minorEastAsia"/>
          <w:szCs w:val="24"/>
        </w:rPr>
        <w:sym w:font="Wingdings" w:char="F0E0"/>
      </w:r>
      <w:r w:rsidRPr="002B7B5B">
        <w:rPr>
          <w:rFonts w:eastAsiaTheme="minorEastAsia"/>
          <w:szCs w:val="24"/>
        </w:rPr>
        <w:t xml:space="preserve"> </w:t>
      </w:r>
      <w:proofErr w:type="spellStart"/>
      <w:r w:rsidRPr="002B7B5B">
        <w:rPr>
          <w:rFonts w:eastAsiaTheme="minorEastAsia"/>
          <w:szCs w:val="24"/>
        </w:rPr>
        <w:t>pcsn_vol_scale_ack</w:t>
      </w:r>
      <w:proofErr w:type="spellEnd"/>
    </w:p>
    <w:p w:rsidR="00124FF1" w:rsidRPr="00124FF1" w:rsidRDefault="00124FF1" w:rsidP="00124FF1">
      <w:pPr>
        <w:pStyle w:val="affa"/>
        <w:numPr>
          <w:ilvl w:val="2"/>
          <w:numId w:val="45"/>
        </w:numPr>
        <w:ind w:leftChars="0"/>
        <w:rPr>
          <w:ins w:id="290" w:author="Chevy Chia-Wei Hsu(許家瑋)" w:date="2019-05-06T08:44:00Z"/>
          <w:rFonts w:eastAsiaTheme="minorEastAsia"/>
          <w:color w:val="808080" w:themeColor="background1" w:themeShade="80"/>
          <w:szCs w:val="24"/>
          <w:rPrChange w:id="291" w:author="Chevy Chia-Wei Hsu(許家瑋)" w:date="2019-05-06T08:44:00Z">
            <w:rPr>
              <w:ins w:id="292" w:author="Chevy Chia-Wei Hsu(許家瑋)" w:date="2019-05-06T08:44:00Z"/>
              <w:rFonts w:eastAsiaTheme="minorEastAsia"/>
              <w:szCs w:val="24"/>
            </w:rPr>
          </w:rPrChange>
        </w:rPr>
      </w:pPr>
      <w:ins w:id="293" w:author="Chevy Chia-Wei Hsu(許家瑋)" w:date="2019-05-06T08:45:00Z">
        <w:r>
          <w:rPr>
            <w:rFonts w:eastAsiaTheme="minorEastAsia" w:hint="eastAsia"/>
            <w:color w:val="808080" w:themeColor="background1" w:themeShade="80"/>
            <w:szCs w:val="24"/>
          </w:rPr>
          <w:t>TODO</w:t>
        </w:r>
      </w:ins>
      <w:ins w:id="294" w:author="Chevy Chia-Wei Hsu(許家瑋)" w:date="2019-05-06T08:44:00Z">
        <w:r w:rsidRPr="00124FF1">
          <w:rPr>
            <w:rFonts w:eastAsiaTheme="minorEastAsia" w:hint="eastAsia"/>
            <w:color w:val="808080" w:themeColor="background1" w:themeShade="80"/>
            <w:szCs w:val="24"/>
            <w:rPrChange w:id="295" w:author="Chevy Chia-Wei Hsu(許家瑋)" w:date="2019-05-06T08:44:00Z">
              <w:rPr>
                <w:rFonts w:eastAsiaTheme="minorEastAsia" w:hint="eastAsia"/>
                <w:szCs w:val="24"/>
              </w:rPr>
            </w:rPrChange>
          </w:rPr>
          <w:t>: Timeout?</w:t>
        </w:r>
      </w:ins>
    </w:p>
    <w:p w:rsidR="00124FF1" w:rsidRPr="002B7B5B" w:rsidRDefault="00124FF1" w:rsidP="00676AEF">
      <w:pPr>
        <w:pStyle w:val="affa"/>
        <w:numPr>
          <w:ilvl w:val="1"/>
          <w:numId w:val="45"/>
        </w:numPr>
        <w:ind w:leftChars="0"/>
        <w:rPr>
          <w:rFonts w:eastAsiaTheme="minorEastAsia"/>
          <w:szCs w:val="24"/>
        </w:rPr>
      </w:pPr>
    </w:p>
    <w:p w:rsidR="00783A83" w:rsidRPr="002B7B5B" w:rsidRDefault="00783A83" w:rsidP="004B0A0F">
      <w:pPr>
        <w:pStyle w:val="affa"/>
        <w:numPr>
          <w:ilvl w:val="0"/>
          <w:numId w:val="45"/>
        </w:numPr>
        <w:ind w:leftChars="0"/>
        <w:rPr>
          <w:rFonts w:eastAsiaTheme="minorEastAsia"/>
          <w:szCs w:val="24"/>
        </w:rPr>
      </w:pPr>
      <w:r w:rsidRPr="002B7B5B">
        <w:rPr>
          <w:szCs w:val="24"/>
        </w:rPr>
        <w:t>ISO</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lastRenderedPageBreak/>
        <w:t>pcsn_iso</w:t>
      </w:r>
      <w:proofErr w:type="spellEnd"/>
      <w:r w:rsidRPr="002B7B5B">
        <w:rPr>
          <w:rFonts w:eastAsiaTheme="minorEastAsia"/>
          <w:szCs w:val="24"/>
        </w:rPr>
        <w:t xml:space="preserve">=1 for </w:t>
      </w:r>
      <w:proofErr w:type="spellStart"/>
      <w:r w:rsidRPr="002B7B5B">
        <w:rPr>
          <w:rFonts w:eastAsia="新細明體"/>
          <w:szCs w:val="24"/>
        </w:rPr>
        <w:t>IsoCycle</w:t>
      </w:r>
      <w:proofErr w:type="spellEnd"/>
    </w:p>
    <w:p w:rsidR="00783A83" w:rsidRPr="002B7B5B" w:rsidRDefault="00783A83" w:rsidP="004B0A0F">
      <w:pPr>
        <w:pStyle w:val="affa"/>
        <w:numPr>
          <w:ilvl w:val="0"/>
          <w:numId w:val="45"/>
        </w:numPr>
        <w:ind w:leftChars="0"/>
        <w:rPr>
          <w:rFonts w:eastAsiaTheme="minorEastAsia"/>
          <w:szCs w:val="24"/>
        </w:rPr>
      </w:pPr>
      <w:r w:rsidRPr="002B7B5B">
        <w:rPr>
          <w:szCs w:val="24"/>
        </w:rPr>
        <w:t>RET</w:t>
      </w:r>
      <w:r w:rsidR="0088469E" w:rsidRPr="002B7B5B">
        <w:rPr>
          <w:rFonts w:eastAsiaTheme="minorEastAsia"/>
          <w:szCs w:val="24"/>
        </w:rPr>
        <w:t>EN</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t>pcsn_</w:t>
      </w:r>
      <w:r w:rsidR="002B7B5B" w:rsidRPr="002B7B5B">
        <w:rPr>
          <w:rFonts w:eastAsiaTheme="minorEastAsia"/>
          <w:szCs w:val="24"/>
        </w:rPr>
        <w:t>reten</w:t>
      </w:r>
      <w:proofErr w:type="spellEnd"/>
      <w:r w:rsidRPr="002B7B5B">
        <w:rPr>
          <w:rFonts w:eastAsiaTheme="minorEastAsia"/>
          <w:szCs w:val="24"/>
        </w:rPr>
        <w:t>=1 for</w:t>
      </w:r>
      <w:r w:rsidRPr="002B7B5B">
        <w:rPr>
          <w:rFonts w:eastAsia="新細明體"/>
          <w:szCs w:val="24"/>
        </w:rPr>
        <w:t xml:space="preserve"> </w:t>
      </w:r>
      <w:proofErr w:type="spellStart"/>
      <w:r w:rsidRPr="002B7B5B">
        <w:rPr>
          <w:rFonts w:eastAsia="新細明體"/>
          <w:szCs w:val="24"/>
        </w:rPr>
        <w:t>RetenCycle</w:t>
      </w:r>
      <w:proofErr w:type="spellEnd"/>
    </w:p>
    <w:p w:rsidR="00E057BC" w:rsidRPr="002B7B5B" w:rsidRDefault="00E057BC" w:rsidP="004B0A0F">
      <w:pPr>
        <w:pStyle w:val="affa"/>
        <w:numPr>
          <w:ilvl w:val="0"/>
          <w:numId w:val="45"/>
        </w:numPr>
        <w:ind w:leftChars="0"/>
        <w:rPr>
          <w:rFonts w:eastAsiaTheme="minorEastAsia"/>
          <w:szCs w:val="24"/>
        </w:rPr>
      </w:pPr>
      <w:r w:rsidRPr="002B7B5B">
        <w:rPr>
          <w:szCs w:val="24"/>
        </w:rPr>
        <w:t>L</w:t>
      </w:r>
      <w:r w:rsidR="0066791C" w:rsidRPr="002B7B5B">
        <w:rPr>
          <w:rFonts w:eastAsiaTheme="minorEastAsia"/>
          <w:szCs w:val="24"/>
        </w:rPr>
        <w:t>IGHT_</w:t>
      </w:r>
      <w:r w:rsidRPr="002B7B5B">
        <w:rPr>
          <w:szCs w:val="24"/>
        </w:rPr>
        <w:t>S</w:t>
      </w:r>
      <w:r w:rsidR="00783A83" w:rsidRPr="002B7B5B">
        <w:rPr>
          <w:rFonts w:eastAsiaTheme="minorEastAsia"/>
          <w:szCs w:val="24"/>
        </w:rPr>
        <w:t>LEEP</w:t>
      </w:r>
      <w:del w:id="296" w:author="Chevy Chia-Wei Hsu(許家瑋)" w:date="2019-05-06T08:45:00Z">
        <w:r w:rsidR="00964312" w:rsidRPr="002B7B5B" w:rsidDel="00124FF1">
          <w:rPr>
            <w:rFonts w:eastAsiaTheme="minorEastAsia"/>
            <w:szCs w:val="24"/>
          </w:rPr>
          <w:delText xml:space="preserve"> </w:delText>
        </w:r>
        <w:r w:rsidR="00783A83" w:rsidRPr="002B7B5B" w:rsidDel="00124FF1">
          <w:rPr>
            <w:rFonts w:eastAsiaTheme="minorEastAsia"/>
            <w:szCs w:val="24"/>
          </w:rPr>
          <w:delText>(</w:delText>
        </w:r>
        <w:r w:rsidR="00783A83" w:rsidRPr="002B7B5B" w:rsidDel="00124FF1">
          <w:rPr>
            <w:rFonts w:eastAsiaTheme="minorEastAsia"/>
            <w:color w:val="808080" w:themeColor="background1" w:themeShade="80"/>
            <w:szCs w:val="24"/>
          </w:rPr>
          <w:delText>D</w:delText>
        </w:r>
        <w:r w:rsidR="00964312" w:rsidRPr="002B7B5B" w:rsidDel="00124FF1">
          <w:rPr>
            <w:rFonts w:eastAsiaTheme="minorEastAsia"/>
            <w:color w:val="808080" w:themeColor="background1" w:themeShade="80"/>
            <w:szCs w:val="24"/>
          </w:rPr>
          <w:delText>VFS_lowest + clkoff</w:delText>
        </w:r>
        <w:r w:rsidR="00964312" w:rsidRPr="002B7B5B" w:rsidDel="00124FF1">
          <w:rPr>
            <w:rFonts w:eastAsiaTheme="minorEastAsia"/>
            <w:szCs w:val="24"/>
          </w:rPr>
          <w:delText>)</w:delText>
        </w:r>
      </w:del>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CLK/PWR=0ff/on</w:t>
      </w:r>
      <w:r w:rsidRPr="002B7B5B">
        <w:rPr>
          <w:szCs w:val="24"/>
        </w:rPr>
        <w:t xml:space="preserve"> </w:t>
      </w:r>
    </w:p>
    <w:p w:rsidR="007F4F8E" w:rsidRPr="002B7B5B" w:rsidRDefault="007F4F8E" w:rsidP="007F4F8E">
      <w:pPr>
        <w:pStyle w:val="affa"/>
        <w:numPr>
          <w:ilvl w:val="0"/>
          <w:numId w:val="45"/>
        </w:numPr>
        <w:ind w:leftChars="0"/>
        <w:rPr>
          <w:rFonts w:eastAsiaTheme="minorEastAsia"/>
          <w:szCs w:val="24"/>
        </w:rPr>
      </w:pPr>
      <w:r w:rsidRPr="002B7B5B">
        <w:rPr>
          <w:szCs w:val="24"/>
        </w:rPr>
        <w:t>D</w:t>
      </w:r>
      <w:r w:rsidRPr="002B7B5B">
        <w:rPr>
          <w:rFonts w:eastAsiaTheme="minorEastAsia"/>
          <w:szCs w:val="24"/>
        </w:rPr>
        <w:t>EEP_</w:t>
      </w:r>
      <w:r w:rsidRPr="002B7B5B">
        <w:rPr>
          <w:szCs w:val="24"/>
        </w:rPr>
        <w:t>SLEEP</w:t>
      </w:r>
    </w:p>
    <w:p w:rsidR="007F4F8E" w:rsidRPr="002B7B5B" w:rsidRDefault="007F4F8E" w:rsidP="007F4F8E">
      <w:pPr>
        <w:pStyle w:val="affa"/>
        <w:numPr>
          <w:ilvl w:val="1"/>
          <w:numId w:val="45"/>
        </w:numPr>
        <w:ind w:leftChars="0"/>
        <w:rPr>
          <w:szCs w:val="24"/>
        </w:rPr>
      </w:pPr>
      <w:r w:rsidRPr="002B7B5B">
        <w:rPr>
          <w:rFonts w:eastAsiaTheme="minorEastAsia"/>
          <w:szCs w:val="24"/>
        </w:rPr>
        <w:t>CLK/PWR=0ff/off</w:t>
      </w:r>
    </w:p>
    <w:p w:rsidR="00E15DD0" w:rsidRDefault="00E15DD0" w:rsidP="00E15DD0">
      <w:pPr>
        <w:rPr>
          <w:rFonts w:ascii="Arial" w:eastAsiaTheme="minorEastAsia" w:hAnsi="Arial" w:cs="Arial"/>
          <w:b/>
          <w:bCs/>
          <w:color w:val="222222"/>
          <w:sz w:val="21"/>
          <w:szCs w:val="21"/>
          <w:shd w:val="clear" w:color="auto" w:fill="F8F9FA"/>
        </w:rPr>
      </w:pPr>
    </w:p>
    <w:p w:rsidR="0088469E" w:rsidRPr="0088469E" w:rsidRDefault="0088469E" w:rsidP="0088469E">
      <w:pPr>
        <w:pStyle w:val="aa"/>
        <w:rPr>
          <w:rFonts w:eastAsia="新細明體"/>
        </w:rPr>
      </w:pPr>
      <w:bookmarkStart w:id="297" w:name="_Toc8026673"/>
      <w:proofErr w:type="gramStart"/>
      <w:r>
        <w:t xml:space="preserve">Table </w:t>
      </w:r>
      <w:r w:rsidR="00894EFA">
        <w:fldChar w:fldCharType="begin"/>
      </w:r>
      <w:r w:rsidR="00894EFA">
        <w:instrText xml:space="preserve"> SEQ Table \* ARABIC </w:instrText>
      </w:r>
      <w:r w:rsidR="00894EFA">
        <w:fldChar w:fldCharType="separate"/>
      </w:r>
      <w:r w:rsidR="00EF63D1">
        <w:rPr>
          <w:noProof/>
        </w:rPr>
        <w:t>4</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bookmarkEnd w:id="297"/>
    </w:p>
    <w:tbl>
      <w:tblPr>
        <w:tblStyle w:val="a9"/>
        <w:tblW w:w="0" w:type="auto"/>
        <w:tblLook w:val="04A0" w:firstRow="1" w:lastRow="0" w:firstColumn="1" w:lastColumn="0" w:noHBand="0" w:noVBand="1"/>
      </w:tblPr>
      <w:tblGrid>
        <w:gridCol w:w="2376"/>
        <w:gridCol w:w="898"/>
        <w:gridCol w:w="898"/>
        <w:gridCol w:w="898"/>
        <w:gridCol w:w="898"/>
        <w:gridCol w:w="898"/>
        <w:gridCol w:w="898"/>
        <w:gridCol w:w="898"/>
        <w:gridCol w:w="898"/>
        <w:gridCol w:w="898"/>
      </w:tblGrid>
      <w:tr w:rsidR="00677EFB" w:rsidTr="00A0093A">
        <w:tc>
          <w:tcPr>
            <w:tcW w:w="2376" w:type="dxa"/>
          </w:tcPr>
          <w:p w:rsidR="00C01610" w:rsidRPr="002E27E6" w:rsidRDefault="00A0093A" w:rsidP="00A0093A">
            <w:pPr>
              <w:jc w:val="center"/>
              <w:rPr>
                <w:rFonts w:eastAsia="新細明體"/>
                <w:sz w:val="20"/>
                <w:szCs w:val="20"/>
              </w:rPr>
            </w:pPr>
            <w:r w:rsidRPr="002E27E6">
              <w:rPr>
                <w:rFonts w:eastAsia="新細明體" w:hint="eastAsia"/>
                <w:sz w:val="20"/>
                <w:szCs w:val="20"/>
              </w:rPr>
              <w:t>Input</w:t>
            </w:r>
            <w:r>
              <w:rPr>
                <w:rFonts w:eastAsia="新細明體" w:hint="eastAsia"/>
                <w:sz w:val="20"/>
                <w:szCs w:val="20"/>
              </w:rPr>
              <w:t xml:space="preserve"> \ </w:t>
            </w:r>
            <w:proofErr w:type="spellStart"/>
            <w:r>
              <w:rPr>
                <w:rFonts w:eastAsia="新細明體" w:hint="eastAsia"/>
                <w:sz w:val="20"/>
                <w:szCs w:val="20"/>
              </w:rPr>
              <w:t>Current</w:t>
            </w:r>
            <w:r w:rsidR="00C01610" w:rsidRPr="002E27E6">
              <w:rPr>
                <w:rFonts w:eastAsia="新細明體" w:hint="eastAsia"/>
                <w:sz w:val="20"/>
                <w:szCs w:val="20"/>
              </w:rPr>
              <w:t>State</w:t>
            </w:r>
            <w:proofErr w:type="spellEnd"/>
          </w:p>
        </w:tc>
        <w:tc>
          <w:tcPr>
            <w:tcW w:w="898" w:type="dxa"/>
          </w:tcPr>
          <w:p w:rsidR="00C01610" w:rsidRPr="002E27E6" w:rsidRDefault="00677EFB" w:rsidP="00677EFB">
            <w:pPr>
              <w:rPr>
                <w:rFonts w:ascii="NimbusSanL-Bold" w:eastAsiaTheme="minorEastAsia" w:hAnsi="NimbusSanL-Bold"/>
                <w:sz w:val="20"/>
                <w:szCs w:val="20"/>
              </w:rPr>
            </w:pPr>
            <w:r w:rsidRPr="002E27E6">
              <w:rPr>
                <w:rFonts w:ascii="NimbusSanL-Bold" w:hAnsi="NimbusSanL-Bold"/>
                <w:sz w:val="20"/>
                <w:szCs w:val="20"/>
              </w:rPr>
              <w:t>ACT</w:t>
            </w:r>
          </w:p>
        </w:tc>
        <w:tc>
          <w:tcPr>
            <w:tcW w:w="898" w:type="dxa"/>
          </w:tcPr>
          <w:p w:rsidR="00C01610" w:rsidRPr="002E27E6" w:rsidRDefault="00677EFB" w:rsidP="002E27E6">
            <w:pPr>
              <w:rPr>
                <w:rFonts w:eastAsia="新細明體"/>
                <w:sz w:val="20"/>
                <w:szCs w:val="20"/>
              </w:rPr>
            </w:pPr>
            <w:r w:rsidRPr="002E27E6">
              <w:rPr>
                <w:rFonts w:ascii="NimbusSanL-Bold" w:hAnsi="NimbusSanL-Bold"/>
                <w:sz w:val="20"/>
                <w:szCs w:val="20"/>
              </w:rPr>
              <w:t>R</w:t>
            </w:r>
            <w:r w:rsidR="002E27E6">
              <w:rPr>
                <w:rFonts w:ascii="NimbusSanL-Bold" w:eastAsiaTheme="minorEastAsia" w:hAnsi="NimbusSanL-Bold" w:hint="eastAsia"/>
                <w:sz w:val="20"/>
                <w:szCs w:val="20"/>
              </w:rPr>
              <w:t>ST</w:t>
            </w:r>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2E27E6" w:rsidP="002E27E6">
            <w:pPr>
              <w:rPr>
                <w:rFonts w:eastAsia="新細明體"/>
                <w:sz w:val="20"/>
                <w:szCs w:val="20"/>
              </w:rPr>
            </w:pPr>
            <w:r>
              <w:rPr>
                <w:rFonts w:ascii="NimbusSanL-Bold" w:eastAsiaTheme="minorEastAsia" w:hAnsi="NimbusSanL-Bold" w:hint="eastAsia"/>
                <w:sz w:val="20"/>
                <w:szCs w:val="20"/>
              </w:rPr>
              <w:t>CLK</w:t>
            </w:r>
          </w:p>
        </w:tc>
        <w:tc>
          <w:tcPr>
            <w:tcW w:w="898" w:type="dxa"/>
          </w:tcPr>
          <w:p w:rsidR="00C01610" w:rsidRPr="002E27E6" w:rsidRDefault="008C7151" w:rsidP="00E15DD0">
            <w:pPr>
              <w:rPr>
                <w:rFonts w:eastAsia="新細明體"/>
                <w:sz w:val="20"/>
                <w:szCs w:val="20"/>
              </w:rPr>
            </w:pPr>
            <w:r w:rsidRPr="002E27E6">
              <w:rPr>
                <w:rFonts w:ascii="NimbusSanL-Bold" w:hAnsi="NimbusSanL-Bold"/>
                <w:sz w:val="20"/>
                <w:szCs w:val="20"/>
              </w:rPr>
              <w:t>LS</w:t>
            </w:r>
            <w:r w:rsidRPr="002E27E6">
              <w:rPr>
                <w:rFonts w:ascii="NimbusSanL-Bold" w:eastAsiaTheme="minorEastAsia" w:hAnsi="NimbusSanL-Bold" w:hint="eastAsia"/>
                <w:sz w:val="20"/>
                <w:szCs w:val="20"/>
              </w:rPr>
              <w:t>L</w:t>
            </w:r>
          </w:p>
        </w:tc>
        <w:tc>
          <w:tcPr>
            <w:tcW w:w="898" w:type="dxa"/>
          </w:tcPr>
          <w:p w:rsidR="00C01610" w:rsidRPr="002E27E6" w:rsidRDefault="00E04BFF" w:rsidP="00E15DD0">
            <w:pPr>
              <w:rPr>
                <w:rFonts w:eastAsia="新細明體"/>
                <w:sz w:val="20"/>
                <w:szCs w:val="20"/>
              </w:rPr>
            </w:pPr>
            <w:r w:rsidRPr="002E27E6">
              <w:rPr>
                <w:rFonts w:eastAsia="新細明體" w:hint="eastAsia"/>
                <w:sz w:val="20"/>
                <w:szCs w:val="20"/>
              </w:rPr>
              <w:t>ISO</w:t>
            </w:r>
          </w:p>
        </w:tc>
        <w:tc>
          <w:tcPr>
            <w:tcW w:w="898" w:type="dxa"/>
          </w:tcPr>
          <w:p w:rsidR="00C01610" w:rsidRPr="002E27E6" w:rsidRDefault="002E27E6" w:rsidP="00E15DD0">
            <w:pPr>
              <w:rPr>
                <w:rFonts w:eastAsia="新細明體"/>
                <w:sz w:val="20"/>
                <w:szCs w:val="20"/>
              </w:rPr>
            </w:pPr>
            <w:r>
              <w:rPr>
                <w:rFonts w:eastAsia="新細明體" w:hint="eastAsia"/>
                <w:sz w:val="20"/>
                <w:szCs w:val="20"/>
              </w:rPr>
              <w:t>RET</w:t>
            </w:r>
          </w:p>
        </w:tc>
        <w:tc>
          <w:tcPr>
            <w:tcW w:w="898" w:type="dxa"/>
          </w:tcPr>
          <w:p w:rsidR="00C01610" w:rsidRPr="002E27E6" w:rsidRDefault="002E27E6" w:rsidP="00E15DD0">
            <w:pPr>
              <w:rPr>
                <w:rFonts w:eastAsia="新細明體"/>
                <w:sz w:val="20"/>
                <w:szCs w:val="20"/>
              </w:rPr>
            </w:pPr>
            <w:r>
              <w:rPr>
                <w:rFonts w:eastAsia="新細明體" w:hint="eastAsia"/>
                <w:sz w:val="20"/>
                <w:szCs w:val="20"/>
              </w:rPr>
              <w:t>PWR</w:t>
            </w:r>
          </w:p>
        </w:tc>
        <w:tc>
          <w:tcPr>
            <w:tcW w:w="898" w:type="dxa"/>
          </w:tcPr>
          <w:p w:rsidR="00C01610" w:rsidRPr="002E27E6" w:rsidRDefault="002E27E6" w:rsidP="00E15DD0">
            <w:pPr>
              <w:rPr>
                <w:rFonts w:eastAsia="新細明體"/>
                <w:sz w:val="20"/>
                <w:szCs w:val="20"/>
              </w:rPr>
            </w:pPr>
            <w:r>
              <w:rPr>
                <w:rFonts w:eastAsia="新細明體" w:hint="eastAsia"/>
                <w:sz w:val="20"/>
                <w:szCs w:val="20"/>
              </w:rPr>
              <w:t>DSL</w:t>
            </w: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CmdReset</w:t>
            </w:r>
            <w:proofErr w:type="spellEnd"/>
          </w:p>
        </w:tc>
        <w:tc>
          <w:tcPr>
            <w:tcW w:w="898" w:type="dxa"/>
          </w:tcPr>
          <w:p w:rsidR="00C01610" w:rsidRPr="002E27E6" w:rsidRDefault="002E27E6" w:rsidP="00E15DD0">
            <w:pPr>
              <w:rPr>
                <w:rFonts w:eastAsiaTheme="minorEastAsia"/>
                <w:sz w:val="20"/>
                <w:szCs w:val="20"/>
              </w:rPr>
            </w:pPr>
            <w:r>
              <w:rPr>
                <w:rFonts w:ascii="NimbusSanL-Bold" w:hAnsi="NimbusSanL-Bold"/>
                <w:sz w:val="20"/>
                <w:szCs w:val="20"/>
              </w:rPr>
              <w:t>R</w:t>
            </w:r>
            <w:r w:rsidR="00677EFB" w:rsidRPr="002E27E6">
              <w:rPr>
                <w:rFonts w:ascii="NimbusSanL-Bold" w:hAnsi="NimbusSanL-Bold"/>
                <w:sz w:val="20"/>
                <w:szCs w:val="20"/>
              </w:rPr>
              <w:t>S</w:t>
            </w:r>
            <w:r>
              <w:rPr>
                <w:rFonts w:ascii="NimbusSanL-Bold" w:eastAsiaTheme="minorEastAsia" w:hAnsi="NimbusSanL-Bold" w:hint="eastAsia"/>
                <w:sz w:val="20"/>
                <w:szCs w:val="20"/>
              </w:rPr>
              <w:t>T</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CmdDeepSleep</w:t>
            </w:r>
            <w:proofErr w:type="spellEnd"/>
          </w:p>
          <w:p w:rsidR="00677EFB" w:rsidRPr="002E27E6" w:rsidRDefault="00677EFB" w:rsidP="00E15DD0">
            <w:pPr>
              <w:rPr>
                <w:rFonts w:eastAsia="新細明體"/>
                <w:sz w:val="20"/>
                <w:szCs w:val="20"/>
              </w:rPr>
            </w:pPr>
            <w:proofErr w:type="spellStart"/>
            <w:r w:rsidRPr="002E27E6">
              <w:rPr>
                <w:rFonts w:eastAsia="新細明體" w:hint="eastAsia"/>
                <w:sz w:val="20"/>
                <w:szCs w:val="20"/>
              </w:rPr>
              <w:t>CmdLightSleep</w:t>
            </w:r>
            <w:proofErr w:type="spellEnd"/>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88469E" w:rsidRPr="00F95D04" w:rsidTr="00A0093A">
        <w:tc>
          <w:tcPr>
            <w:tcW w:w="2376" w:type="dxa"/>
          </w:tcPr>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CmdDVFSUp</w:t>
            </w:r>
            <w:proofErr w:type="spellEnd"/>
          </w:p>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CmdDVFSDown</w:t>
            </w:r>
            <w:proofErr w:type="spellEnd"/>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r>
      <w:tr w:rsidR="00A0093A" w:rsidRPr="00BE0CA7" w:rsidTr="00A0093A">
        <w:tc>
          <w:tcPr>
            <w:tcW w:w="2376" w:type="dxa"/>
          </w:tcPr>
          <w:p w:rsidR="00A0093A" w:rsidRPr="00BE0CA7" w:rsidRDefault="00A0093A"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CmdCancel</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r>
      <w:tr w:rsidR="00677EFB" w:rsidTr="00A0093A">
        <w:tc>
          <w:tcPr>
            <w:tcW w:w="2376" w:type="dxa"/>
          </w:tcPr>
          <w:p w:rsidR="00677EFB" w:rsidRPr="002E27E6" w:rsidRDefault="00677EFB" w:rsidP="00E15DD0">
            <w:pPr>
              <w:rPr>
                <w:rFonts w:eastAsiaTheme="minorEastAsia"/>
                <w:sz w:val="20"/>
                <w:szCs w:val="20"/>
              </w:rPr>
            </w:pPr>
            <w:proofErr w:type="spellStart"/>
            <w:r w:rsidRPr="002E27E6">
              <w:rPr>
                <w:rFonts w:eastAsiaTheme="minorEastAsia"/>
                <w:sz w:val="20"/>
                <w:szCs w:val="20"/>
              </w:rPr>
              <w:t>pcsn</w:t>
            </w:r>
            <w:r w:rsidRPr="002E27E6">
              <w:rPr>
                <w:sz w:val="20"/>
                <w:szCs w:val="20"/>
              </w:rPr>
              <w:t>_standby_ok</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3B7C99"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677EFB" w:rsidTr="00A0093A">
        <w:tc>
          <w:tcPr>
            <w:tcW w:w="2376" w:type="dxa"/>
          </w:tcPr>
          <w:p w:rsidR="004A4AF6" w:rsidRPr="002E27E6" w:rsidRDefault="004A4AF6" w:rsidP="00E15DD0">
            <w:pPr>
              <w:rPr>
                <w:rFonts w:eastAsiaTheme="minorEastAsia"/>
                <w:sz w:val="20"/>
                <w:szCs w:val="20"/>
              </w:rPr>
            </w:pPr>
            <w:proofErr w:type="spellStart"/>
            <w:r w:rsidRPr="002E27E6">
              <w:rPr>
                <w:rFonts w:eastAsiaTheme="minorEastAsia" w:hint="eastAsia"/>
                <w:sz w:val="20"/>
                <w:szCs w:val="20"/>
              </w:rPr>
              <w:t>pcsn_clk_ack</w:t>
            </w:r>
            <w:proofErr w:type="spellEnd"/>
            <w:r w:rsidRPr="002E27E6">
              <w:rPr>
                <w:rFonts w:eastAsiaTheme="minorEastAsia" w:hint="eastAsia"/>
                <w:sz w:val="20"/>
                <w:szCs w:val="20"/>
              </w:rPr>
              <w:t xml:space="preserve"> (</w:t>
            </w:r>
            <w:proofErr w:type="spellStart"/>
            <w:r w:rsidR="008C7151" w:rsidRPr="002E27E6">
              <w:rPr>
                <w:sz w:val="20"/>
                <w:szCs w:val="20"/>
              </w:rPr>
              <w:t>pcsn_</w:t>
            </w:r>
            <w:r w:rsidR="008C7151" w:rsidRPr="002E27E6">
              <w:rPr>
                <w:rFonts w:eastAsiaTheme="minorEastAsia" w:hint="eastAsia"/>
                <w:sz w:val="20"/>
                <w:szCs w:val="20"/>
              </w:rPr>
              <w:t>frq</w:t>
            </w:r>
            <w:r w:rsidR="008C7151" w:rsidRPr="002E27E6">
              <w:rPr>
                <w:sz w:val="20"/>
                <w:szCs w:val="20"/>
              </w:rPr>
              <w:t>_</w:t>
            </w:r>
            <w:r w:rsidR="008C7151" w:rsidRPr="002E27E6">
              <w:rPr>
                <w:rFonts w:eastAsiaTheme="minorEastAsia" w:hint="eastAsia"/>
                <w:sz w:val="20"/>
                <w:szCs w:val="20"/>
              </w:rPr>
              <w:t>scale</w:t>
            </w:r>
            <w:r w:rsidR="008C7151" w:rsidRPr="002E27E6">
              <w:rPr>
                <w:sz w:val="20"/>
                <w:szCs w:val="20"/>
              </w:rPr>
              <w:t>_ack</w:t>
            </w:r>
            <w:proofErr w:type="spellEnd"/>
            <w:r w:rsidRPr="002E27E6">
              <w:rPr>
                <w:rFonts w:eastAsiaTheme="minorEastAsia" w:hint="eastAsia"/>
                <w:sz w:val="20"/>
                <w:szCs w:val="20"/>
              </w:rPr>
              <w:t>)</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E04BFF" w:rsidRPr="002E27E6" w:rsidRDefault="004A4AF6"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sidR="008C7151" w:rsidRPr="002E27E6">
              <w:rPr>
                <w:rFonts w:ascii="NimbusSanL-Bold" w:hAnsi="NimbusSanL-Bold"/>
                <w:sz w:val="20"/>
                <w:szCs w:val="20"/>
              </w:rPr>
              <w:t>LS</w:t>
            </w:r>
            <w:r w:rsidR="008C7151" w:rsidRPr="002E27E6">
              <w:rPr>
                <w:rFonts w:ascii="NimbusSanL-Bold" w:eastAsiaTheme="minorEastAsia" w:hAnsi="NimbusSanL-Bold" w:hint="eastAsia"/>
                <w:sz w:val="20"/>
                <w:szCs w:val="20"/>
              </w:rPr>
              <w:t>L</w:t>
            </w:r>
          </w:p>
          <w:p w:rsidR="00E04BFF" w:rsidRPr="002E27E6" w:rsidRDefault="00E04BFF"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(F)ISO</w:t>
            </w:r>
          </w:p>
          <w:p w:rsidR="008C7151" w:rsidRPr="002E27E6" w:rsidRDefault="004A4AF6" w:rsidP="00E15DD0">
            <w:pPr>
              <w:rPr>
                <w:rFonts w:eastAsia="新細明體"/>
                <w:sz w:val="20"/>
                <w:szCs w:val="20"/>
              </w:rPr>
            </w:pPr>
            <w:r w:rsidRPr="002E27E6">
              <w:rPr>
                <w:rFonts w:ascii="NimbusSanL-Bold" w:eastAsiaTheme="minorEastAsia" w:hAnsi="NimbusSanL-Bold" w:hint="eastAsia"/>
                <w:sz w:val="20"/>
                <w:szCs w:val="20"/>
              </w:rPr>
              <w:t>(R)</w:t>
            </w:r>
            <w:r w:rsidR="00250136" w:rsidRPr="002E27E6">
              <w:rPr>
                <w:rFonts w:ascii="NimbusSanL-Bold" w:eastAsiaTheme="minorEastAsia" w:hAnsi="NimbusSanL-Bold" w:hint="eastAsia"/>
                <w:sz w:val="20"/>
                <w:szCs w:val="20"/>
              </w:rPr>
              <w:t>WAI</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2E27E6" w:rsidTr="00A0093A">
        <w:tc>
          <w:tcPr>
            <w:tcW w:w="2376" w:type="dxa"/>
          </w:tcPr>
          <w:p w:rsidR="002E27E6" w:rsidRDefault="002E27E6" w:rsidP="00E15DD0">
            <w:pPr>
              <w:rPr>
                <w:rFonts w:eastAsiaTheme="minorEastAsia"/>
                <w:sz w:val="20"/>
                <w:szCs w:val="20"/>
              </w:rPr>
            </w:pPr>
            <w:proofErr w:type="spellStart"/>
            <w:r>
              <w:rPr>
                <w:rFonts w:eastAsiaTheme="minorEastAsia" w:hint="eastAsia"/>
                <w:sz w:val="20"/>
                <w:szCs w:val="20"/>
              </w:rPr>
              <w:t>pcsr_pwr_ack</w:t>
            </w:r>
            <w:proofErr w:type="spellEnd"/>
          </w:p>
          <w:p w:rsidR="002E27E6" w:rsidRPr="002E27E6" w:rsidRDefault="002E27E6" w:rsidP="002E27E6">
            <w:pPr>
              <w:rPr>
                <w:rFonts w:eastAsiaTheme="minorEastAsia"/>
                <w:sz w:val="20"/>
                <w:szCs w:val="20"/>
              </w:rPr>
            </w:pPr>
            <w:r>
              <w:rPr>
                <w:rFonts w:eastAsiaTheme="minorEastAsia" w:hint="eastAsia"/>
                <w:sz w:val="20"/>
                <w:szCs w:val="20"/>
              </w:rPr>
              <w:t>(</w:t>
            </w:r>
            <w:proofErr w:type="spellStart"/>
            <w:r w:rsidRPr="002E27E6">
              <w:rPr>
                <w:sz w:val="20"/>
                <w:szCs w:val="20"/>
              </w:rPr>
              <w:t>pcsn_</w:t>
            </w:r>
            <w:r>
              <w:rPr>
                <w:rFonts w:eastAsiaTheme="minorEastAsia" w:hint="eastAsia"/>
                <w:sz w:val="20"/>
                <w:szCs w:val="20"/>
              </w:rPr>
              <w:t>vol</w:t>
            </w:r>
            <w:r w:rsidRPr="002E27E6">
              <w:rPr>
                <w:sz w:val="20"/>
                <w:szCs w:val="20"/>
              </w:rPr>
              <w:t>_</w:t>
            </w:r>
            <w:r w:rsidRPr="002E27E6">
              <w:rPr>
                <w:rFonts w:eastAsiaTheme="minorEastAsia" w:hint="eastAsia"/>
                <w:sz w:val="20"/>
                <w:szCs w:val="20"/>
              </w:rPr>
              <w:t>scale</w:t>
            </w:r>
            <w:r w:rsidRPr="002E27E6">
              <w:rPr>
                <w:sz w:val="20"/>
                <w:szCs w:val="20"/>
              </w:rPr>
              <w:t>_ack</w:t>
            </w:r>
            <w:proofErr w:type="spellEnd"/>
            <w:r>
              <w:rPr>
                <w:rFonts w:eastAsiaTheme="minorEastAsia" w:hint="eastAsia"/>
                <w:sz w:val="20"/>
                <w:szCs w:val="20"/>
              </w:rPr>
              <w:t>)</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04BFF">
            <w:pPr>
              <w:rPr>
                <w:rFonts w:ascii="NimbusSanL-Bold" w:eastAsiaTheme="minorEastAsia" w:hAnsi="NimbusSanL-Bold"/>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18342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Pr>
                <w:rFonts w:ascii="NimbusSanL-Bold" w:eastAsiaTheme="minorEastAsia" w:hAnsi="NimbusSanL-Bold" w:hint="eastAsia"/>
                <w:sz w:val="20"/>
                <w:szCs w:val="20"/>
              </w:rPr>
              <w:t>D</w:t>
            </w:r>
            <w:r w:rsidRPr="002E27E6">
              <w:rPr>
                <w:rFonts w:ascii="NimbusSanL-Bold" w:hAnsi="NimbusSanL-Bold"/>
                <w:sz w:val="20"/>
                <w:szCs w:val="20"/>
              </w:rPr>
              <w:t>S</w:t>
            </w:r>
            <w:r w:rsidRPr="002E27E6">
              <w:rPr>
                <w:rFonts w:ascii="NimbusSanL-Bold" w:eastAsiaTheme="minorEastAsia" w:hAnsi="NimbusSanL-Bold" w:hint="eastAsia"/>
                <w:sz w:val="20"/>
                <w:szCs w:val="20"/>
              </w:rPr>
              <w:t>L</w:t>
            </w:r>
          </w:p>
          <w:p w:rsidR="002E27E6" w:rsidRPr="002E27E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(R)</w:t>
            </w:r>
            <w:r>
              <w:rPr>
                <w:rFonts w:ascii="NimbusSanL-Bold" w:eastAsiaTheme="minorEastAsia" w:hAnsi="NimbusSanL-Bold" w:hint="eastAsia"/>
                <w:sz w:val="20"/>
                <w:szCs w:val="20"/>
              </w:rPr>
              <w:t>RST</w:t>
            </w:r>
          </w:p>
        </w:tc>
        <w:tc>
          <w:tcPr>
            <w:tcW w:w="898" w:type="dxa"/>
          </w:tcPr>
          <w:p w:rsidR="002E27E6" w:rsidRPr="002E27E6" w:rsidRDefault="002E27E6" w:rsidP="00E15DD0">
            <w:pPr>
              <w:rPr>
                <w:rFonts w:eastAsia="新細明體"/>
                <w:sz w:val="20"/>
                <w:szCs w:val="20"/>
              </w:rPr>
            </w:pPr>
          </w:p>
        </w:tc>
      </w:tr>
      <w:tr w:rsidR="00677EFB" w:rsidTr="00A0093A">
        <w:tc>
          <w:tcPr>
            <w:tcW w:w="2376" w:type="dxa"/>
          </w:tcPr>
          <w:p w:rsidR="00677EFB" w:rsidRDefault="008C7151" w:rsidP="00E15DD0">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A0093A" w:rsidRPr="00A0093A" w:rsidRDefault="00A0093A" w:rsidP="00E15DD0">
            <w:pPr>
              <w:rPr>
                <w:rFonts w:eastAsiaTheme="minorEastAsia"/>
                <w:sz w:val="20"/>
                <w:szCs w:val="20"/>
              </w:rPr>
            </w:pPr>
            <w:proofErr w:type="spellStart"/>
            <w:r>
              <w:rPr>
                <w:rFonts w:eastAsiaTheme="minorEastAsia" w:hint="eastAsia"/>
                <w:sz w:val="20"/>
                <w:szCs w:val="20"/>
              </w:rPr>
              <w:t>CmdWakeup</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2E27E6">
            <w:pPr>
              <w:rPr>
                <w:rFonts w:eastAsia="新細明體"/>
                <w:sz w:val="20"/>
                <w:szCs w:val="20"/>
              </w:rPr>
            </w:pPr>
            <w:r>
              <w:rPr>
                <w:rFonts w:eastAsia="新細明體" w:hint="eastAsia"/>
                <w:sz w:val="20"/>
                <w:szCs w:val="20"/>
              </w:rPr>
              <w:t>PWR</w:t>
            </w:r>
          </w:p>
        </w:tc>
      </w:tr>
      <w:tr w:rsidR="002E27E6" w:rsidRPr="002E27E6" w:rsidTr="00A0093A">
        <w:tc>
          <w:tcPr>
            <w:tcW w:w="2376" w:type="dxa"/>
          </w:tcPr>
          <w:p w:rsidR="002E27E6" w:rsidRPr="002E27E6" w:rsidRDefault="002E27E6"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tc>
        <w:tc>
          <w:tcPr>
            <w:tcW w:w="898" w:type="dxa"/>
          </w:tcPr>
          <w:p w:rsidR="002E27E6" w:rsidRPr="002E27E6" w:rsidRDefault="002E27E6" w:rsidP="00A5079F">
            <w:pPr>
              <w:rPr>
                <w:rFonts w:eastAsia="新細明體"/>
                <w:sz w:val="20"/>
                <w:szCs w:val="20"/>
              </w:rPr>
            </w:pPr>
          </w:p>
        </w:tc>
        <w:tc>
          <w:tcPr>
            <w:tcW w:w="898" w:type="dxa"/>
          </w:tcPr>
          <w:p w:rsidR="002E27E6" w:rsidRDefault="002E27E6" w:rsidP="00A5079F">
            <w:pPr>
              <w:rPr>
                <w:rFonts w:ascii="NimbusSanL-Bold" w:eastAsiaTheme="minorEastAsia" w:hAnsi="NimbusSanL-Bold"/>
                <w:sz w:val="20"/>
                <w:szCs w:val="20"/>
              </w:rPr>
            </w:pPr>
            <w:r w:rsidRPr="002E27E6">
              <w:rPr>
                <w:rFonts w:ascii="NimbusSanL-Bold" w:hAnsi="NimbusSanL-Bold"/>
                <w:sz w:val="20"/>
                <w:szCs w:val="20"/>
              </w:rPr>
              <w:t>ACT</w:t>
            </w:r>
          </w:p>
          <w:p w:rsidR="002E27E6" w:rsidRDefault="002E27E6" w:rsidP="00A5079F">
            <w:pPr>
              <w:rPr>
                <w:rFonts w:ascii="NimbusSanL-Bold" w:eastAsiaTheme="minorEastAsia" w:hAnsi="NimbusSanL-Bold"/>
                <w:sz w:val="20"/>
                <w:szCs w:val="20"/>
              </w:rPr>
            </w:pPr>
            <w:r>
              <w:rPr>
                <w:rFonts w:ascii="NimbusSanL-Bold" w:eastAsiaTheme="minorEastAsia" w:hAnsi="NimbusSanL-Bold" w:hint="eastAsia"/>
                <w:sz w:val="20"/>
                <w:szCs w:val="20"/>
              </w:rPr>
              <w:t>PWR</w:t>
            </w:r>
          </w:p>
          <w:p w:rsidR="002E27E6" w:rsidRPr="002E27E6" w:rsidRDefault="002E27E6" w:rsidP="00A5079F">
            <w:pPr>
              <w:rPr>
                <w:rFonts w:eastAsiaTheme="minorEastAsia"/>
                <w:sz w:val="20"/>
                <w:szCs w:val="20"/>
              </w:rPr>
            </w:pPr>
            <w:r>
              <w:rPr>
                <w:rFonts w:ascii="NimbusSanL-Bold" w:eastAsiaTheme="minorEastAsia" w:hAnsi="NimbusSanL-Bold" w:hint="eastAsia"/>
                <w:sz w:val="20"/>
                <w:szCs w:val="20"/>
              </w:rPr>
              <w:t>RET</w:t>
            </w: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r>
      <w:tr w:rsidR="002E27E6" w:rsidTr="00A0093A">
        <w:tc>
          <w:tcPr>
            <w:tcW w:w="2376" w:type="dxa"/>
          </w:tcPr>
          <w:p w:rsidR="002E27E6" w:rsidRPr="002E27E6" w:rsidRDefault="002E27E6" w:rsidP="002E27E6">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RET</w:t>
            </w:r>
          </w:p>
          <w:p w:rsidR="002E27E6" w:rsidRPr="002E27E6" w:rsidRDefault="002E27E6" w:rsidP="00E15DD0">
            <w:pPr>
              <w:rPr>
                <w:rFonts w:eastAsia="新細明體"/>
                <w:sz w:val="20"/>
                <w:szCs w:val="20"/>
              </w:rPr>
            </w:pPr>
            <w:r>
              <w:rPr>
                <w:rFonts w:eastAsia="新細明體" w:hint="eastAsia"/>
                <w:sz w:val="20"/>
                <w:szCs w:val="20"/>
              </w:rPr>
              <w:t>CLK</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2E27E6" w:rsidTr="00A0093A">
        <w:tc>
          <w:tcPr>
            <w:tcW w:w="2376" w:type="dxa"/>
          </w:tcPr>
          <w:p w:rsidR="002E27E6" w:rsidRPr="002E27E6" w:rsidRDefault="002E27E6" w:rsidP="00A5079F">
            <w:pPr>
              <w:rPr>
                <w:rFonts w:eastAsia="新細明體"/>
                <w:sz w:val="20"/>
                <w:szCs w:val="20"/>
              </w:rPr>
            </w:pPr>
            <w:proofErr w:type="spellStart"/>
            <w:r>
              <w:rPr>
                <w:rFonts w:eastAsia="新細明體" w:hint="eastAsia"/>
                <w:sz w:val="20"/>
                <w:szCs w:val="20"/>
              </w:rPr>
              <w:t>cnt</w:t>
            </w:r>
            <w:proofErr w:type="spellEnd"/>
            <w:r>
              <w:rPr>
                <w:rFonts w:eastAsia="新細明體" w:hint="eastAsia"/>
                <w:sz w:val="20"/>
                <w:szCs w:val="20"/>
              </w:rPr>
              <w:t>=</w:t>
            </w:r>
            <w:proofErr w:type="spellStart"/>
            <w:r>
              <w:rPr>
                <w:rFonts w:eastAsia="新細明體" w:hint="eastAsia"/>
                <w:sz w:val="20"/>
                <w:szCs w:val="20"/>
              </w:rPr>
              <w:t>Reten</w:t>
            </w:r>
            <w:r w:rsidRPr="002E27E6">
              <w:rPr>
                <w:rFonts w:eastAsia="新細明體" w:hint="eastAsia"/>
                <w:sz w:val="20"/>
                <w:szCs w:val="20"/>
              </w:rPr>
              <w:t>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RST</w:t>
            </w:r>
          </w:p>
          <w:p w:rsidR="002E27E6" w:rsidRPr="002E27E6" w:rsidRDefault="002E27E6" w:rsidP="00E15DD0">
            <w:pPr>
              <w:rPr>
                <w:rFonts w:eastAsia="新細明體"/>
                <w:sz w:val="20"/>
                <w:szCs w:val="20"/>
              </w:rPr>
            </w:pPr>
            <w:r>
              <w:rPr>
                <w:rFonts w:eastAsia="新細明體" w:hint="eastAsia"/>
                <w:sz w:val="20"/>
                <w:szCs w:val="20"/>
              </w:rPr>
              <w:t>ISO</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A0093A" w:rsidRPr="00BE0CA7" w:rsidTr="00A0093A">
        <w:tc>
          <w:tcPr>
            <w:tcW w:w="2376" w:type="dxa"/>
          </w:tcPr>
          <w:p w:rsidR="00A0093A" w:rsidRPr="00BE0CA7" w:rsidRDefault="00A0093A" w:rsidP="00A0093A">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07442"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3B7C99"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r>
      <w:tr w:rsidR="00250136" w:rsidRPr="00BE0CA7" w:rsidTr="00A0093A">
        <w:tc>
          <w:tcPr>
            <w:tcW w:w="2376" w:type="dxa"/>
          </w:tcPr>
          <w:p w:rsidR="00250136" w:rsidRPr="00250136" w:rsidRDefault="00250136" w:rsidP="00A0093A">
            <w:pPr>
              <w:rPr>
                <w:rFonts w:eastAsia="新細明體"/>
                <w:sz w:val="20"/>
                <w:szCs w:val="20"/>
              </w:rPr>
            </w:pPr>
            <w:r w:rsidRPr="00250136">
              <w:rPr>
                <w:rFonts w:eastAsia="新細明體" w:hint="eastAsia"/>
                <w:sz w:val="20"/>
                <w:szCs w:val="20"/>
              </w:rPr>
              <w:t>1 cycle</w:t>
            </w:r>
            <w:r>
              <w:rPr>
                <w:rFonts w:eastAsia="新細明體" w:hint="eastAsia"/>
                <w:sz w:val="20"/>
                <w:szCs w:val="20"/>
              </w:rPr>
              <w:t xml:space="preserve"> (bypass)</w:t>
            </w: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ascii="NimbusSanL-Bold" w:hAnsi="NimbusSanL-Bold"/>
                <w:sz w:val="20"/>
                <w:szCs w:val="20"/>
              </w:rPr>
            </w:pPr>
            <w:r w:rsidRPr="00250136">
              <w:rPr>
                <w:rFonts w:ascii="NimbusSanL-Bold" w:hAnsi="NimbusSanL-Bold"/>
                <w:sz w:val="20"/>
                <w:szCs w:val="20"/>
              </w:rPr>
              <w:t>ACT</w:t>
            </w: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r>
    </w:tbl>
    <w:p w:rsidR="00E15DD0" w:rsidRDefault="00E15DD0" w:rsidP="00E15DD0">
      <w:pPr>
        <w:rPr>
          <w:rFonts w:eastAsia="新細明體"/>
        </w:rPr>
      </w:pPr>
    </w:p>
    <w:p w:rsidR="007E17FF" w:rsidRPr="0088469E" w:rsidRDefault="007E17FF" w:rsidP="007E17FF">
      <w:pPr>
        <w:pStyle w:val="aa"/>
        <w:rPr>
          <w:rFonts w:eastAsia="新細明體"/>
        </w:rPr>
      </w:pPr>
      <w:bookmarkStart w:id="298" w:name="_Toc8026674"/>
      <w:proofErr w:type="gramStart"/>
      <w:r>
        <w:t xml:space="preserve">Table </w:t>
      </w:r>
      <w:r w:rsidR="00894EFA">
        <w:fldChar w:fldCharType="begin"/>
      </w:r>
      <w:r w:rsidR="00894EFA">
        <w:instrText xml:space="preserve"> SEQ Table \* ARABIC </w:instrText>
      </w:r>
      <w:r w:rsidR="00894EFA">
        <w:fldChar w:fldCharType="separate"/>
      </w:r>
      <w:r w:rsidR="00EF63D1">
        <w:rPr>
          <w:noProof/>
        </w:rPr>
        <w:t>5</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r w:rsidR="004538C3">
        <w:rPr>
          <w:rFonts w:eastAsia="新細明體" w:hint="eastAsia"/>
        </w:rPr>
        <w:t xml:space="preserve"> (with output control)</w:t>
      </w:r>
      <w:bookmarkEnd w:id="298"/>
    </w:p>
    <w:tbl>
      <w:tblPr>
        <w:tblStyle w:val="a9"/>
        <w:tblW w:w="0" w:type="auto"/>
        <w:tblLook w:val="04A0" w:firstRow="1" w:lastRow="0" w:firstColumn="1" w:lastColumn="0" w:noHBand="0" w:noVBand="1"/>
      </w:tblPr>
      <w:tblGrid>
        <w:gridCol w:w="1825"/>
        <w:gridCol w:w="2410"/>
        <w:gridCol w:w="1701"/>
        <w:gridCol w:w="4378"/>
      </w:tblGrid>
      <w:tr w:rsidR="007E17FF" w:rsidTr="00C56CEF">
        <w:tc>
          <w:tcPr>
            <w:tcW w:w="1825" w:type="dxa"/>
          </w:tcPr>
          <w:p w:rsidR="007E17FF" w:rsidRPr="00F06DB5" w:rsidRDefault="007E17FF" w:rsidP="00F06DB5">
            <w:pPr>
              <w:jc w:val="center"/>
              <w:rPr>
                <w:rFonts w:eastAsia="新細明體"/>
                <w:b/>
              </w:rPr>
            </w:pPr>
            <w:proofErr w:type="spellStart"/>
            <w:r w:rsidRPr="00F06DB5">
              <w:rPr>
                <w:rFonts w:eastAsia="新細明體" w:hint="eastAsia"/>
                <w:b/>
              </w:rPr>
              <w:lastRenderedPageBreak/>
              <w:t>CurrentState</w:t>
            </w:r>
            <w:proofErr w:type="spellEnd"/>
          </w:p>
        </w:tc>
        <w:tc>
          <w:tcPr>
            <w:tcW w:w="2410" w:type="dxa"/>
          </w:tcPr>
          <w:p w:rsidR="007E17FF" w:rsidRPr="00F06DB5" w:rsidRDefault="007E17FF" w:rsidP="00F06DB5">
            <w:pPr>
              <w:jc w:val="center"/>
              <w:rPr>
                <w:rFonts w:eastAsia="新細明體"/>
                <w:b/>
              </w:rPr>
            </w:pPr>
            <w:r w:rsidRPr="00F06DB5">
              <w:rPr>
                <w:rFonts w:eastAsia="新細明體" w:hint="eastAsia"/>
                <w:b/>
              </w:rPr>
              <w:t>Input</w:t>
            </w:r>
          </w:p>
        </w:tc>
        <w:tc>
          <w:tcPr>
            <w:tcW w:w="1701" w:type="dxa"/>
          </w:tcPr>
          <w:p w:rsidR="007E17FF" w:rsidRPr="00F06DB5" w:rsidRDefault="007E17FF" w:rsidP="00F06DB5">
            <w:pPr>
              <w:jc w:val="center"/>
              <w:rPr>
                <w:rFonts w:eastAsia="新細明體"/>
                <w:b/>
              </w:rPr>
            </w:pPr>
            <w:proofErr w:type="spellStart"/>
            <w:r w:rsidRPr="00F06DB5">
              <w:rPr>
                <w:rFonts w:eastAsia="新細明體" w:hint="eastAsia"/>
                <w:b/>
              </w:rPr>
              <w:t>NextState</w:t>
            </w:r>
            <w:proofErr w:type="spellEnd"/>
          </w:p>
        </w:tc>
        <w:tc>
          <w:tcPr>
            <w:tcW w:w="4378" w:type="dxa"/>
          </w:tcPr>
          <w:p w:rsidR="007E17FF" w:rsidRPr="00F06DB5" w:rsidRDefault="007E17FF" w:rsidP="00F06DB5">
            <w:pPr>
              <w:jc w:val="center"/>
              <w:rPr>
                <w:rFonts w:eastAsia="新細明體"/>
                <w:b/>
              </w:rPr>
            </w:pPr>
            <w:r w:rsidRPr="00F06DB5">
              <w:rPr>
                <w:rFonts w:eastAsia="新細明體" w:hint="eastAsia"/>
                <w:b/>
              </w:rPr>
              <w:t>Output</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 xml:space="preserve">ACTIVE  </w:t>
            </w:r>
          </w:p>
        </w:tc>
        <w:tc>
          <w:tcPr>
            <w:tcW w:w="2410" w:type="dxa"/>
          </w:tcPr>
          <w:p w:rsidR="00C66A41" w:rsidRDefault="00C66A41" w:rsidP="00E15DD0">
            <w:pPr>
              <w:rPr>
                <w:rFonts w:eastAsia="新細明體"/>
              </w:rPr>
            </w:pPr>
            <w:proofErr w:type="spellStart"/>
            <w:r w:rsidRPr="002E27E6">
              <w:rPr>
                <w:rFonts w:eastAsia="新細明體" w:hint="eastAsia"/>
                <w:sz w:val="20"/>
                <w:szCs w:val="20"/>
              </w:rPr>
              <w:t>CmdReset</w:t>
            </w:r>
            <w:proofErr w:type="spellEnd"/>
          </w:p>
        </w:tc>
        <w:tc>
          <w:tcPr>
            <w:tcW w:w="1701" w:type="dxa"/>
          </w:tcPr>
          <w:p w:rsidR="00C66A41" w:rsidRPr="00C66A41" w:rsidRDefault="00C66A41" w:rsidP="00A5079F">
            <w:pPr>
              <w:rPr>
                <w:rFonts w:ascii="NimbusSanL-Bold" w:eastAsiaTheme="minorEastAsia" w:hAnsi="NimbusSanL-Bold"/>
                <w:sz w:val="22"/>
              </w:rPr>
            </w:pPr>
            <w:r w:rsidRPr="00FD6A87">
              <w:rPr>
                <w:rFonts w:ascii="NimbusSanL-Bold" w:hAnsi="NimbusSanL-Bold"/>
                <w:sz w:val="22"/>
              </w:rPr>
              <w:t>RESET</w:t>
            </w:r>
          </w:p>
        </w:tc>
        <w:tc>
          <w:tcPr>
            <w:tcW w:w="4378" w:type="dxa"/>
          </w:tcPr>
          <w:p w:rsidR="00C66A41" w:rsidRPr="00650B28" w:rsidRDefault="00C66A41" w:rsidP="00E15DD0">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C66A41" w:rsidRDefault="00C66A41" w:rsidP="00C66A41">
            <w:pPr>
              <w:rPr>
                <w:rFonts w:eastAsia="新細明體"/>
              </w:rPr>
            </w:pPr>
            <w:proofErr w:type="spellStart"/>
            <w:r w:rsidRPr="002E27E6">
              <w:rPr>
                <w:rFonts w:eastAsia="新細明體" w:hint="eastAsia"/>
                <w:sz w:val="20"/>
                <w:szCs w:val="20"/>
              </w:rPr>
              <w:t>Cmd</w:t>
            </w:r>
            <w:proofErr w:type="spellEnd"/>
            <w:r>
              <w:rPr>
                <w:rFonts w:eastAsia="新細明體" w:hint="eastAsia"/>
                <w:sz w:val="20"/>
                <w:szCs w:val="20"/>
              </w:rPr>
              <w:t>*</w:t>
            </w:r>
            <w:r w:rsidRPr="002E27E6">
              <w:rPr>
                <w:rFonts w:eastAsia="新細明體" w:hint="eastAsia"/>
                <w:sz w:val="20"/>
                <w:szCs w:val="20"/>
              </w:rPr>
              <w:t>Sleep</w:t>
            </w:r>
          </w:p>
        </w:tc>
        <w:tc>
          <w:tcPr>
            <w:tcW w:w="1701" w:type="dxa"/>
          </w:tcPr>
          <w:p w:rsidR="00C66A41" w:rsidRPr="00FD6A87" w:rsidRDefault="00C66A41" w:rsidP="00A5079F">
            <w:pPr>
              <w:rPr>
                <w:rFonts w:ascii="NimbusSanL-Bold" w:hAnsi="NimbusSanL-Bold"/>
                <w:sz w:val="22"/>
              </w:rPr>
            </w:pPr>
            <w:r w:rsidRPr="00FD6A87">
              <w:rPr>
                <w:rFonts w:ascii="NimbusSanL-Bold" w:eastAsiaTheme="minorEastAsia" w:hAnsi="NimbusSanL-Bold" w:hint="eastAsia"/>
                <w:sz w:val="22"/>
              </w:rPr>
              <w:t>WAIT</w:t>
            </w:r>
          </w:p>
        </w:tc>
        <w:tc>
          <w:tcPr>
            <w:tcW w:w="4378" w:type="dxa"/>
          </w:tcPr>
          <w:p w:rsidR="00C66A41" w:rsidRPr="00650B28" w:rsidRDefault="00183426" w:rsidP="00A5079F">
            <w:pPr>
              <w:rPr>
                <w:rFonts w:eastAsia="新細明體"/>
                <w:sz w:val="20"/>
                <w:szCs w:val="20"/>
              </w:rPr>
            </w:pPr>
            <w:proofErr w:type="spellStart"/>
            <w:r w:rsidRPr="00650B28">
              <w:rPr>
                <w:rFonts w:eastAsia="新細明體"/>
                <w:sz w:val="20"/>
                <w:szCs w:val="20"/>
              </w:rPr>
              <w:t>pcsn_standby_</w:t>
            </w:r>
            <w:r w:rsidRPr="00650B28">
              <w:rPr>
                <w:rFonts w:eastAsia="新細明體" w:hint="eastAsia"/>
                <w:sz w:val="20"/>
                <w:szCs w:val="20"/>
              </w:rPr>
              <w:t>req</w:t>
            </w:r>
            <w:proofErr w:type="spellEnd"/>
            <w:r w:rsidRPr="00650B28">
              <w:rPr>
                <w:rFonts w:eastAsia="新細明體" w:hint="eastAsia"/>
                <w:sz w:val="20"/>
                <w:szCs w:val="20"/>
              </w:rPr>
              <w:t>=1</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RESET</w:t>
            </w:r>
            <w:r w:rsidRPr="00FD6A87">
              <w:rPr>
                <w:rFonts w:ascii="NimbusSanL-Bold" w:eastAsiaTheme="minorEastAsia" w:hAnsi="NimbusSanL-Bold" w:hint="eastAsia"/>
                <w:sz w:val="22"/>
              </w:rPr>
              <w:t xml:space="preserve"> (RST)</w:t>
            </w:r>
          </w:p>
        </w:tc>
        <w:tc>
          <w:tcPr>
            <w:tcW w:w="2410" w:type="dxa"/>
          </w:tcPr>
          <w:p w:rsidR="00C66A41" w:rsidRDefault="00C66A41"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C66A41" w:rsidRDefault="00C66A41" w:rsidP="00E15DD0">
            <w:pPr>
              <w:rPr>
                <w:rFonts w:eastAsia="新細明體"/>
              </w:rPr>
            </w:pPr>
            <w:r>
              <w:rPr>
                <w:rFonts w:eastAsia="新細明體" w:hint="eastAsia"/>
                <w:sz w:val="20"/>
                <w:szCs w:val="20"/>
              </w:rPr>
              <w:t>(</w:t>
            </w:r>
            <w:proofErr w:type="spellStart"/>
            <w:r w:rsidRPr="002E27E6">
              <w:rPr>
                <w:rFonts w:eastAsia="新細明體" w:hint="eastAsia"/>
                <w:sz w:val="20"/>
                <w:szCs w:val="20"/>
              </w:rPr>
              <w:t>CmdReset</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sidRPr="002E27E6">
              <w:rPr>
                <w:rFonts w:ascii="NimbusSanL-Bold" w:hAnsi="NimbusSanL-Bold"/>
                <w:sz w:val="20"/>
                <w:szCs w:val="20"/>
              </w:rPr>
              <w:t>ACT</w:t>
            </w:r>
          </w:p>
        </w:tc>
        <w:tc>
          <w:tcPr>
            <w:tcW w:w="4378" w:type="dxa"/>
          </w:tcPr>
          <w:p w:rsidR="00C66A41" w:rsidRPr="00650B28" w:rsidRDefault="00C66A41"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p w:rsidR="00650B28" w:rsidRPr="00650B28" w:rsidRDefault="00650B28" w:rsidP="00650B28">
            <w:pPr>
              <w:rPr>
                <w:rFonts w:eastAsia="新細明體"/>
                <w:sz w:val="20"/>
                <w:szCs w:val="20"/>
              </w:rPr>
            </w:pPr>
            <w:r w:rsidRPr="00650B28">
              <w:rPr>
                <w:rFonts w:eastAsia="新細明體"/>
                <w:sz w:val="20"/>
                <w:szCs w:val="20"/>
              </w:rPr>
              <w:t>PCS_STATUS</w:t>
            </w:r>
            <w:r w:rsidRPr="00650B28">
              <w:rPr>
                <w:rFonts w:eastAsia="新細明體" w:hint="eastAsia"/>
                <w:sz w:val="20"/>
                <w:szCs w:val="20"/>
              </w:rPr>
              <w:t>=</w:t>
            </w:r>
            <w:proofErr w:type="spellStart"/>
            <w:r w:rsidRPr="00650B28">
              <w:rPr>
                <w:rFonts w:eastAsia="新細明體" w:hint="eastAsia"/>
                <w:sz w:val="20"/>
                <w:szCs w:val="20"/>
              </w:rPr>
              <w:t>Reset.</w:t>
            </w:r>
            <w:r w:rsidRPr="00650B28">
              <w:rPr>
                <w:rFonts w:eastAsia="新細明體"/>
                <w:sz w:val="20"/>
                <w:szCs w:val="20"/>
              </w:rPr>
              <w:t>PCS_reset</w:t>
            </w:r>
            <w:proofErr w:type="spellEnd"/>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6C0EF6"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r w:rsidR="006C0EF6">
              <w:rPr>
                <w:rFonts w:eastAsia="新細明體" w:hint="eastAsia"/>
                <w:sz w:val="20"/>
                <w:szCs w:val="20"/>
              </w:rPr>
              <w:t xml:space="preserve"> </w:t>
            </w:r>
          </w:p>
          <w:p w:rsidR="00887AB4" w:rsidRDefault="006C0EF6" w:rsidP="00887AB4">
            <w:pPr>
              <w:rPr>
                <w:rFonts w:eastAsia="新細明體"/>
                <w:sz w:val="20"/>
                <w:szCs w:val="20"/>
              </w:rPr>
            </w:pPr>
            <w:r>
              <w:rPr>
                <w:rFonts w:eastAsia="新細明體" w:hint="eastAsia"/>
                <w:sz w:val="20"/>
                <w:szCs w:val="20"/>
              </w:rPr>
              <w:t>(constant 1)</w:t>
            </w:r>
          </w:p>
          <w:p w:rsidR="00C66A41" w:rsidRDefault="00887AB4" w:rsidP="00887AB4">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Pr>
                <w:rFonts w:ascii="NimbusSanL-Bold" w:eastAsiaTheme="minorEastAsia" w:hAnsi="NimbusSanL-Bold" w:hint="eastAsia"/>
                <w:sz w:val="20"/>
                <w:szCs w:val="20"/>
              </w:rPr>
              <w:t>PWR</w:t>
            </w:r>
          </w:p>
        </w:tc>
        <w:tc>
          <w:tcPr>
            <w:tcW w:w="4378" w:type="dxa"/>
          </w:tcPr>
          <w:p w:rsidR="00C66A41" w:rsidRPr="00650B28" w:rsidRDefault="00887AB4"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pwr_req</w:t>
            </w:r>
            <w:proofErr w:type="spellEnd"/>
            <w:r w:rsidRPr="00650B28">
              <w:rPr>
                <w:rFonts w:eastAsia="新細明體" w:hint="eastAsia"/>
                <w:sz w:val="20"/>
                <w:szCs w:val="20"/>
              </w:rPr>
              <w:t>=0</w:t>
            </w:r>
          </w:p>
        </w:tc>
      </w:tr>
      <w:tr w:rsidR="00887AB4" w:rsidTr="00C56CEF">
        <w:tc>
          <w:tcPr>
            <w:tcW w:w="1825" w:type="dxa"/>
          </w:tcPr>
          <w:p w:rsidR="00887AB4" w:rsidRPr="00FD6A87" w:rsidRDefault="00887AB4" w:rsidP="00A5079F">
            <w:pPr>
              <w:rPr>
                <w:rFonts w:ascii="NimbusSanL-Bold" w:hAnsi="NimbusSanL-Bold"/>
                <w:sz w:val="22"/>
              </w:rPr>
            </w:pPr>
          </w:p>
        </w:tc>
        <w:tc>
          <w:tcPr>
            <w:tcW w:w="2410" w:type="dxa"/>
          </w:tcPr>
          <w:p w:rsidR="00887AB4"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6C0EF6" w:rsidRDefault="006C0EF6" w:rsidP="006C0EF6">
            <w:pPr>
              <w:rPr>
                <w:rFonts w:eastAsia="新細明體"/>
                <w:sz w:val="20"/>
                <w:szCs w:val="20"/>
              </w:rPr>
            </w:pPr>
            <w:r>
              <w:rPr>
                <w:rFonts w:eastAsia="新細明體" w:hint="eastAsia"/>
                <w:sz w:val="20"/>
                <w:szCs w:val="20"/>
              </w:rPr>
              <w:t>(constant 1)</w:t>
            </w:r>
          </w:p>
          <w:p w:rsidR="00887AB4" w:rsidRDefault="00887AB4"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887AB4" w:rsidRPr="00FD6A87" w:rsidRDefault="00887AB4" w:rsidP="00E15DD0">
            <w:pPr>
              <w:rPr>
                <w:rFonts w:ascii="NimbusSanL-Bold" w:hAnsi="NimbusSanL-Bold"/>
                <w:sz w:val="22"/>
              </w:rPr>
            </w:pPr>
            <w:r>
              <w:rPr>
                <w:rFonts w:ascii="NimbusSanL-Bold" w:eastAsiaTheme="minorEastAsia" w:hAnsi="NimbusSanL-Bold" w:hint="eastAsia"/>
                <w:sz w:val="20"/>
                <w:szCs w:val="20"/>
              </w:rPr>
              <w:t>RET</w:t>
            </w:r>
          </w:p>
        </w:tc>
        <w:tc>
          <w:tcPr>
            <w:tcW w:w="4378" w:type="dxa"/>
          </w:tcPr>
          <w:p w:rsidR="00887AB4" w:rsidRPr="00650B28" w:rsidRDefault="00887AB4" w:rsidP="00A5079F">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=0</w:t>
            </w:r>
          </w:p>
        </w:tc>
      </w:tr>
      <w:tr w:rsidR="00887AB4" w:rsidRPr="00BE0CA7" w:rsidTr="00C56CEF">
        <w:tc>
          <w:tcPr>
            <w:tcW w:w="1825" w:type="dxa"/>
          </w:tcPr>
          <w:p w:rsidR="00887AB4" w:rsidRPr="00FD6A87" w:rsidRDefault="00887AB4" w:rsidP="00A5079F">
            <w:pPr>
              <w:rPr>
                <w:rFonts w:ascii="NimbusSanL-Bold" w:hAnsi="NimbusSanL-Bold"/>
                <w:sz w:val="22"/>
              </w:rPr>
            </w:pPr>
            <w:r w:rsidRPr="00FD6A87">
              <w:rPr>
                <w:rFonts w:ascii="NimbusSanL-Bold" w:eastAsiaTheme="minorEastAsia" w:hAnsi="NimbusSanL-Bold" w:hint="eastAsia"/>
                <w:sz w:val="22"/>
              </w:rPr>
              <w:t>WAIT</w:t>
            </w:r>
            <w:r w:rsidR="0066791C">
              <w:rPr>
                <w:rFonts w:ascii="NimbusSanL-Bold" w:eastAsiaTheme="minorEastAsia" w:hAnsi="NimbusSanL-Bold" w:hint="eastAsia"/>
                <w:sz w:val="22"/>
              </w:rPr>
              <w:t>_STBY</w:t>
            </w:r>
          </w:p>
        </w:tc>
        <w:tc>
          <w:tcPr>
            <w:tcW w:w="2410" w:type="dxa"/>
          </w:tcPr>
          <w:p w:rsidR="00887AB4" w:rsidRPr="00BE0CA7" w:rsidRDefault="00887AB4"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CmdCancel</w:t>
            </w:r>
            <w:proofErr w:type="spellEnd"/>
          </w:p>
        </w:tc>
        <w:tc>
          <w:tcPr>
            <w:tcW w:w="1701" w:type="dxa"/>
          </w:tcPr>
          <w:p w:rsidR="00887AB4" w:rsidRPr="00BE0CA7" w:rsidRDefault="00887AB4"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887AB4" w:rsidRPr="00BE0CA7" w:rsidRDefault="00887AB4"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 (?)</w:t>
            </w:r>
          </w:p>
        </w:tc>
      </w:tr>
      <w:tr w:rsidR="00887AB4" w:rsidTr="00C56CEF">
        <w:tc>
          <w:tcPr>
            <w:tcW w:w="1825" w:type="dxa"/>
          </w:tcPr>
          <w:p w:rsidR="00887AB4" w:rsidRPr="00FD6A87" w:rsidRDefault="00887AB4" w:rsidP="00A5079F">
            <w:pPr>
              <w:rPr>
                <w:rFonts w:ascii="NimbusSanL-Bold" w:eastAsiaTheme="minorEastAsia" w:hAnsi="NimbusSanL-Bold"/>
                <w:sz w:val="22"/>
              </w:rPr>
            </w:pPr>
          </w:p>
        </w:tc>
        <w:tc>
          <w:tcPr>
            <w:tcW w:w="2410" w:type="dxa"/>
          </w:tcPr>
          <w:p w:rsidR="00C56CEF" w:rsidRDefault="00C56CEF" w:rsidP="00E15DD0">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=0</w:t>
            </w:r>
          </w:p>
          <w:p w:rsidR="00887AB4" w:rsidRPr="00900C25" w:rsidRDefault="00887AB4" w:rsidP="00E15DD0">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887AB4" w:rsidRPr="00900C25" w:rsidRDefault="00887AB4" w:rsidP="00E15DD0">
            <w:pPr>
              <w:rPr>
                <w:rFonts w:eastAsiaTheme="minorEastAsia"/>
                <w:color w:val="FF000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887AB4" w:rsidRPr="00900C25" w:rsidRDefault="00887AB4" w:rsidP="00A5079F">
            <w:pPr>
              <w:rPr>
                <w:rFonts w:eastAsia="新細明體"/>
                <w:color w:val="FF0000"/>
                <w:sz w:val="20"/>
                <w:szCs w:val="20"/>
              </w:rPr>
            </w:pPr>
            <w:r w:rsidRPr="00900C25">
              <w:rPr>
                <w:rFonts w:eastAsia="新細明體" w:hint="eastAsia"/>
                <w:color w:val="FF0000"/>
                <w:sz w:val="20"/>
                <w:szCs w:val="20"/>
              </w:rPr>
              <w:t>CLK</w:t>
            </w:r>
          </w:p>
        </w:tc>
        <w:tc>
          <w:tcPr>
            <w:tcW w:w="4378" w:type="dxa"/>
          </w:tcPr>
          <w:p w:rsidR="00887AB4" w:rsidRPr="00900C25" w:rsidRDefault="00887AB4" w:rsidP="00183426">
            <w:pPr>
              <w:rPr>
                <w:rFonts w:eastAsia="新細明體"/>
                <w:color w:val="FF0000"/>
                <w:sz w:val="20"/>
                <w:szCs w:val="20"/>
              </w:rPr>
            </w:pPr>
            <w:proofErr w:type="spellStart"/>
            <w:r w:rsidRPr="00900C25">
              <w:rPr>
                <w:rFonts w:eastAsia="新細明體"/>
                <w:color w:val="FF0000"/>
                <w:sz w:val="20"/>
                <w:szCs w:val="20"/>
              </w:rPr>
              <w:t>pcsn_</w:t>
            </w:r>
            <w:r w:rsidRPr="00900C25">
              <w:rPr>
                <w:rFonts w:eastAsia="新細明體" w:hint="eastAsia"/>
                <w:color w:val="FF0000"/>
                <w:sz w:val="20"/>
                <w:szCs w:val="20"/>
              </w:rPr>
              <w:t>clk</w:t>
            </w:r>
            <w:r w:rsidRPr="00900C25">
              <w:rPr>
                <w:rFonts w:eastAsia="新細明體"/>
                <w:color w:val="FF0000"/>
                <w:sz w:val="20"/>
                <w:szCs w:val="20"/>
              </w:rPr>
              <w:t>_</w:t>
            </w:r>
            <w:r w:rsidRPr="00900C25">
              <w:rPr>
                <w:rFonts w:eastAsia="新細明體" w:hint="eastAsia"/>
                <w:color w:val="FF0000"/>
                <w:sz w:val="20"/>
                <w:szCs w:val="20"/>
              </w:rPr>
              <w:t>req</w:t>
            </w:r>
            <w:proofErr w:type="spellEnd"/>
            <w:r w:rsidRPr="00900C25">
              <w:rPr>
                <w:rFonts w:eastAsia="新細明體" w:hint="eastAsia"/>
                <w:color w:val="FF0000"/>
                <w:sz w:val="20"/>
                <w:szCs w:val="20"/>
              </w:rPr>
              <w:t>=0</w:t>
            </w:r>
          </w:p>
        </w:tc>
      </w:tr>
      <w:tr w:rsidR="00250136" w:rsidTr="00C56CEF">
        <w:tc>
          <w:tcPr>
            <w:tcW w:w="1825" w:type="dxa"/>
          </w:tcPr>
          <w:p w:rsidR="00250136" w:rsidRPr="00FD6A87" w:rsidRDefault="00250136" w:rsidP="00A5079F">
            <w:pPr>
              <w:rPr>
                <w:rFonts w:ascii="NimbusSanL-Bold" w:eastAsiaTheme="minorEastAsia" w:hAnsi="NimbusSanL-Bold"/>
                <w:sz w:val="22"/>
              </w:rPr>
            </w:pPr>
          </w:p>
        </w:tc>
        <w:tc>
          <w:tcPr>
            <w:tcW w:w="2410" w:type="dxa"/>
          </w:tcPr>
          <w:p w:rsidR="00250136" w:rsidRPr="00900C25" w:rsidRDefault="00250136" w:rsidP="00E15DD0">
            <w:pPr>
              <w:rPr>
                <w:rFonts w:eastAsia="新細明體"/>
                <w:color w:val="FF0000"/>
                <w:sz w:val="20"/>
                <w:szCs w:val="20"/>
              </w:rPr>
            </w:pPr>
            <w:r w:rsidRPr="00900C25">
              <w:rPr>
                <w:rFonts w:eastAsia="新細明體" w:hint="eastAsia"/>
                <w:color w:val="FF0000"/>
                <w:sz w:val="20"/>
                <w:szCs w:val="20"/>
              </w:rPr>
              <w:t>1 cycle</w:t>
            </w:r>
          </w:p>
          <w:p w:rsidR="00250136" w:rsidRPr="00900C25" w:rsidRDefault="00250136" w:rsidP="00E15DD0">
            <w:pPr>
              <w:rPr>
                <w:rFonts w:eastAsiaTheme="minorEastAsia"/>
                <w:color w:val="FF0000"/>
                <w:sz w:val="20"/>
                <w:szCs w:val="20"/>
              </w:rPr>
            </w:pPr>
            <w:r w:rsidRPr="00900C25">
              <w:rPr>
                <w:rFonts w:eastAsia="新細明體" w:hint="eastAsia"/>
                <w:color w:val="FF0000"/>
                <w:sz w:val="20"/>
                <w:szCs w:val="20"/>
              </w:rPr>
              <w:t>(From*Sleep)</w:t>
            </w:r>
          </w:p>
        </w:tc>
        <w:tc>
          <w:tcPr>
            <w:tcW w:w="1701" w:type="dxa"/>
          </w:tcPr>
          <w:p w:rsidR="00250136" w:rsidRPr="00900C25" w:rsidRDefault="00250136" w:rsidP="00A5079F">
            <w:pPr>
              <w:rPr>
                <w:rFonts w:eastAsia="新細明體"/>
                <w:color w:val="FF0000"/>
                <w:sz w:val="20"/>
                <w:szCs w:val="20"/>
              </w:rPr>
            </w:pPr>
            <w:r w:rsidRPr="00900C25">
              <w:rPr>
                <w:rFonts w:eastAsia="新細明體" w:hint="eastAsia"/>
                <w:color w:val="FF0000"/>
                <w:sz w:val="20"/>
                <w:szCs w:val="20"/>
              </w:rPr>
              <w:t>ACT</w:t>
            </w:r>
          </w:p>
        </w:tc>
        <w:tc>
          <w:tcPr>
            <w:tcW w:w="4378" w:type="dxa"/>
          </w:tcPr>
          <w:p w:rsidR="00250136" w:rsidRPr="00900C25" w:rsidRDefault="00250136" w:rsidP="00250136">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250136" w:rsidRPr="00900C25" w:rsidRDefault="00250136" w:rsidP="00250136">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C56CEF" w:rsidRDefault="00C56CEF" w:rsidP="00900C25">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=1</w:t>
            </w:r>
          </w:p>
          <w:p w:rsidR="00C56CEF" w:rsidRPr="00900C25" w:rsidRDefault="00C56CEF" w:rsidP="00C56CEF">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C56CEF" w:rsidRPr="00C56CEF" w:rsidRDefault="00C56CEF" w:rsidP="00C56CEF">
            <w:pPr>
              <w:rPr>
                <w:rFonts w:eastAsiaTheme="minorEastAsia"/>
                <w:sz w:val="20"/>
                <w:szCs w:val="2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C56CEF" w:rsidRDefault="00C56CEF" w:rsidP="00A5079F">
            <w:pPr>
              <w:rPr>
                <w:rFonts w:eastAsia="新細明體"/>
                <w:sz w:val="20"/>
                <w:szCs w:val="20"/>
              </w:rPr>
            </w:pPr>
            <w:r w:rsidRPr="00900C25">
              <w:rPr>
                <w:rFonts w:eastAsia="新細明體" w:hint="eastAsia"/>
                <w:color w:val="FF0000"/>
                <w:sz w:val="20"/>
                <w:szCs w:val="20"/>
              </w:rPr>
              <w:t>ACT</w:t>
            </w:r>
          </w:p>
        </w:tc>
        <w:tc>
          <w:tcPr>
            <w:tcW w:w="4378" w:type="dxa"/>
          </w:tcPr>
          <w:p w:rsidR="00C56CEF" w:rsidRPr="00900C25" w:rsidRDefault="00C56CEF" w:rsidP="00C0078C">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C56CEF" w:rsidRPr="00900C25" w:rsidRDefault="00C56CEF" w:rsidP="00C0078C">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RPr="00BE0CA7"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BE0CA7" w:rsidRDefault="00C56CEF"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1701" w:type="dxa"/>
          </w:tcPr>
          <w:p w:rsidR="00C56CEF" w:rsidRPr="00BE0CA7" w:rsidRDefault="00C56CEF"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C56CEF" w:rsidRPr="00BE0CA7" w:rsidRDefault="00C56CEF"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FRQ (CLK)</w:t>
            </w:r>
          </w:p>
        </w:tc>
        <w:tc>
          <w:tcPr>
            <w:tcW w:w="2410" w:type="dxa"/>
          </w:tcPr>
          <w:p w:rsidR="00C56CEF" w:rsidRDefault="00C56CEF" w:rsidP="00E15DD0">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E15DD0">
            <w:pPr>
              <w:rPr>
                <w:rFonts w:eastAsia="新細明體"/>
              </w:rPr>
            </w:pPr>
            <w:r>
              <w:rPr>
                <w:rFonts w:eastAsia="新細明體" w:hint="eastAsia"/>
                <w:sz w:val="20"/>
                <w:szCs w:val="20"/>
              </w:rPr>
              <w:t>(</w:t>
            </w:r>
            <w:proofErr w:type="spellStart"/>
            <w:r w:rsidRPr="002E27E6">
              <w:rPr>
                <w:rFonts w:eastAsia="新細明體" w:hint="eastAsia"/>
                <w:sz w:val="20"/>
                <w:szCs w:val="20"/>
              </w:rPr>
              <w:t>CmdLightSleep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4378" w:type="dxa"/>
          </w:tcPr>
          <w:p w:rsidR="00C56CEF" w:rsidRPr="00650B28" w:rsidRDefault="00C56CEF" w:rsidP="00650B28">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w:t>
            </w:r>
            <w:proofErr w:type="spellStart"/>
            <w:r>
              <w:rPr>
                <w:rFonts w:ascii="NimbusSanL-Bold" w:hAnsi="NimbusSanL-Bold"/>
                <w:sz w:val="22"/>
              </w:rPr>
              <w:t>Sleep</w:t>
            </w:r>
            <w:r>
              <w:rPr>
                <w:rFonts w:ascii="NimbusSanL-Bold" w:eastAsiaTheme="minorEastAsia" w:hAnsi="NimbusSanL-Bold" w:hint="eastAsia"/>
                <w:sz w:val="22"/>
              </w:rPr>
              <w:t>.Li</w:t>
            </w:r>
            <w:r>
              <w:rPr>
                <w:rFonts w:ascii="NimbusSanL-Bold" w:hAnsi="NimbusSanL-Bold"/>
                <w:sz w:val="22"/>
              </w:rPr>
              <w:t>ghtSleep</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Default="00C56CEF" w:rsidP="00183426">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0275C9">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sidRPr="000E0E23">
              <w:rPr>
                <w:rFonts w:ascii="NimbusSanL-Bold" w:eastAsiaTheme="minorEastAsia" w:hAnsi="NimbusSanL-Bold" w:hint="eastAsia"/>
                <w:sz w:val="20"/>
                <w:szCs w:val="20"/>
              </w:rPr>
              <w:t>ISO</w:t>
            </w:r>
          </w:p>
        </w:tc>
        <w:tc>
          <w:tcPr>
            <w:tcW w:w="4378" w:type="dxa"/>
          </w:tcPr>
          <w:p w:rsidR="00C56CEF" w:rsidRPr="00650B28" w:rsidRDefault="00C56CEF" w:rsidP="00E15DD0">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=1</w:t>
            </w:r>
          </w:p>
        </w:tc>
      </w:tr>
      <w:tr w:rsidR="00C56CEF" w:rsidRPr="002417D0" w:rsidTr="00C56CEF">
        <w:tc>
          <w:tcPr>
            <w:tcW w:w="1825" w:type="dxa"/>
          </w:tcPr>
          <w:p w:rsidR="00C56CEF" w:rsidRPr="00250136" w:rsidRDefault="00C56CEF" w:rsidP="00A5079F">
            <w:pPr>
              <w:rPr>
                <w:rFonts w:ascii="NimbusSanL-Bold" w:eastAsiaTheme="minorEastAsia" w:hAnsi="NimbusSanL-Bold"/>
                <w:color w:val="808080" w:themeColor="background1" w:themeShade="80"/>
                <w:sz w:val="22"/>
              </w:rPr>
            </w:pPr>
          </w:p>
        </w:tc>
        <w:tc>
          <w:tcPr>
            <w:tcW w:w="2410" w:type="dxa"/>
          </w:tcPr>
          <w:p w:rsidR="00C56CEF" w:rsidRPr="00250136" w:rsidRDefault="00C56CEF" w:rsidP="000275C9">
            <w:pPr>
              <w:rPr>
                <w:rFonts w:eastAsia="新細明體"/>
                <w:color w:val="808080" w:themeColor="background1" w:themeShade="80"/>
                <w:sz w:val="20"/>
                <w:szCs w:val="20"/>
              </w:rPr>
            </w:pPr>
            <w:proofErr w:type="spellStart"/>
            <w:r w:rsidRPr="00250136">
              <w:rPr>
                <w:rFonts w:eastAsiaTheme="minorEastAsia"/>
                <w:color w:val="808080" w:themeColor="background1" w:themeShade="80"/>
                <w:sz w:val="20"/>
                <w:szCs w:val="20"/>
              </w:rPr>
              <w:t>pcsn</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clk</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ack</w:t>
            </w:r>
            <w:proofErr w:type="spellEnd"/>
            <w:r w:rsidRPr="00250136">
              <w:rPr>
                <w:rFonts w:eastAsiaTheme="minorEastAsia" w:hint="eastAsia"/>
                <w:color w:val="808080" w:themeColor="background1" w:themeShade="80"/>
                <w:sz w:val="20"/>
                <w:szCs w:val="20"/>
              </w:rPr>
              <w:t>=1</w:t>
            </w:r>
          </w:p>
          <w:p w:rsidR="00C56CEF" w:rsidRPr="00250136" w:rsidRDefault="00C56CEF" w:rsidP="00887AB4">
            <w:pPr>
              <w:rPr>
                <w:rFonts w:eastAsia="新細明體"/>
                <w:color w:val="808080" w:themeColor="background1" w:themeShade="80"/>
                <w:sz w:val="20"/>
                <w:szCs w:val="20"/>
              </w:rPr>
            </w:pPr>
            <w:r w:rsidRPr="00250136">
              <w:rPr>
                <w:rFonts w:eastAsia="新細明體" w:hint="eastAsia"/>
                <w:color w:val="808080" w:themeColor="background1" w:themeShade="80"/>
                <w:sz w:val="20"/>
                <w:szCs w:val="20"/>
              </w:rPr>
              <w:t>(From*Sleep)</w:t>
            </w:r>
          </w:p>
        </w:tc>
        <w:tc>
          <w:tcPr>
            <w:tcW w:w="1701" w:type="dxa"/>
          </w:tcPr>
          <w:p w:rsidR="00C56CEF" w:rsidRPr="00250136" w:rsidRDefault="00C56CEF" w:rsidP="00A5079F">
            <w:pPr>
              <w:rPr>
                <w:color w:val="808080" w:themeColor="background1" w:themeShade="80"/>
              </w:rPr>
            </w:pPr>
            <w:r w:rsidRPr="00250136">
              <w:rPr>
                <w:rFonts w:ascii="NimbusSanL-Bold" w:hAnsi="NimbusSanL-Bold"/>
                <w:color w:val="808080" w:themeColor="background1" w:themeShade="80"/>
                <w:sz w:val="20"/>
                <w:szCs w:val="20"/>
              </w:rPr>
              <w:t>ACT</w:t>
            </w:r>
          </w:p>
        </w:tc>
        <w:tc>
          <w:tcPr>
            <w:tcW w:w="4378" w:type="dxa"/>
          </w:tcPr>
          <w:p w:rsidR="00C56CEF" w:rsidRPr="00250136" w:rsidRDefault="00C56CEF" w:rsidP="00E15DD0">
            <w:pPr>
              <w:rPr>
                <w:rFonts w:ascii="NimbusSanL-Bold" w:eastAsiaTheme="minorEastAsia" w:hAnsi="NimbusSanL-Bold"/>
                <w:color w:val="808080" w:themeColor="background1" w:themeShade="80"/>
                <w:sz w:val="22"/>
              </w:rPr>
            </w:pPr>
            <w:proofErr w:type="spellStart"/>
            <w:r w:rsidRPr="00250136">
              <w:rPr>
                <w:rFonts w:ascii="NimbusSanL-Bold" w:eastAsiaTheme="minorEastAsia" w:hAnsi="NimbusSanL-Bold" w:hint="eastAsia"/>
                <w:color w:val="808080" w:themeColor="background1" w:themeShade="80"/>
                <w:sz w:val="22"/>
              </w:rPr>
              <w:t>pcs_wakeup</w:t>
            </w:r>
            <w:proofErr w:type="spellEnd"/>
            <w:r w:rsidRPr="00250136">
              <w:rPr>
                <w:rFonts w:ascii="NimbusSanL-Bold" w:eastAsiaTheme="minorEastAsia" w:hAnsi="NimbusSanL-Bold" w:hint="eastAsia"/>
                <w:color w:val="808080" w:themeColor="background1" w:themeShade="80"/>
                <w:sz w:val="22"/>
              </w:rPr>
              <w:t>=1</w:t>
            </w:r>
          </w:p>
          <w:p w:rsidR="00C56CEF" w:rsidRPr="00250136" w:rsidRDefault="00C56CEF" w:rsidP="00E15DD0">
            <w:pPr>
              <w:rPr>
                <w:rFonts w:ascii="NimbusSanL-Bold" w:eastAsiaTheme="minorEastAsia" w:hAnsi="NimbusSanL-Bold"/>
                <w:color w:val="808080" w:themeColor="background1" w:themeShade="80"/>
                <w:sz w:val="22"/>
              </w:rPr>
            </w:pPr>
            <w:r w:rsidRPr="00250136">
              <w:rPr>
                <w:rFonts w:ascii="NimbusSanL-Bold" w:eastAsiaTheme="minorEastAsia" w:hAnsi="NimbusSanL-Bold" w:hint="eastAsia"/>
                <w:color w:val="808080" w:themeColor="background1" w:themeShade="80"/>
                <w:sz w:val="22"/>
              </w:rPr>
              <w:t>(</w:t>
            </w:r>
            <w:proofErr w:type="spellStart"/>
            <w:r w:rsidRPr="00250136">
              <w:rPr>
                <w:rFonts w:ascii="NimbusSanL-Bold" w:eastAsiaTheme="minorEastAsia" w:hAnsi="NimbusSanL-Bold"/>
                <w:color w:val="808080" w:themeColor="background1" w:themeShade="80"/>
                <w:sz w:val="22"/>
              </w:rPr>
              <w:t>pcsn_standby_</w:t>
            </w:r>
            <w:r w:rsidRPr="00250136">
              <w:rPr>
                <w:rFonts w:ascii="NimbusSanL-Bold" w:eastAsiaTheme="minorEastAsia" w:hAnsi="NimbusSanL-Bold" w:hint="eastAsia"/>
                <w:color w:val="808080" w:themeColor="background1" w:themeShade="80"/>
                <w:sz w:val="22"/>
              </w:rPr>
              <w:t>req</w:t>
            </w:r>
            <w:proofErr w:type="spellEnd"/>
            <w:r w:rsidRPr="00250136">
              <w:rPr>
                <w:rFonts w:ascii="NimbusSanL-Bold" w:eastAsiaTheme="minorEastAsia" w:hAnsi="NimbusSanL-Bold" w:hint="eastAsia"/>
                <w:color w:val="808080" w:themeColor="background1" w:themeShade="80"/>
                <w:sz w:val="22"/>
              </w:rPr>
              <w:t>=0)</w:t>
            </w:r>
          </w:p>
          <w:p w:rsidR="00C56CEF" w:rsidRPr="00250136" w:rsidRDefault="00C56CEF" w:rsidP="002417D0">
            <w:pPr>
              <w:rPr>
                <w:rFonts w:ascii="NimbusSanL-Bold" w:eastAsiaTheme="minorEastAsia" w:hAnsi="NimbusSanL-Bold"/>
                <w:color w:val="808080" w:themeColor="background1" w:themeShade="80"/>
                <w:sz w:val="22"/>
              </w:rPr>
            </w:pPr>
            <w:r w:rsidRPr="00250136">
              <w:rPr>
                <w:rFonts w:ascii="NimbusSanL-Bold" w:eastAsiaTheme="minorEastAsia" w:hAnsi="NimbusSanL-Bold"/>
                <w:color w:val="808080" w:themeColor="background1" w:themeShade="80"/>
                <w:sz w:val="22"/>
              </w:rPr>
              <w:t>PCS_STATUS</w:t>
            </w:r>
            <w:r w:rsidRPr="00250136">
              <w:rPr>
                <w:rFonts w:ascii="NimbusSanL-Bold" w:eastAsiaTheme="minorEastAsia" w:hAnsi="NimbusSanL-Bold" w:hint="eastAsia"/>
                <w:color w:val="808080" w:themeColor="background1" w:themeShade="80"/>
                <w:sz w:val="22"/>
              </w:rPr>
              <w:t xml:space="preserve"> = </w:t>
            </w:r>
            <w:proofErr w:type="spellStart"/>
            <w:r w:rsidRPr="00250136">
              <w:rPr>
                <w:rFonts w:ascii="NimbusSanL-Bold" w:eastAsiaTheme="minorEastAsia" w:hAnsi="NimbusSanL-Bold" w:hint="eastAsia"/>
                <w:color w:val="808080" w:themeColor="background1" w:themeShade="80"/>
                <w:sz w:val="22"/>
              </w:rPr>
              <w:t>Active.wakeup_event_vector</w:t>
            </w:r>
            <w:proofErr w:type="spellEnd"/>
          </w:p>
        </w:tc>
      </w:tr>
      <w:tr w:rsidR="00C56CEF" w:rsidRPr="002417D0" w:rsidTr="00C56CEF">
        <w:tc>
          <w:tcPr>
            <w:tcW w:w="1825" w:type="dxa"/>
          </w:tcPr>
          <w:p w:rsidR="00C56CEF" w:rsidRPr="00FD6A87" w:rsidRDefault="00C56CEF" w:rsidP="00C0078C">
            <w:pPr>
              <w:rPr>
                <w:rFonts w:ascii="NimbusSanL-Bold" w:eastAsiaTheme="minorEastAsia" w:hAnsi="NimbusSanL-Bold"/>
                <w:sz w:val="22"/>
              </w:rPr>
            </w:pPr>
          </w:p>
        </w:tc>
        <w:tc>
          <w:tcPr>
            <w:tcW w:w="2410" w:type="dxa"/>
          </w:tcPr>
          <w:p w:rsidR="00C56CEF" w:rsidRDefault="00C56CEF" w:rsidP="00C0078C">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=1</w:t>
            </w:r>
          </w:p>
          <w:p w:rsidR="00C56CEF" w:rsidRPr="00183426" w:rsidRDefault="00C56CEF" w:rsidP="00C0078C">
            <w:pPr>
              <w:rPr>
                <w:rFonts w:eastAsia="新細明體"/>
                <w:sz w:val="20"/>
                <w:szCs w:val="20"/>
              </w:rPr>
            </w:pPr>
            <w:r>
              <w:rPr>
                <w:rFonts w:eastAsia="新細明體" w:hint="eastAsia"/>
                <w:sz w:val="20"/>
                <w:szCs w:val="20"/>
              </w:rPr>
              <w:t>(From*</w:t>
            </w:r>
            <w:r w:rsidRPr="002E27E6">
              <w:rPr>
                <w:rFonts w:eastAsia="新細明體" w:hint="eastAsia"/>
                <w:sz w:val="20"/>
                <w:szCs w:val="20"/>
              </w:rPr>
              <w:t>Sleep</w:t>
            </w:r>
            <w:r>
              <w:rPr>
                <w:rFonts w:eastAsia="新細明體" w:hint="eastAsia"/>
                <w:sz w:val="20"/>
                <w:szCs w:val="20"/>
              </w:rPr>
              <w:t>)</w:t>
            </w:r>
          </w:p>
        </w:tc>
        <w:tc>
          <w:tcPr>
            <w:tcW w:w="1701" w:type="dxa"/>
          </w:tcPr>
          <w:p w:rsidR="00C56CEF" w:rsidRDefault="00C56CEF" w:rsidP="00C0078C">
            <w:r w:rsidRPr="00FD6A87">
              <w:rPr>
                <w:rFonts w:ascii="NimbusSanL-Bold" w:eastAsiaTheme="minorEastAsia" w:hAnsi="NimbusSanL-Bold" w:hint="eastAsia"/>
                <w:sz w:val="22"/>
              </w:rPr>
              <w:t>WAIT</w:t>
            </w:r>
            <w:r>
              <w:rPr>
                <w:rFonts w:ascii="NimbusSanL-Bold" w:eastAsiaTheme="minorEastAsia" w:hAnsi="NimbusSanL-Bold" w:hint="eastAsia"/>
                <w:sz w:val="22"/>
              </w:rPr>
              <w:t>_STBY</w:t>
            </w:r>
          </w:p>
        </w:tc>
        <w:tc>
          <w:tcPr>
            <w:tcW w:w="4378" w:type="dxa"/>
          </w:tcPr>
          <w:p w:rsidR="00C56CEF" w:rsidRPr="002417D0" w:rsidRDefault="00C56CEF" w:rsidP="00C0078C">
            <w:pPr>
              <w:rPr>
                <w:rFonts w:ascii="NimbusSanL-Bold" w:eastAsiaTheme="minorEastAsia" w:hAnsi="NimbusSanL-Bold"/>
                <w:sz w:val="22"/>
              </w:rPr>
            </w:pPr>
            <w:proofErr w:type="spellStart"/>
            <w:r w:rsidRPr="002417D0">
              <w:rPr>
                <w:rFonts w:ascii="NimbusSanL-Bold" w:eastAsiaTheme="minorEastAsia" w:hAnsi="NimbusSanL-Bold"/>
                <w:sz w:val="22"/>
              </w:rPr>
              <w:t>pcsn_standby_</w:t>
            </w:r>
            <w:r>
              <w:rPr>
                <w:rFonts w:ascii="NimbusSanL-Bold" w:eastAsiaTheme="minorEastAsia" w:hAnsi="NimbusSanL-Bold" w:hint="eastAsia"/>
                <w:sz w:val="22"/>
              </w:rPr>
              <w:t>req</w:t>
            </w:r>
            <w:proofErr w:type="spellEnd"/>
            <w:r>
              <w:rPr>
                <w:rFonts w:ascii="NimbusSanL-Bold" w:eastAsiaTheme="minorEastAsia" w:hAnsi="NimbusSanL-Bold" w:hint="eastAsia"/>
                <w:sz w:val="22"/>
              </w:rPr>
              <w:t>=0</w:t>
            </w:r>
          </w:p>
        </w:tc>
      </w:tr>
      <w:tr w:rsidR="00C56CEF" w:rsidTr="00C56CEF">
        <w:tc>
          <w:tcPr>
            <w:tcW w:w="1825" w:type="dxa"/>
          </w:tcPr>
          <w:p w:rsidR="00C56CEF" w:rsidRDefault="00C56CEF" w:rsidP="00A5079F">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A5079F">
            <w:pPr>
              <w:rPr>
                <w:rFonts w:eastAsia="新細明體"/>
              </w:rPr>
            </w:pPr>
            <w:r>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t>ISO</w:t>
            </w:r>
          </w:p>
        </w:tc>
        <w:tc>
          <w:tcPr>
            <w:tcW w:w="2410" w:type="dxa"/>
          </w:tcPr>
          <w:p w:rsidR="00C56CEF" w:rsidRDefault="00C56CEF"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A5079F">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F77E56" w:rsidRDefault="00C56CEF" w:rsidP="00A5079F">
            <w:pPr>
              <w:rPr>
                <w:rFonts w:eastAsia="新細明體"/>
                <w:sz w:val="20"/>
                <w:szCs w:val="20"/>
              </w:rPr>
            </w:pPr>
            <w:r w:rsidRPr="00F77E56">
              <w:rPr>
                <w:rFonts w:eastAsia="新細明體" w:hint="eastAsia"/>
                <w:sz w:val="20"/>
                <w:szCs w:val="20"/>
              </w:rPr>
              <w:t>RET</w:t>
            </w:r>
          </w:p>
        </w:tc>
        <w:tc>
          <w:tcPr>
            <w:tcW w:w="4378" w:type="dxa"/>
          </w:tcPr>
          <w:p w:rsidR="00C56CEF" w:rsidRPr="00650B28" w:rsidRDefault="00C56CEF" w:rsidP="00887AB4">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F77E56">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lastRenderedPageBreak/>
              <w:t>RET</w:t>
            </w:r>
            <w:r w:rsidRPr="00FD6A87">
              <w:rPr>
                <w:rFonts w:ascii="NimbusSanL-Bold" w:eastAsiaTheme="minorEastAsia" w:hAnsi="NimbusSanL-Bold" w:hint="eastAsia"/>
                <w:sz w:val="22"/>
              </w:rPr>
              <w:t>EN</w:t>
            </w:r>
          </w:p>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4325EE" w:rsidRDefault="00C56CEF" w:rsidP="00A5079F">
            <w:pPr>
              <w:rPr>
                <w:rFonts w:eastAsia="新細明體"/>
                <w:sz w:val="20"/>
                <w:szCs w:val="20"/>
              </w:rPr>
            </w:pPr>
            <w:r w:rsidRPr="004325EE">
              <w:rPr>
                <w:rFonts w:eastAsia="新細明體" w:hint="eastAsia"/>
                <w:sz w:val="20"/>
                <w:szCs w:val="20"/>
              </w:rPr>
              <w:t>RST</w:t>
            </w:r>
          </w:p>
        </w:tc>
        <w:tc>
          <w:tcPr>
            <w:tcW w:w="4378" w:type="dxa"/>
          </w:tcPr>
          <w:p w:rsidR="00863DD7" w:rsidRDefault="00863DD7" w:rsidP="00A5079F">
            <w:pPr>
              <w:rPr>
                <w:rFonts w:eastAsia="新細明體"/>
                <w:sz w:val="20"/>
                <w:szCs w:val="20"/>
              </w:rPr>
            </w:pPr>
            <w:r>
              <w:rPr>
                <w:rFonts w:eastAsia="新細明體" w:hint="eastAsia"/>
                <w:sz w:val="20"/>
                <w:szCs w:val="20"/>
              </w:rPr>
              <w:t>(delay 1 cycle)</w:t>
            </w:r>
          </w:p>
          <w:p w:rsidR="00863DD7" w:rsidRPr="00863DD7"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56CEF" w:rsidTr="00C56CEF">
        <w:tc>
          <w:tcPr>
            <w:tcW w:w="1825" w:type="dxa"/>
          </w:tcPr>
          <w:p w:rsidR="00C56CEF" w:rsidRDefault="00C56CEF" w:rsidP="00A5079F"/>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4325EE">
              <w:rPr>
                <w:rFonts w:eastAsia="新細明體" w:hint="eastAsia"/>
                <w:sz w:val="20"/>
                <w:szCs w:val="20"/>
              </w:rPr>
              <w:t>ISO</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=0</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VOL (PWR)</w:t>
            </w: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=0</w:t>
            </w:r>
          </w:p>
          <w:p w:rsidR="00C56CEF" w:rsidRDefault="00C56CEF" w:rsidP="00887AB4">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66791C" w:rsidRDefault="00C56CEF" w:rsidP="00650B28">
            <w:pPr>
              <w:rPr>
                <w:rFonts w:ascii="NimbusSanL-Bold" w:eastAsiaTheme="minorEastAsia" w:hAnsi="NimbusSanL-Bold"/>
                <w:sz w:val="22"/>
              </w:rPr>
            </w:pPr>
            <w:r>
              <w:rPr>
                <w:rFonts w:ascii="NimbusSanL-Bold" w:hAnsi="NimbusSanL-Bold"/>
                <w:sz w:val="22"/>
              </w:rPr>
              <w:t>D</w:t>
            </w:r>
            <w:r>
              <w:rPr>
                <w:rFonts w:ascii="NimbusSanL-Bold" w:eastAsiaTheme="minorEastAsia" w:hAnsi="NimbusSanL-Bold" w:hint="eastAsia"/>
                <w:sz w:val="22"/>
              </w:rPr>
              <w:t>EEP_</w:t>
            </w:r>
            <w:r>
              <w:rPr>
                <w:rFonts w:ascii="NimbusSanL-Bold" w:hAnsi="NimbusSanL-Bold"/>
                <w:sz w:val="22"/>
              </w:rPr>
              <w:t>SLEEP</w:t>
            </w:r>
          </w:p>
        </w:tc>
        <w:tc>
          <w:tcPr>
            <w:tcW w:w="4378" w:type="dxa"/>
          </w:tcPr>
          <w:p w:rsidR="00C56CEF" w:rsidRPr="00650B28" w:rsidRDefault="00C56CEF" w:rsidP="00E15DD0">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 xml:space="preserve"> = </w:t>
            </w:r>
            <w:proofErr w:type="spellStart"/>
            <w:r>
              <w:rPr>
                <w:rFonts w:ascii="NimbusSanL-Bold" w:hAnsi="NimbusSanL-Bold"/>
                <w:sz w:val="22"/>
              </w:rPr>
              <w:t>Sleep</w:t>
            </w:r>
            <w:r>
              <w:rPr>
                <w:rFonts w:ascii="NimbusSanL-Bold" w:eastAsiaTheme="minorEastAsia" w:hAnsi="NimbusSanL-Bold" w:hint="eastAsia"/>
                <w:sz w:val="22"/>
              </w:rPr>
              <w:t>.Deep</w:t>
            </w:r>
            <w:r>
              <w:rPr>
                <w:rFonts w:ascii="NimbusSanL-Bold" w:hAnsi="NimbusSanL-Bold"/>
                <w:sz w:val="22"/>
              </w:rPr>
              <w:t>Sleep</w:t>
            </w:r>
            <w:proofErr w:type="spellEnd"/>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=1</w:t>
            </w:r>
          </w:p>
          <w:p w:rsidR="00C56CEF" w:rsidRDefault="00C56CEF" w:rsidP="00887AB4">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2D5611">
              <w:rPr>
                <w:rFonts w:ascii="NimbusSanL-Bold" w:eastAsiaTheme="minorEastAsia" w:hAnsi="NimbusSanL-Bold" w:hint="eastAsia"/>
                <w:sz w:val="20"/>
                <w:szCs w:val="20"/>
              </w:rPr>
              <w:t>RST</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tc>
      </w:tr>
      <w:tr w:rsidR="00C56CEF" w:rsidTr="00C56CEF">
        <w:tc>
          <w:tcPr>
            <w:tcW w:w="1825" w:type="dxa"/>
          </w:tcPr>
          <w:p w:rsidR="00C56CEF" w:rsidRPr="0066791C" w:rsidRDefault="00C56CEF" w:rsidP="00A5079F">
            <w:pPr>
              <w:rPr>
                <w:rFonts w:ascii="NimbusSanL-Bold" w:eastAsiaTheme="minorEastAsia" w:hAnsi="NimbusSanL-Bold"/>
                <w:sz w:val="22"/>
              </w:rPr>
            </w:pPr>
            <w:r>
              <w:rPr>
                <w:rFonts w:ascii="NimbusSanL-Bold" w:hAnsi="NimbusSanL-Bold"/>
                <w:sz w:val="22"/>
              </w:rPr>
              <w:t>D</w:t>
            </w:r>
            <w:r>
              <w:rPr>
                <w:rFonts w:ascii="NimbusSanL-Bold" w:eastAsiaTheme="minorEastAsia" w:hAnsi="NimbusSanL-Bold" w:hint="eastAsia"/>
                <w:sz w:val="22"/>
              </w:rPr>
              <w:t>EEP_</w:t>
            </w:r>
            <w:r>
              <w:rPr>
                <w:rFonts w:ascii="NimbusSanL-Bold" w:hAnsi="NimbusSanL-Bold"/>
                <w:sz w:val="22"/>
              </w:rPr>
              <w:t>SLEEP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E15DD0">
            <w:pPr>
              <w:rPr>
                <w:rFonts w:eastAsia="新細明體"/>
              </w:rPr>
            </w:pPr>
            <w:r>
              <w:rPr>
                <w:rFonts w:ascii="NimbusSanL-Bold" w:eastAsiaTheme="minorEastAsia" w:hAnsi="NimbusSanL-Bold" w:hint="eastAsia"/>
                <w:sz w:val="20"/>
                <w:szCs w:val="20"/>
              </w:rPr>
              <w:t>PWR</w:t>
            </w:r>
          </w:p>
        </w:tc>
        <w:tc>
          <w:tcPr>
            <w:tcW w:w="4378" w:type="dxa"/>
          </w:tcPr>
          <w:p w:rsidR="00C56CEF" w:rsidRPr="00650B28" w:rsidRDefault="00C56CEF"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bl>
    <w:p w:rsidR="007E17FF" w:rsidRDefault="007E17FF" w:rsidP="00E15DD0">
      <w:pPr>
        <w:rPr>
          <w:rFonts w:eastAsia="新細明體"/>
        </w:rPr>
      </w:pPr>
    </w:p>
    <w:p w:rsidR="00B304AF" w:rsidRDefault="005B174A" w:rsidP="00E15DD0">
      <w:pPr>
        <w:rPr>
          <w:rFonts w:eastAsia="新細明體"/>
        </w:rPr>
      </w:pPr>
      <w:r>
        <w:rPr>
          <w:rFonts w:eastAsia="新細明體" w:hint="eastAsia"/>
          <w:noProof/>
        </w:rPr>
        <mc:AlternateContent>
          <mc:Choice Requires="wpc">
            <w:drawing>
              <wp:inline distT="0" distB="0" distL="0" distR="0" wp14:anchorId="2EED977F" wp14:editId="6BD99C74">
                <wp:extent cx="5486400" cy="3200400"/>
                <wp:effectExtent l="0" t="0" r="0" b="57150"/>
                <wp:docPr id="321" name="畫布 3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圖片 18"/>
                          <pic:cNvPicPr>
                            <a:picLocks noChangeAspect="1"/>
                          </pic:cNvPicPr>
                        </pic:nvPicPr>
                        <pic:blipFill>
                          <a:blip r:embed="rId23"/>
                          <a:stretch>
                            <a:fillRect/>
                          </a:stretch>
                        </pic:blipFill>
                        <pic:spPr>
                          <a:xfrm>
                            <a:off x="180000" y="180000"/>
                            <a:ext cx="5066667" cy="3085714"/>
                          </a:xfrm>
                          <a:prstGeom prst="rect">
                            <a:avLst/>
                          </a:prstGeom>
                        </pic:spPr>
                      </pic:pic>
                    </wpc:wpc>
                  </a:graphicData>
                </a:graphic>
              </wp:inline>
            </w:drawing>
          </mc:Choice>
          <mc:Fallback>
            <w:pict>
              <v:group id="畫布 321"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">
                <v:shape id="_x0000_s1027" type="#_x0000_t75" style="position:absolute;width:54864;height:32004;visibility:visible;mso-wrap-style:square">
                  <v:fill o:detectmouseclick="t"/>
                  <v:path o:connecttype="none"/>
                </v:shape>
                <v:shape id="圖片 18" o:spid="_x0000_s1028" type="#_x0000_t75" style="position:absolute;left:1800;top:1800;width:50666;height:30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40Y/AAAAA2wAAAA8AAABkcnMvZG93bnJldi54bWxEj0GLwkAMhe8L/ochgrd1qhSRrqOIIIg3&#10;6yIeQyfbFjuZ2hlr/ffmIOwt4b2892W1GVyjeupC7dnAbJqAIi68rbk08Hvefy9BhYhssfFMBl4U&#10;YLMefa0ws/7JJ+rzWCoJ4ZChgSrGNtM6FBU5DFPfEov25zuHUdau1LbDp4S7Rs+TZKEd1iwNFba0&#10;q6i45Q9nIL3qy5XP6eyo8yLcH326IDoYMxkP2x9QkYb4b/5cH6zgC6z8IgPo9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HjRj8AAAADbAAAADwAAAAAAAAAAAAAAAACfAgAA&#10;ZHJzL2Rvd25yZXYueG1sUEsFBgAAAAAEAAQA9wAAAIwDAAAAAA==&#10;">
                  <v:imagedata r:id="rId24" o:title=""/>
                  <v:path arrowok="t"/>
                </v:shape>
                <w10:anchorlock/>
              </v:group>
            </w:pict>
          </mc:Fallback>
        </mc:AlternateContent>
      </w:r>
    </w:p>
    <w:p w:rsidR="00B304AF" w:rsidRPr="004D3034" w:rsidRDefault="00DB2715" w:rsidP="00DB2715">
      <w:pPr>
        <w:jc w:val="center"/>
        <w:rPr>
          <w:rFonts w:eastAsia="新細明體"/>
        </w:rPr>
      </w:pPr>
      <w:bookmarkStart w:id="299" w:name="_Toc8026686"/>
      <w:proofErr w:type="gramStart"/>
      <w:r>
        <w:t xml:space="preserve">Figure </w:t>
      </w:r>
      <w:r w:rsidR="00894EFA">
        <w:fldChar w:fldCharType="begin"/>
      </w:r>
      <w:r w:rsidR="00894EFA">
        <w:instrText xml:space="preserve"> SEQ Figure \* ARABIC </w:instrText>
      </w:r>
      <w:r w:rsidR="00894EFA">
        <w:fldChar w:fldCharType="separate"/>
      </w:r>
      <w:r w:rsidR="00EF63D1">
        <w:rPr>
          <w:noProof/>
        </w:rPr>
        <w:t>8</w:t>
      </w:r>
      <w:r w:rsidR="00894EFA">
        <w:rPr>
          <w:noProof/>
        </w:rPr>
        <w:fldChar w:fldCharType="end"/>
      </w:r>
      <w:r>
        <w:rPr>
          <w:rFonts w:eastAsiaTheme="minorEastAsia"/>
        </w:rPr>
        <w:t>.</w:t>
      </w:r>
      <w:proofErr w:type="gramEnd"/>
      <w:r>
        <w:rPr>
          <w:rFonts w:eastAsiaTheme="minorEastAsia"/>
        </w:rPr>
        <w:t xml:space="preserve"> </w:t>
      </w:r>
      <w:r>
        <w:rPr>
          <w:rFonts w:eastAsiaTheme="minorEastAsia" w:hint="eastAsia"/>
        </w:rPr>
        <w:t>FSM</w:t>
      </w:r>
      <w:bookmarkEnd w:id="299"/>
    </w:p>
    <w:p w:rsidR="00E15DD0" w:rsidRPr="004D3034" w:rsidRDefault="00E15DD0" w:rsidP="00E15DD0">
      <w:pPr>
        <w:pStyle w:val="1"/>
        <w:pageBreakBefore/>
        <w:tabs>
          <w:tab w:val="num" w:pos="480"/>
        </w:tabs>
        <w:spacing w:before="406" w:after="203"/>
        <w:ind w:left="0"/>
        <w:rPr>
          <w:rFonts w:eastAsia="新細明體"/>
        </w:rPr>
      </w:pPr>
      <w:bookmarkStart w:id="300" w:name="_Toc8026629"/>
      <w:r w:rsidRPr="004D3034">
        <w:rPr>
          <w:rFonts w:eastAsia="新細明體" w:hint="eastAsia"/>
        </w:rPr>
        <w:lastRenderedPageBreak/>
        <w:t>Programming Model</w:t>
      </w:r>
      <w:bookmarkEnd w:id="300"/>
    </w:p>
    <w:p w:rsidR="00E15DD0" w:rsidRPr="004D3034" w:rsidRDefault="00E15DD0" w:rsidP="00E15DD0">
      <w:pPr>
        <w:pStyle w:val="21"/>
        <w:spacing w:before="203"/>
        <w:rPr>
          <w:rFonts w:eastAsia="新細明體"/>
        </w:rPr>
      </w:pPr>
      <w:bookmarkStart w:id="301" w:name="_Toc8026630"/>
      <w:r w:rsidRPr="004D3034">
        <w:rPr>
          <w:rFonts w:eastAsia="新細明體" w:hint="eastAsia"/>
        </w:rPr>
        <w:t>Summary of Registers</w:t>
      </w:r>
      <w:bookmarkEnd w:id="301"/>
    </w:p>
    <w:p w:rsidR="00E15DD0" w:rsidRDefault="00E15DD0" w:rsidP="00E15DD0">
      <w:pPr>
        <w:rPr>
          <w:rFonts w:eastAsia="新細明體"/>
        </w:rPr>
      </w:pPr>
      <w:r>
        <w:rPr>
          <w:rFonts w:eastAsia="新細明體"/>
        </w:rPr>
        <w:fldChar w:fldCharType="begin"/>
      </w:r>
      <w:r>
        <w:rPr>
          <w:rFonts w:eastAsia="新細明體"/>
        </w:rPr>
        <w:instrText xml:space="preserve"> </w:instrText>
      </w:r>
      <w:r>
        <w:rPr>
          <w:rFonts w:eastAsia="新細明體" w:hint="eastAsia"/>
        </w:rPr>
        <w:instrText>REF _Ref378089545 \h</w:instrText>
      </w:r>
      <w:r>
        <w:rPr>
          <w:rFonts w:eastAsia="新細明體"/>
        </w:rPr>
        <w:instrText xml:space="preserve"> </w:instrText>
      </w:r>
      <w:r>
        <w:rPr>
          <w:rFonts w:eastAsia="新細明體"/>
        </w:rPr>
      </w:r>
      <w:r>
        <w:rPr>
          <w:rFonts w:eastAsia="新細明體"/>
        </w:rPr>
        <w:fldChar w:fldCharType="separate"/>
      </w:r>
      <w:r w:rsidR="00EF63D1">
        <w:t xml:space="preserve">Table </w:t>
      </w:r>
      <w:r w:rsidR="00EF63D1">
        <w:rPr>
          <w:noProof/>
        </w:rPr>
        <w:t>6</w:t>
      </w:r>
      <w:r>
        <w:rPr>
          <w:rFonts w:eastAsia="新細明體"/>
        </w:rPr>
        <w:fldChar w:fldCharType="end"/>
      </w:r>
      <w:r>
        <w:rPr>
          <w:rFonts w:eastAsia="新細明體" w:hint="eastAsia"/>
        </w:rPr>
        <w:t xml:space="preserve"> </w:t>
      </w:r>
      <w:r w:rsidR="00115FE2">
        <w:rPr>
          <w:rFonts w:eastAsia="新細明體" w:hint="eastAsia"/>
        </w:rPr>
        <w:t>provides a summary of registers</w:t>
      </w:r>
      <w:r>
        <w:rPr>
          <w:rFonts w:eastAsia="新細明體" w:hint="eastAsia"/>
        </w:rPr>
        <w:t>.</w:t>
      </w:r>
    </w:p>
    <w:p w:rsidR="00E15DD0" w:rsidRDefault="00E15DD0" w:rsidP="00E15DD0">
      <w:pPr>
        <w:rPr>
          <w:rFonts w:eastAsia="新細明體"/>
        </w:rPr>
      </w:pPr>
    </w:p>
    <w:p w:rsidR="00E15DD0" w:rsidRDefault="00E15DD0" w:rsidP="00E15DD0">
      <w:pPr>
        <w:pStyle w:val="aa"/>
        <w:rPr>
          <w:rFonts w:eastAsia="新細明體"/>
        </w:rPr>
      </w:pPr>
      <w:bookmarkStart w:id="302" w:name="_Ref378089545"/>
      <w:bookmarkStart w:id="303" w:name="_Toc378093274"/>
      <w:bookmarkStart w:id="304" w:name="_Toc408389349"/>
      <w:bookmarkStart w:id="305" w:name="_Toc8026675"/>
      <w:proofErr w:type="gramStart"/>
      <w:r>
        <w:t xml:space="preserve">Table </w:t>
      </w:r>
      <w:r w:rsidR="00894EFA">
        <w:fldChar w:fldCharType="begin"/>
      </w:r>
      <w:r w:rsidR="00894EFA">
        <w:instrText xml:space="preserve"> SEQ Table \* ARABIC </w:instrText>
      </w:r>
      <w:r w:rsidR="00894EFA">
        <w:fldChar w:fldCharType="separate"/>
      </w:r>
      <w:r w:rsidR="00EF63D1">
        <w:rPr>
          <w:noProof/>
        </w:rPr>
        <w:t>6</w:t>
      </w:r>
      <w:r w:rsidR="00894EFA">
        <w:rPr>
          <w:noProof/>
        </w:rPr>
        <w:fldChar w:fldCharType="end"/>
      </w:r>
      <w:bookmarkEnd w:id="302"/>
      <w:r w:rsidRPr="00BA17B9">
        <w:rPr>
          <w:rFonts w:eastAsia="新細明體" w:hint="eastAsia"/>
        </w:rPr>
        <w:t>.</w:t>
      </w:r>
      <w:proofErr w:type="gramEnd"/>
      <w:r w:rsidRPr="00BA17B9">
        <w:rPr>
          <w:rFonts w:eastAsia="新細明體" w:hint="eastAsia"/>
        </w:rPr>
        <w:t xml:space="preserve"> </w:t>
      </w:r>
      <w:r>
        <w:rPr>
          <w:rFonts w:eastAsia="新細明體" w:hint="eastAsia"/>
        </w:rPr>
        <w:t>Register Summary</w:t>
      </w:r>
      <w:bookmarkEnd w:id="303"/>
      <w:bookmarkEnd w:id="304"/>
      <w:bookmarkEnd w:id="305"/>
    </w:p>
    <w:tbl>
      <w:tblPr>
        <w:tblW w:w="10372" w:type="dxa"/>
        <w:tblInd w:w="57" w:type="dxa"/>
        <w:tblLayout w:type="fixed"/>
        <w:tblCellMar>
          <w:left w:w="57" w:type="dxa"/>
          <w:right w:w="0" w:type="dxa"/>
        </w:tblCellMar>
        <w:tblLook w:val="0000" w:firstRow="0" w:lastRow="0" w:firstColumn="0" w:lastColumn="0" w:noHBand="0" w:noVBand="0"/>
      </w:tblPr>
      <w:tblGrid>
        <w:gridCol w:w="1843"/>
        <w:gridCol w:w="5812"/>
        <w:gridCol w:w="992"/>
        <w:gridCol w:w="1725"/>
      </w:tblGrid>
      <w:tr w:rsidR="00E15DD0" w:rsidRPr="000949A5" w:rsidTr="00CE1692">
        <w:trPr>
          <w:tblHeader/>
        </w:trPr>
        <w:tc>
          <w:tcPr>
            <w:tcW w:w="1843" w:type="dxa"/>
            <w:tcBorders>
              <w:top w:val="single" w:sz="12" w:space="0" w:color="0000FF"/>
              <w:bottom w:val="single" w:sz="12" w:space="0" w:color="0000FF"/>
            </w:tcBorders>
            <w:shd w:val="clear" w:color="auto" w:fill="auto"/>
            <w:vAlign w:val="center"/>
          </w:tcPr>
          <w:p w:rsidR="00E15DD0" w:rsidRPr="005D3831" w:rsidRDefault="00E15DD0" w:rsidP="00F10D7A">
            <w:pPr>
              <w:pStyle w:val="TableContent-Left"/>
              <w:rPr>
                <w:rFonts w:eastAsiaTheme="minorEastAsia"/>
              </w:rPr>
            </w:pPr>
            <w:proofErr w:type="gramStart"/>
            <w:r>
              <w:t>Address</w:t>
            </w:r>
            <w:r w:rsidR="005D3831">
              <w:rPr>
                <w:rFonts w:eastAsiaTheme="minorEastAsia" w:hint="eastAsia"/>
              </w:rPr>
              <w:t>[</w:t>
            </w:r>
            <w:proofErr w:type="gramEnd"/>
            <w:r w:rsidR="005D3831">
              <w:rPr>
                <w:rFonts w:eastAsiaTheme="minorEastAsia" w:hint="eastAsia"/>
              </w:rPr>
              <w:t>:0]</w:t>
            </w:r>
          </w:p>
        </w:tc>
        <w:tc>
          <w:tcPr>
            <w:tcW w:w="581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Description</w:t>
            </w:r>
          </w:p>
        </w:tc>
        <w:tc>
          <w:tcPr>
            <w:tcW w:w="99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Type</w:t>
            </w:r>
          </w:p>
        </w:tc>
        <w:tc>
          <w:tcPr>
            <w:tcW w:w="1725" w:type="dxa"/>
            <w:tcBorders>
              <w:top w:val="single" w:sz="12" w:space="0" w:color="0000FF"/>
              <w:bottom w:val="single" w:sz="12" w:space="0" w:color="0000FF"/>
            </w:tcBorders>
            <w:shd w:val="clear" w:color="auto" w:fill="auto"/>
            <w:vAlign w:val="center"/>
          </w:tcPr>
          <w:p w:rsidR="00E15DD0" w:rsidRPr="000949A5" w:rsidRDefault="00E15DD0" w:rsidP="00F10D7A">
            <w:pPr>
              <w:pStyle w:val="TableContent-Left"/>
            </w:pPr>
            <w:r w:rsidRPr="000949A5">
              <w:t>Reset</w:t>
            </w: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3C39E8" w:rsidRDefault="00FA586E" w:rsidP="00F10D7A">
            <w:pPr>
              <w:pStyle w:val="TableContent-Left"/>
              <w:jc w:val="center"/>
              <w:rPr>
                <w:rFonts w:eastAsia="新細明體"/>
              </w:rPr>
            </w:pPr>
            <w:r>
              <w:rPr>
                <w:rFonts w:eastAsia="新細明體" w:hint="eastAsia"/>
              </w:rPr>
              <w:t>ID,</w:t>
            </w:r>
            <w:r w:rsidR="00E15DD0" w:rsidRPr="003C39E8">
              <w:rPr>
                <w:rFonts w:eastAsia="新細明體" w:hint="eastAsia"/>
              </w:rPr>
              <w:t xml:space="preserve"> revision</w:t>
            </w:r>
            <w:r>
              <w:rPr>
                <w:rFonts w:eastAsia="新細明體" w:hint="eastAsia"/>
              </w:rPr>
              <w:t xml:space="preserve"> and configuration</w:t>
            </w:r>
            <w:r w:rsidR="00E15DD0" w:rsidRPr="003C39E8">
              <w:rPr>
                <w:rFonts w:eastAsia="新細明體" w:hint="eastAsia"/>
              </w:rPr>
              <w:t xml:space="preserve"> register</w:t>
            </w:r>
          </w:p>
        </w:tc>
      </w:tr>
      <w:tr w:rsidR="00430893" w:rsidTr="00CE1692">
        <w:tc>
          <w:tcPr>
            <w:tcW w:w="1843" w:type="dxa"/>
            <w:tcBorders>
              <w:top w:val="single" w:sz="12" w:space="0" w:color="0000FF"/>
              <w:bottom w:val="single" w:sz="4" w:space="0" w:color="0000FF"/>
            </w:tcBorders>
            <w:shd w:val="clear" w:color="auto" w:fill="auto"/>
            <w:vAlign w:val="center"/>
          </w:tcPr>
          <w:p w:rsidR="00430893" w:rsidRPr="00124FF1" w:rsidRDefault="00430893" w:rsidP="00124FF1">
            <w:pPr>
              <w:pStyle w:val="TableContent-Left"/>
              <w:rPr>
                <w:rFonts w:hint="eastAsia"/>
                <w:b w:val="0"/>
                <w:color w:val="000000" w:themeColor="text1"/>
              </w:rPr>
            </w:pPr>
            <w:r w:rsidRPr="00124FF1">
              <w:rPr>
                <w:b w:val="0"/>
                <w:color w:val="000000" w:themeColor="text1"/>
              </w:rPr>
              <w:t>+0x00</w:t>
            </w:r>
            <w:ins w:id="306" w:author="Chevy Chia-Wei Hsu(許家瑋)" w:date="2019-05-06T08:46:00Z">
              <w:r w:rsidR="00124FF1" w:rsidRPr="00124FF1">
                <w:rPr>
                  <w:rFonts w:eastAsiaTheme="minorEastAsia" w:hint="eastAsia"/>
                  <w:b w:val="0"/>
                  <w:color w:val="000000" w:themeColor="text1"/>
                </w:rPr>
                <w:t xml:space="preserve"> </w:t>
              </w:r>
            </w:ins>
          </w:p>
        </w:tc>
        <w:tc>
          <w:tcPr>
            <w:tcW w:w="5812" w:type="dxa"/>
            <w:tcBorders>
              <w:top w:val="single" w:sz="12" w:space="0" w:color="0000FF"/>
              <w:bottom w:val="single" w:sz="4" w:space="0" w:color="0000FF"/>
            </w:tcBorders>
            <w:shd w:val="clear" w:color="auto" w:fill="auto"/>
            <w:vAlign w:val="center"/>
          </w:tcPr>
          <w:p w:rsidR="00430893" w:rsidRPr="00430893" w:rsidRDefault="00430893" w:rsidP="00F10D7A">
            <w:pPr>
              <w:pStyle w:val="TableContent-Left"/>
              <w:rPr>
                <w:b w:val="0"/>
              </w:rPr>
            </w:pPr>
            <w:r w:rsidRPr="00430893">
              <w:rPr>
                <w:rFonts w:ascii="NimbusSanL-Bold" w:hAnsi="NimbusSanL-Bold"/>
                <w:b w:val="0"/>
                <w:sz w:val="22"/>
                <w:szCs w:val="22"/>
              </w:rPr>
              <w:t>SYSTEMVER</w:t>
            </w:r>
          </w:p>
        </w:tc>
        <w:tc>
          <w:tcPr>
            <w:tcW w:w="992" w:type="dxa"/>
            <w:tcBorders>
              <w:top w:val="single" w:sz="12" w:space="0" w:color="0000FF"/>
              <w:bottom w:val="single" w:sz="4" w:space="0" w:color="0000FF"/>
            </w:tcBorders>
            <w:shd w:val="clear" w:color="auto" w:fill="auto"/>
            <w:vAlign w:val="center"/>
          </w:tcPr>
          <w:p w:rsidR="00430893" w:rsidRPr="008417E5" w:rsidRDefault="008417E5"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430893" w:rsidRPr="0022626E" w:rsidRDefault="00430893" w:rsidP="00F10D7A">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124FF1" w:rsidRDefault="00786B3C">
            <w:pPr>
              <w:rPr>
                <w:rFonts w:eastAsiaTheme="minorEastAsia" w:cs="Candara"/>
                <w:color w:val="000000" w:themeColor="text1"/>
                <w:sz w:val="20"/>
                <w:szCs w:val="24"/>
                <w:rPrChange w:id="307" w:author="Chevy Chia-Wei Hsu(許家瑋)" w:date="2019-05-06T08:49:00Z">
                  <w:rPr>
                    <w:rFonts w:eastAsiaTheme="minorEastAsia" w:cs="Candara"/>
                    <w:color w:val="000000"/>
                    <w:sz w:val="20"/>
                    <w:szCs w:val="24"/>
                  </w:rPr>
                </w:rPrChange>
              </w:rPr>
            </w:pPr>
            <w:r w:rsidRPr="00124FF1">
              <w:rPr>
                <w:rFonts w:cs="Candara"/>
                <w:color w:val="000000" w:themeColor="text1"/>
                <w:sz w:val="20"/>
                <w:szCs w:val="24"/>
                <w:rPrChange w:id="308" w:author="Chevy Chia-Wei Hsu(許家瑋)" w:date="2019-05-06T08:49:00Z">
                  <w:rPr>
                    <w:rFonts w:cs="Candara"/>
                    <w:color w:val="000000"/>
                    <w:sz w:val="20"/>
                    <w:szCs w:val="24"/>
                  </w:rPr>
                </w:rPrChange>
              </w:rPr>
              <w:t>+0x0</w:t>
            </w:r>
            <w:r w:rsidR="00FA586E" w:rsidRPr="00124FF1">
              <w:rPr>
                <w:rFonts w:eastAsiaTheme="minorEastAsia" w:cs="Candara" w:hint="eastAsia"/>
                <w:color w:val="000000" w:themeColor="text1"/>
                <w:sz w:val="20"/>
                <w:szCs w:val="24"/>
                <w:rPrChange w:id="309" w:author="Chevy Chia-Wei Hsu(許家瑋)" w:date="2019-05-06T08:49:00Z">
                  <w:rPr>
                    <w:rFonts w:eastAsiaTheme="minorEastAsia" w:cs="Candara" w:hint="eastAsia"/>
                    <w:color w:val="000000"/>
                    <w:sz w:val="20"/>
                    <w:szCs w:val="24"/>
                  </w:rPr>
                </w:rPrChange>
              </w:rPr>
              <w:t>4</w:t>
            </w:r>
          </w:p>
        </w:tc>
        <w:tc>
          <w:tcPr>
            <w:tcW w:w="5812"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b w:val="0"/>
              </w:rPr>
            </w:pPr>
            <w:r w:rsidRPr="00430893">
              <w:rPr>
                <w:rFonts w:ascii="NimbusSanL-Bold" w:hAnsi="NimbusSanL-Bold"/>
                <w:b w:val="0"/>
                <w:sz w:val="22"/>
                <w:szCs w:val="22"/>
              </w:rPr>
              <w:t>SYSTEMTS</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rFonts w:eastAsiaTheme="minorEastAsia"/>
                <w:b w:val="0"/>
              </w:rPr>
            </w:pPr>
            <w:r w:rsidRPr="0022626E">
              <w:rPr>
                <w:rFonts w:eastAsiaTheme="minorEastAsia"/>
                <w:b w:val="0"/>
              </w:rPr>
              <w:t>-</w:t>
            </w:r>
          </w:p>
        </w:tc>
      </w:tr>
      <w:tr w:rsidR="00FA586E" w:rsidTr="00CE1692">
        <w:tc>
          <w:tcPr>
            <w:tcW w:w="1843" w:type="dxa"/>
            <w:tcBorders>
              <w:top w:val="single" w:sz="4" w:space="0" w:color="0000FF"/>
              <w:bottom w:val="single" w:sz="12" w:space="0" w:color="0000FF"/>
            </w:tcBorders>
            <w:shd w:val="clear" w:color="auto" w:fill="auto"/>
          </w:tcPr>
          <w:p w:rsidR="00FA586E" w:rsidRPr="00124FF1" w:rsidRDefault="00FA586E" w:rsidP="00E75941">
            <w:pPr>
              <w:rPr>
                <w:rFonts w:eastAsiaTheme="minorEastAsia" w:cs="Candara"/>
                <w:color w:val="000000" w:themeColor="text1"/>
                <w:sz w:val="20"/>
                <w:szCs w:val="24"/>
                <w:rPrChange w:id="310" w:author="Chevy Chia-Wei Hsu(許家瑋)" w:date="2019-05-06T08:49:00Z">
                  <w:rPr>
                    <w:rFonts w:eastAsiaTheme="minorEastAsia" w:cs="Candara"/>
                    <w:color w:val="000000"/>
                    <w:sz w:val="20"/>
                    <w:szCs w:val="24"/>
                  </w:rPr>
                </w:rPrChange>
              </w:rPr>
            </w:pPr>
            <w:r w:rsidRPr="00124FF1">
              <w:rPr>
                <w:rFonts w:cs="Candara"/>
                <w:color w:val="000000" w:themeColor="text1"/>
                <w:sz w:val="20"/>
                <w:szCs w:val="24"/>
                <w:rPrChange w:id="311" w:author="Chevy Chia-Wei Hsu(許家瑋)" w:date="2019-05-06T08:49:00Z">
                  <w:rPr>
                    <w:rFonts w:cs="Candara"/>
                    <w:color w:val="000000"/>
                    <w:sz w:val="20"/>
                    <w:szCs w:val="24"/>
                  </w:rPr>
                </w:rPrChange>
              </w:rPr>
              <w:t>+0x0</w:t>
            </w:r>
            <w:r w:rsidRPr="00124FF1">
              <w:rPr>
                <w:rFonts w:eastAsiaTheme="minorEastAsia" w:cs="Candara" w:hint="eastAsia"/>
                <w:color w:val="000000" w:themeColor="text1"/>
                <w:sz w:val="20"/>
                <w:szCs w:val="24"/>
                <w:rPrChange w:id="312" w:author="Chevy Chia-Wei Hsu(許家瑋)" w:date="2019-05-06T08:49:00Z">
                  <w:rPr>
                    <w:rFonts w:eastAsiaTheme="minorEastAsia" w:cs="Candara" w:hint="eastAsia"/>
                    <w:color w:val="000000"/>
                    <w:sz w:val="20"/>
                    <w:szCs w:val="24"/>
                  </w:rPr>
                </w:rPrChange>
              </w:rPr>
              <w:t>8</w:t>
            </w:r>
          </w:p>
        </w:tc>
        <w:tc>
          <w:tcPr>
            <w:tcW w:w="581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ascii="NimbusSanL-Bold" w:hAnsi="NimbusSanL-Bold"/>
                <w:b w:val="0"/>
                <w:sz w:val="22"/>
                <w:szCs w:val="22"/>
              </w:rPr>
            </w:pPr>
            <w:r w:rsidRPr="00430893">
              <w:rPr>
                <w:rFonts w:ascii="NimbusSanL-Bold" w:hAnsi="NimbusSanL-Bold"/>
                <w:b w:val="0"/>
                <w:sz w:val="22"/>
                <w:szCs w:val="22"/>
              </w:rPr>
              <w:t>SYSTEMCFG</w:t>
            </w:r>
          </w:p>
        </w:tc>
        <w:tc>
          <w:tcPr>
            <w:tcW w:w="99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FA586E" w:rsidRPr="0022626E" w:rsidRDefault="00FA586E" w:rsidP="00E75941">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124FF1" w:rsidRDefault="00786B3C" w:rsidP="00FA586E">
            <w:pPr>
              <w:rPr>
                <w:rFonts w:eastAsiaTheme="minorEastAsia" w:cs="Candara"/>
                <w:color w:val="000000" w:themeColor="text1"/>
                <w:sz w:val="20"/>
                <w:szCs w:val="24"/>
                <w:rPrChange w:id="313" w:author="Chevy Chia-Wei Hsu(許家瑋)" w:date="2019-05-06T08:49:00Z">
                  <w:rPr>
                    <w:rFonts w:eastAsiaTheme="minorEastAsia" w:cs="Candara"/>
                    <w:color w:val="000000"/>
                    <w:sz w:val="20"/>
                    <w:szCs w:val="24"/>
                  </w:rPr>
                </w:rPrChange>
              </w:rPr>
            </w:pPr>
            <w:r w:rsidRPr="00124FF1">
              <w:rPr>
                <w:rFonts w:cs="Candara"/>
                <w:color w:val="000000" w:themeColor="text1"/>
                <w:sz w:val="20"/>
                <w:szCs w:val="24"/>
                <w:rPrChange w:id="314" w:author="Chevy Chia-Wei Hsu(許家瑋)" w:date="2019-05-06T08:49:00Z">
                  <w:rPr>
                    <w:rFonts w:cs="Candara"/>
                    <w:color w:val="000000"/>
                    <w:sz w:val="20"/>
                    <w:szCs w:val="24"/>
                  </w:rPr>
                </w:rPrChange>
              </w:rPr>
              <w:t>+0x0</w:t>
            </w:r>
            <w:r w:rsidR="00FA586E" w:rsidRPr="00124FF1">
              <w:rPr>
                <w:rFonts w:eastAsiaTheme="minorEastAsia" w:cs="Candara" w:hint="eastAsia"/>
                <w:color w:val="000000" w:themeColor="text1"/>
                <w:sz w:val="20"/>
                <w:szCs w:val="24"/>
                <w:rPrChange w:id="315" w:author="Chevy Chia-Wei Hsu(許家瑋)" w:date="2019-05-06T08:49:00Z">
                  <w:rPr>
                    <w:rFonts w:eastAsiaTheme="minorEastAsia" w:cs="Candara" w:hint="eastAsia"/>
                    <w:color w:val="000000"/>
                    <w:sz w:val="20"/>
                    <w:szCs w:val="24"/>
                  </w:rPr>
                </w:rPrChange>
              </w:rPr>
              <w:t>c</w:t>
            </w:r>
          </w:p>
        </w:tc>
        <w:tc>
          <w:tcPr>
            <w:tcW w:w="5812" w:type="dxa"/>
            <w:tcBorders>
              <w:top w:val="single" w:sz="4" w:space="0" w:color="0000FF"/>
              <w:bottom w:val="single" w:sz="12" w:space="0" w:color="0000FF"/>
            </w:tcBorders>
            <w:shd w:val="clear" w:color="auto" w:fill="auto"/>
            <w:vAlign w:val="center"/>
          </w:tcPr>
          <w:p w:rsidR="00786B3C" w:rsidRPr="00A5079F" w:rsidRDefault="00786B3C" w:rsidP="00392BDC">
            <w:pPr>
              <w:pStyle w:val="TableContent-Left"/>
              <w:rPr>
                <w:rFonts w:ascii="NimbusSanL-Bold" w:eastAsiaTheme="minorEastAsia" w:hAnsi="NimbusSanL-Bold"/>
                <w:b w:val="0"/>
                <w:sz w:val="22"/>
                <w:szCs w:val="22"/>
              </w:rPr>
            </w:pPr>
            <w:r>
              <w:rPr>
                <w:rFonts w:ascii="NimbusSanL-Bold" w:eastAsiaTheme="minorEastAsia" w:hAnsi="NimbusSanL-Bold" w:hint="eastAsia"/>
                <w:b w:val="0"/>
                <w:sz w:val="22"/>
                <w:szCs w:val="22"/>
              </w:rPr>
              <w:t>SMUVER</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22626E" w:rsidRDefault="00786B3C" w:rsidP="00F10D7A">
            <w:pPr>
              <w:pStyle w:val="TableContent-Left"/>
              <w:rPr>
                <w:rFonts w:eastAsiaTheme="minorEastAsia"/>
                <w:b w:val="0"/>
              </w:rPr>
            </w:pP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124FF1" w:rsidRDefault="00E15DD0" w:rsidP="00F10D7A">
            <w:pPr>
              <w:pStyle w:val="TableContent-Left"/>
              <w:jc w:val="center"/>
              <w:rPr>
                <w:rFonts w:eastAsia="新細明體"/>
                <w:color w:val="FF0000"/>
                <w:rPrChange w:id="316" w:author="Chevy Chia-Wei Hsu(許家瑋)" w:date="2019-05-06T08:46:00Z">
                  <w:rPr>
                    <w:rFonts w:eastAsia="新細明體"/>
                  </w:rPr>
                </w:rPrChange>
              </w:rPr>
            </w:pPr>
            <w:r w:rsidRPr="00124FF1">
              <w:rPr>
                <w:rFonts w:eastAsia="新細明體" w:hint="eastAsia"/>
                <w:color w:val="FF0000"/>
                <w:rPrChange w:id="317" w:author="Chevy Chia-Wei Hsu(許家瑋)" w:date="2019-05-06T08:46:00Z">
                  <w:rPr>
                    <w:rFonts w:eastAsia="新細明體" w:hint="eastAsia"/>
                  </w:rPr>
                </w:rPrChange>
              </w:rPr>
              <w:t>Global control registers</w:t>
            </w:r>
          </w:p>
        </w:tc>
      </w:tr>
      <w:tr w:rsidR="00FA586E" w:rsidTr="00CE1692">
        <w:tc>
          <w:tcPr>
            <w:tcW w:w="1843" w:type="dxa"/>
            <w:tcBorders>
              <w:top w:val="single" w:sz="4" w:space="0" w:color="0000FF"/>
              <w:bottom w:val="single" w:sz="12" w:space="0" w:color="0000FF"/>
            </w:tcBorders>
            <w:shd w:val="clear" w:color="auto" w:fill="auto"/>
          </w:tcPr>
          <w:p w:rsidR="00FA586E" w:rsidRDefault="00FA586E" w:rsidP="00FA586E">
            <w:pPr>
              <w:rPr>
                <w:ins w:id="318" w:author="Chevy Chia-Wei Hsu(許家瑋)" w:date="2019-05-06T08:46:00Z"/>
                <w:rFonts w:eastAsiaTheme="minorEastAsia" w:cs="Candara" w:hint="eastAsia"/>
                <w:color w:val="FF0000"/>
                <w:sz w:val="20"/>
                <w:szCs w:val="24"/>
              </w:rPr>
            </w:pPr>
            <w:r w:rsidRPr="00124FF1">
              <w:rPr>
                <w:rFonts w:eastAsiaTheme="minorEastAsia" w:cs="Candara"/>
                <w:color w:val="FF0000"/>
                <w:sz w:val="20"/>
                <w:szCs w:val="24"/>
                <w:rPrChange w:id="319" w:author="Chevy Chia-Wei Hsu(許家瑋)" w:date="2019-05-06T08:46:00Z">
                  <w:rPr>
                    <w:rFonts w:eastAsiaTheme="minorEastAsia" w:cs="Candara"/>
                    <w:color w:val="000000"/>
                    <w:sz w:val="20"/>
                    <w:szCs w:val="24"/>
                  </w:rPr>
                </w:rPrChange>
              </w:rPr>
              <w:t>+0x</w:t>
            </w:r>
            <w:r w:rsidRPr="00124FF1">
              <w:rPr>
                <w:rFonts w:eastAsiaTheme="minorEastAsia" w:cs="Candara" w:hint="eastAsia"/>
                <w:color w:val="FF0000"/>
                <w:sz w:val="20"/>
                <w:szCs w:val="24"/>
                <w:rPrChange w:id="320" w:author="Chevy Chia-Wei Hsu(許家瑋)" w:date="2019-05-06T08:46:00Z">
                  <w:rPr>
                    <w:rFonts w:eastAsiaTheme="minorEastAsia" w:cs="Candara" w:hint="eastAsia"/>
                    <w:color w:val="000000"/>
                    <w:sz w:val="20"/>
                    <w:szCs w:val="24"/>
                  </w:rPr>
                </w:rPrChange>
              </w:rPr>
              <w:t>1</w:t>
            </w:r>
            <w:r w:rsidRPr="00124FF1">
              <w:rPr>
                <w:rFonts w:eastAsiaTheme="minorEastAsia" w:cs="Candara"/>
                <w:color w:val="FF0000"/>
                <w:sz w:val="20"/>
                <w:szCs w:val="24"/>
                <w:rPrChange w:id="321" w:author="Chevy Chia-Wei Hsu(許家瑋)" w:date="2019-05-06T08:46:00Z">
                  <w:rPr>
                    <w:rFonts w:eastAsiaTheme="minorEastAsia" w:cs="Candara"/>
                    <w:color w:val="000000"/>
                    <w:sz w:val="20"/>
                    <w:szCs w:val="24"/>
                  </w:rPr>
                </w:rPrChange>
              </w:rPr>
              <w:t>0</w:t>
            </w:r>
          </w:p>
          <w:p w:rsidR="00124FF1" w:rsidRPr="00124FF1" w:rsidRDefault="00124FF1" w:rsidP="00FA586E">
            <w:pPr>
              <w:rPr>
                <w:rFonts w:eastAsiaTheme="minorEastAsia" w:cs="Candara"/>
                <w:color w:val="FF0000"/>
                <w:sz w:val="20"/>
                <w:szCs w:val="24"/>
                <w:rPrChange w:id="322" w:author="Chevy Chia-Wei Hsu(許家瑋)" w:date="2019-05-06T08:46:00Z">
                  <w:rPr>
                    <w:rFonts w:eastAsiaTheme="minorEastAsia" w:cs="Candara"/>
                    <w:color w:val="000000"/>
                    <w:sz w:val="20"/>
                    <w:szCs w:val="24"/>
                  </w:rPr>
                </w:rPrChange>
              </w:rPr>
            </w:pPr>
            <w:ins w:id="323" w:author="Chevy Chia-Wei Hsu(許家瑋)" w:date="2019-05-06T08:46:00Z">
              <w:r>
                <w:rPr>
                  <w:rFonts w:eastAsiaTheme="minorEastAsia" w:cs="Candara" w:hint="eastAsia"/>
                  <w:color w:val="FF0000"/>
                  <w:sz w:val="20"/>
                  <w:szCs w:val="24"/>
                </w:rPr>
                <w:t>(TODO:0x2</w:t>
              </w:r>
            </w:ins>
            <w:ins w:id="324" w:author="Chevy Chia-Wei Hsu(許家瑋)" w:date="2019-05-06T08:47:00Z">
              <w:r>
                <w:rPr>
                  <w:rFonts w:eastAsiaTheme="minorEastAsia" w:cs="Candara" w:hint="eastAsia"/>
                  <w:color w:val="FF0000"/>
                  <w:sz w:val="20"/>
                  <w:szCs w:val="24"/>
                </w:rPr>
                <w:t>4)</w:t>
              </w:r>
            </w:ins>
          </w:p>
        </w:tc>
        <w:tc>
          <w:tcPr>
            <w:tcW w:w="5812" w:type="dxa"/>
            <w:tcBorders>
              <w:top w:val="single" w:sz="4" w:space="0" w:color="0000FF"/>
              <w:bottom w:val="single" w:sz="12" w:space="0" w:color="0000FF"/>
            </w:tcBorders>
            <w:shd w:val="clear" w:color="auto" w:fill="auto"/>
            <w:vAlign w:val="center"/>
          </w:tcPr>
          <w:p w:rsidR="00FA586E" w:rsidRPr="007244F6" w:rsidRDefault="00FA586E" w:rsidP="00E75941">
            <w:pPr>
              <w:pStyle w:val="TableContent-Left"/>
              <w:rPr>
                <w:b w:val="0"/>
                <w:color w:val="auto"/>
              </w:rPr>
            </w:pPr>
            <w:r w:rsidRPr="007244F6">
              <w:rPr>
                <w:rFonts w:ascii="NimbusSanL-Bold" w:hAnsi="NimbusSanL-Bold"/>
                <w:b w:val="0"/>
                <w:color w:val="auto"/>
                <w:sz w:val="22"/>
                <w:szCs w:val="22"/>
              </w:rPr>
              <w:t>SYSTEMCR – SYSTEM clock ratio</w:t>
            </w:r>
          </w:p>
        </w:tc>
        <w:tc>
          <w:tcPr>
            <w:tcW w:w="992" w:type="dxa"/>
            <w:tcBorders>
              <w:top w:val="single" w:sz="4" w:space="0" w:color="0000FF"/>
              <w:bottom w:val="single" w:sz="12" w:space="0" w:color="0000FF"/>
            </w:tcBorders>
            <w:shd w:val="clear" w:color="auto" w:fill="auto"/>
            <w:vAlign w:val="center"/>
          </w:tcPr>
          <w:p w:rsidR="00FA586E" w:rsidRPr="0022626E" w:rsidRDefault="0022626E" w:rsidP="00E75941">
            <w:pPr>
              <w:pStyle w:val="TableContent-Left"/>
              <w:rPr>
                <w:rFonts w:eastAsiaTheme="minorEastAsia"/>
                <w:b w:val="0"/>
              </w:rPr>
            </w:pPr>
            <w:r>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FA586E" w:rsidRPr="0022626E" w:rsidRDefault="00FA586E" w:rsidP="00E75941">
            <w:pPr>
              <w:pStyle w:val="TableContent-Left"/>
              <w:rPr>
                <w:rFonts w:eastAsiaTheme="minorEastAsia"/>
                <w:b w:val="0"/>
              </w:rPr>
            </w:pPr>
            <w:r w:rsidRPr="0022626E">
              <w:rPr>
                <w:rFonts w:eastAsiaTheme="minorEastAsia"/>
                <w:b w:val="0"/>
              </w:rPr>
              <w:t>-</w:t>
            </w:r>
          </w:p>
        </w:tc>
      </w:tr>
      <w:tr w:rsidR="0022626E" w:rsidTr="002F2CD8">
        <w:tc>
          <w:tcPr>
            <w:tcW w:w="1843" w:type="dxa"/>
            <w:tcBorders>
              <w:top w:val="single" w:sz="12" w:space="0" w:color="0000FF"/>
              <w:bottom w:val="single" w:sz="4" w:space="0" w:color="0000FF"/>
            </w:tcBorders>
            <w:shd w:val="clear" w:color="auto" w:fill="auto"/>
          </w:tcPr>
          <w:p w:rsidR="0022626E" w:rsidRPr="00124FF1" w:rsidRDefault="0022626E" w:rsidP="00FA586E">
            <w:pPr>
              <w:rPr>
                <w:rFonts w:eastAsiaTheme="minorEastAsia" w:cs="Candara"/>
                <w:color w:val="FF0000"/>
                <w:sz w:val="20"/>
                <w:szCs w:val="24"/>
                <w:rPrChange w:id="325" w:author="Chevy Chia-Wei Hsu(許家瑋)" w:date="2019-05-06T08:46:00Z">
                  <w:rPr>
                    <w:rFonts w:eastAsiaTheme="minorEastAsia" w:cs="Candara"/>
                    <w:color w:val="000000"/>
                    <w:sz w:val="20"/>
                    <w:szCs w:val="24"/>
                  </w:rPr>
                </w:rPrChange>
              </w:rPr>
            </w:pPr>
            <w:r w:rsidRPr="00124FF1">
              <w:rPr>
                <w:rFonts w:eastAsiaTheme="minorEastAsia" w:cs="Candara"/>
                <w:color w:val="FF0000"/>
                <w:sz w:val="20"/>
                <w:szCs w:val="24"/>
                <w:rPrChange w:id="326" w:author="Chevy Chia-Wei Hsu(許家瑋)" w:date="2019-05-06T08:46:00Z">
                  <w:rPr>
                    <w:rFonts w:eastAsiaTheme="minorEastAsia" w:cs="Candara"/>
                    <w:color w:val="000000"/>
                    <w:sz w:val="20"/>
                    <w:szCs w:val="24"/>
                  </w:rPr>
                </w:rPrChange>
              </w:rPr>
              <w:t>+0x</w:t>
            </w:r>
            <w:r w:rsidRPr="00124FF1">
              <w:rPr>
                <w:rFonts w:eastAsiaTheme="minorEastAsia" w:cs="Candara" w:hint="eastAsia"/>
                <w:color w:val="FF0000"/>
                <w:sz w:val="20"/>
                <w:szCs w:val="24"/>
                <w:rPrChange w:id="327" w:author="Chevy Chia-Wei Hsu(許家瑋)" w:date="2019-05-06T08:46:00Z">
                  <w:rPr>
                    <w:rFonts w:eastAsiaTheme="minorEastAsia" w:cs="Candara" w:hint="eastAsia"/>
                    <w:color w:val="000000"/>
                    <w:sz w:val="20"/>
                    <w:szCs w:val="24"/>
                  </w:rPr>
                </w:rPrChange>
              </w:rPr>
              <w:t>2</w:t>
            </w:r>
            <w:r w:rsidRPr="00124FF1">
              <w:rPr>
                <w:rFonts w:eastAsiaTheme="minorEastAsia" w:cs="Candara"/>
                <w:color w:val="FF0000"/>
                <w:sz w:val="20"/>
                <w:szCs w:val="24"/>
                <w:rPrChange w:id="328" w:author="Chevy Chia-Wei Hsu(許家瑋)" w:date="2019-05-06T08:46:00Z">
                  <w:rPr>
                    <w:rFonts w:eastAsiaTheme="minorEastAsia" w:cs="Candara"/>
                    <w:color w:val="000000"/>
                    <w:sz w:val="20"/>
                    <w:szCs w:val="24"/>
                  </w:rPr>
                </w:rPrChange>
              </w:rPr>
              <w:t>0</w:t>
            </w:r>
          </w:p>
          <w:p w:rsidR="0022626E" w:rsidRDefault="0022626E" w:rsidP="00FA586E">
            <w:pPr>
              <w:rPr>
                <w:ins w:id="329" w:author="Chevy Chia-Wei Hsu(許家瑋)" w:date="2019-05-06T08:46:00Z"/>
                <w:rFonts w:eastAsiaTheme="minorEastAsia" w:cs="Candara" w:hint="eastAsia"/>
                <w:color w:val="FF0000"/>
                <w:sz w:val="20"/>
                <w:szCs w:val="24"/>
              </w:rPr>
            </w:pPr>
            <w:r w:rsidRPr="00124FF1">
              <w:rPr>
                <w:rFonts w:eastAsiaTheme="minorEastAsia" w:cs="Candara" w:hint="eastAsia"/>
                <w:color w:val="FF0000"/>
                <w:sz w:val="20"/>
                <w:szCs w:val="24"/>
                <w:rPrChange w:id="330" w:author="Chevy Chia-Wei Hsu(許家瑋)" w:date="2019-05-06T08:46:00Z">
                  <w:rPr>
                    <w:rFonts w:eastAsiaTheme="minorEastAsia" w:cs="Candara" w:hint="eastAsia"/>
                    <w:color w:val="000000"/>
                    <w:sz w:val="20"/>
                    <w:szCs w:val="24"/>
                  </w:rPr>
                </w:rPrChange>
              </w:rPr>
              <w:t>~</w:t>
            </w:r>
            <w:r w:rsidRPr="00124FF1">
              <w:rPr>
                <w:rFonts w:eastAsiaTheme="minorEastAsia" w:cs="Candara"/>
                <w:color w:val="FF0000"/>
                <w:sz w:val="20"/>
                <w:szCs w:val="24"/>
                <w:rPrChange w:id="331" w:author="Chevy Chia-Wei Hsu(許家瑋)" w:date="2019-05-06T08:46:00Z">
                  <w:rPr>
                    <w:rFonts w:eastAsiaTheme="minorEastAsia" w:cs="Candara"/>
                    <w:color w:val="000000"/>
                    <w:sz w:val="20"/>
                    <w:szCs w:val="24"/>
                  </w:rPr>
                </w:rPrChange>
              </w:rPr>
              <w:t>0x</w:t>
            </w:r>
            <w:r w:rsidRPr="00124FF1">
              <w:rPr>
                <w:rFonts w:eastAsiaTheme="minorEastAsia" w:cs="Candara" w:hint="eastAsia"/>
                <w:color w:val="FF0000"/>
                <w:sz w:val="20"/>
                <w:szCs w:val="24"/>
                <w:rPrChange w:id="332" w:author="Chevy Chia-Wei Hsu(許家瑋)" w:date="2019-05-06T08:46:00Z">
                  <w:rPr>
                    <w:rFonts w:eastAsiaTheme="minorEastAsia" w:cs="Candara" w:hint="eastAsia"/>
                    <w:color w:val="000000"/>
                    <w:sz w:val="20"/>
                    <w:szCs w:val="24"/>
                  </w:rPr>
                </w:rPrChange>
              </w:rPr>
              <w:t>2c</w:t>
            </w:r>
          </w:p>
          <w:p w:rsidR="00124FF1" w:rsidRDefault="00124FF1" w:rsidP="00FA586E">
            <w:pPr>
              <w:rPr>
                <w:ins w:id="333" w:author="Chevy Chia-Wei Hsu(許家瑋)" w:date="2019-05-06T08:46:00Z"/>
                <w:rFonts w:eastAsiaTheme="minorEastAsia" w:cs="Candara" w:hint="eastAsia"/>
                <w:color w:val="FF0000"/>
                <w:sz w:val="20"/>
                <w:szCs w:val="24"/>
              </w:rPr>
            </w:pPr>
            <w:ins w:id="334" w:author="Chevy Chia-Wei Hsu(許家瑋)" w:date="2019-05-06T08:46:00Z">
              <w:r>
                <w:rPr>
                  <w:rFonts w:eastAsiaTheme="minorEastAsia" w:cs="Candara" w:hint="eastAsia"/>
                  <w:color w:val="FF0000"/>
                  <w:sz w:val="20"/>
                  <w:szCs w:val="24"/>
                </w:rPr>
                <w:t>(TODO:</w:t>
              </w:r>
            </w:ins>
          </w:p>
          <w:p w:rsidR="00124FF1" w:rsidRPr="00124FF1" w:rsidRDefault="00124FF1" w:rsidP="00FA586E">
            <w:pPr>
              <w:rPr>
                <w:rFonts w:eastAsiaTheme="minorEastAsia" w:cs="Candara"/>
                <w:color w:val="FF0000"/>
                <w:sz w:val="20"/>
                <w:szCs w:val="24"/>
                <w:rPrChange w:id="335" w:author="Chevy Chia-Wei Hsu(許家瑋)" w:date="2019-05-06T08:46:00Z">
                  <w:rPr>
                    <w:rFonts w:eastAsiaTheme="minorEastAsia" w:cs="Candara"/>
                    <w:color w:val="000000"/>
                    <w:sz w:val="20"/>
                    <w:szCs w:val="24"/>
                  </w:rPr>
                </w:rPrChange>
              </w:rPr>
            </w:pPr>
            <w:ins w:id="336" w:author="Chevy Chia-Wei Hsu(許家瑋)" w:date="2019-05-06T08:46:00Z">
              <w:r>
                <w:rPr>
                  <w:rFonts w:eastAsiaTheme="minorEastAsia" w:cs="Candara" w:hint="eastAsia"/>
                  <w:color w:val="FF0000"/>
                  <w:sz w:val="20"/>
                  <w:szCs w:val="24"/>
                </w:rPr>
                <w:t>0x50~0x5c)</w:t>
              </w:r>
            </w:ins>
          </w:p>
        </w:tc>
        <w:tc>
          <w:tcPr>
            <w:tcW w:w="5812" w:type="dxa"/>
            <w:tcBorders>
              <w:top w:val="single" w:sz="12"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eastAsiaTheme="minorEastAsia" w:hAnsi="NimbusSanL-Bold"/>
                <w:b w:val="0"/>
                <w:sz w:val="22"/>
                <w:szCs w:val="22"/>
              </w:rPr>
            </w:pPr>
            <w:proofErr w:type="spellStart"/>
            <w:r w:rsidRPr="00430893">
              <w:rPr>
                <w:rFonts w:ascii="NimbusSanL-Bold" w:hAnsi="NimbusSanL-Bold"/>
                <w:b w:val="0"/>
                <w:sz w:val="22"/>
                <w:szCs w:val="22"/>
              </w:rPr>
              <w:t>HARTn_RESET_VECTOR</w:t>
            </w:r>
            <w:proofErr w:type="spellEnd"/>
            <w:r w:rsidRPr="00430893">
              <w:rPr>
                <w:rFonts w:ascii="NimbusSanL-Bold" w:hAnsi="NimbusSanL-Bold"/>
                <w:b w:val="0"/>
                <w:sz w:val="22"/>
                <w:szCs w:val="22"/>
              </w:rPr>
              <w:t xml:space="preserve"> </w:t>
            </w:r>
            <w:r>
              <w:rPr>
                <w:rFonts w:ascii="NimbusSanL-Bold" w:eastAsiaTheme="minorEastAsia" w:hAnsi="NimbusSanL-Bold" w:hint="eastAsia"/>
                <w:b w:val="0"/>
                <w:sz w:val="22"/>
                <w:szCs w:val="22"/>
              </w:rPr>
              <w:t>-</w:t>
            </w:r>
          </w:p>
          <w:p w:rsidR="0022626E" w:rsidRPr="00CF436C" w:rsidRDefault="0022626E" w:rsidP="00F10D7A">
            <w:pPr>
              <w:pStyle w:val="TableContent-Left"/>
              <w:rPr>
                <w:rFonts w:eastAsiaTheme="minorEastAsia"/>
                <w:b w:val="0"/>
              </w:rPr>
            </w:pPr>
            <w:proofErr w:type="spellStart"/>
            <w:r w:rsidRPr="00430893">
              <w:rPr>
                <w:rFonts w:ascii="NimbusSanL-Bold" w:hAnsi="NimbusSanL-Bold"/>
                <w:b w:val="0"/>
                <w:sz w:val="22"/>
                <w:szCs w:val="22"/>
              </w:rPr>
              <w:t>CPUn</w:t>
            </w:r>
            <w:proofErr w:type="spellEnd"/>
            <w:r w:rsidRPr="00430893">
              <w:rPr>
                <w:rFonts w:ascii="NimbusSanL-Bold" w:hAnsi="NimbusSanL-Bold"/>
                <w:b w:val="0"/>
                <w:sz w:val="22"/>
                <w:szCs w:val="22"/>
              </w:rPr>
              <w:t xml:space="preserve"> Core reset vector</w:t>
            </w:r>
            <w:r>
              <w:rPr>
                <w:rFonts w:ascii="NimbusSanL-Bold" w:eastAsiaTheme="minorEastAsia" w:hAnsi="NimbusSanL-Bold" w:hint="eastAsia"/>
                <w:b w:val="0"/>
                <w:sz w:val="22"/>
                <w:szCs w:val="22"/>
              </w:rPr>
              <w:t xml:space="preserve"> (n:0~3)</w:t>
            </w:r>
          </w:p>
        </w:tc>
        <w:tc>
          <w:tcPr>
            <w:tcW w:w="992" w:type="dxa"/>
            <w:tcBorders>
              <w:top w:val="single" w:sz="12"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12"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2626E" w:rsidTr="002F2CD8">
        <w:tc>
          <w:tcPr>
            <w:tcW w:w="1843" w:type="dxa"/>
            <w:tcBorders>
              <w:top w:val="single" w:sz="4" w:space="0" w:color="0000FF"/>
              <w:bottom w:val="single" w:sz="12" w:space="0" w:color="0000FF"/>
            </w:tcBorders>
            <w:shd w:val="clear" w:color="auto" w:fill="auto"/>
          </w:tcPr>
          <w:p w:rsidR="0022626E" w:rsidRDefault="0022626E">
            <w:pPr>
              <w:rPr>
                <w:ins w:id="337" w:author="Chevy Chia-Wei Hsu(許家瑋)" w:date="2019-05-06T08:49:00Z"/>
                <w:rFonts w:eastAsiaTheme="minorEastAsia" w:cs="Candara" w:hint="eastAsia"/>
                <w:color w:val="FF0000"/>
                <w:sz w:val="20"/>
                <w:szCs w:val="24"/>
              </w:rPr>
            </w:pPr>
            <w:r w:rsidRPr="00124FF1">
              <w:rPr>
                <w:rFonts w:eastAsiaTheme="minorEastAsia" w:cs="Candara"/>
                <w:color w:val="FF0000"/>
                <w:sz w:val="20"/>
                <w:szCs w:val="24"/>
                <w:rPrChange w:id="338" w:author="Chevy Chia-Wei Hsu(許家瑋)" w:date="2019-05-06T08:46:00Z">
                  <w:rPr>
                    <w:rFonts w:eastAsiaTheme="minorEastAsia" w:cs="Candara"/>
                    <w:color w:val="000000"/>
                    <w:sz w:val="20"/>
                    <w:szCs w:val="24"/>
                  </w:rPr>
                </w:rPrChange>
              </w:rPr>
              <w:t>+0x</w:t>
            </w:r>
            <w:r w:rsidRPr="00124FF1">
              <w:rPr>
                <w:rFonts w:eastAsiaTheme="minorEastAsia" w:cs="Candara" w:hint="eastAsia"/>
                <w:color w:val="FF0000"/>
                <w:sz w:val="20"/>
                <w:szCs w:val="24"/>
                <w:rPrChange w:id="339" w:author="Chevy Chia-Wei Hsu(許家瑋)" w:date="2019-05-06T08:46:00Z">
                  <w:rPr>
                    <w:rFonts w:eastAsiaTheme="minorEastAsia" w:cs="Candara" w:hint="eastAsia"/>
                    <w:color w:val="000000"/>
                    <w:sz w:val="20"/>
                    <w:szCs w:val="24"/>
                  </w:rPr>
                </w:rPrChange>
              </w:rPr>
              <w:t>3</w:t>
            </w:r>
            <w:r w:rsidRPr="00124FF1">
              <w:rPr>
                <w:rFonts w:eastAsiaTheme="minorEastAsia" w:cs="Candara"/>
                <w:color w:val="FF0000"/>
                <w:sz w:val="20"/>
                <w:szCs w:val="24"/>
                <w:rPrChange w:id="340" w:author="Chevy Chia-Wei Hsu(許家瑋)" w:date="2019-05-06T08:46:00Z">
                  <w:rPr>
                    <w:rFonts w:eastAsiaTheme="minorEastAsia" w:cs="Candara"/>
                    <w:color w:val="000000"/>
                    <w:sz w:val="20"/>
                    <w:szCs w:val="24"/>
                  </w:rPr>
                </w:rPrChange>
              </w:rPr>
              <w:t>0</w:t>
            </w:r>
          </w:p>
          <w:p w:rsidR="00124FF1" w:rsidRPr="00124FF1" w:rsidRDefault="00124FF1">
            <w:pPr>
              <w:rPr>
                <w:rFonts w:eastAsiaTheme="minorEastAsia" w:cs="Candara"/>
                <w:color w:val="FF0000"/>
                <w:sz w:val="20"/>
                <w:szCs w:val="24"/>
                <w:rPrChange w:id="341" w:author="Chevy Chia-Wei Hsu(許家瑋)" w:date="2019-05-06T08:46:00Z">
                  <w:rPr>
                    <w:rFonts w:eastAsiaTheme="minorEastAsia" w:cs="Candara"/>
                    <w:color w:val="000000"/>
                    <w:sz w:val="20"/>
                    <w:szCs w:val="24"/>
                  </w:rPr>
                </w:rPrChange>
              </w:rPr>
            </w:pPr>
            <w:ins w:id="342" w:author="Chevy Chia-Wei Hsu(許家瑋)" w:date="2019-05-06T08:49:00Z">
              <w:r>
                <w:rPr>
                  <w:rFonts w:eastAsiaTheme="minorEastAsia" w:cs="Candara" w:hint="eastAsia"/>
                  <w:color w:val="FF0000"/>
                  <w:sz w:val="20"/>
                  <w:szCs w:val="24"/>
                </w:rPr>
                <w:t>(TODO)</w:t>
              </w:r>
            </w:ins>
          </w:p>
        </w:tc>
        <w:tc>
          <w:tcPr>
            <w:tcW w:w="5812" w:type="dxa"/>
            <w:tcBorders>
              <w:top w:val="single" w:sz="4" w:space="0" w:color="0000FF"/>
              <w:bottom w:val="single" w:sz="12" w:space="0" w:color="0000FF"/>
            </w:tcBorders>
            <w:shd w:val="clear" w:color="auto" w:fill="auto"/>
            <w:vAlign w:val="center"/>
          </w:tcPr>
          <w:p w:rsidR="0022626E" w:rsidRPr="0022626E" w:rsidRDefault="0022626E" w:rsidP="00CF436C">
            <w:pPr>
              <w:pStyle w:val="TableContent-Left"/>
              <w:rPr>
                <w:rFonts w:eastAsiaTheme="minorEastAsia"/>
                <w:b w:val="0"/>
                <w:color w:val="808080" w:themeColor="background1" w:themeShade="80"/>
              </w:rPr>
            </w:pPr>
            <w:r w:rsidRPr="00392BDC">
              <w:rPr>
                <w:rFonts w:ascii="NimbusSanL-Bold" w:hAnsi="NimbusSanL-Bold"/>
                <w:b w:val="0"/>
                <w:color w:val="808080" w:themeColor="background1" w:themeShade="80"/>
                <w:sz w:val="22"/>
                <w:szCs w:val="22"/>
              </w:rPr>
              <w:t xml:space="preserve">PCS_SEL - Power </w:t>
            </w:r>
            <w:r w:rsidRPr="00392BDC">
              <w:rPr>
                <w:rFonts w:ascii="NimbusSanL-Bold" w:eastAsiaTheme="minorEastAsia" w:hAnsi="NimbusSanL-Bold" w:hint="eastAsia"/>
                <w:b w:val="0"/>
                <w:color w:val="808080" w:themeColor="background1" w:themeShade="80"/>
                <w:sz w:val="22"/>
                <w:szCs w:val="22"/>
              </w:rPr>
              <w:t>control slot</w:t>
            </w:r>
            <w:r w:rsidRPr="00392BDC">
              <w:rPr>
                <w:rFonts w:ascii="NimbusSanL-Bold" w:hAnsi="NimbusSanL-Bold"/>
                <w:b w:val="0"/>
                <w:color w:val="808080" w:themeColor="background1" w:themeShade="80"/>
                <w:sz w:val="22"/>
                <w:szCs w:val="22"/>
              </w:rPr>
              <w:t xml:space="preserve"> select</w:t>
            </w:r>
            <w:r>
              <w:rPr>
                <w:rFonts w:ascii="NimbusSanL-Bold" w:eastAsiaTheme="minorEastAsia" w:hAnsi="NimbusSanL-Bold" w:hint="eastAsia"/>
                <w:b w:val="0"/>
                <w:color w:val="808080" w:themeColor="background1" w:themeShade="80"/>
                <w:sz w:val="22"/>
                <w:szCs w:val="22"/>
              </w:rPr>
              <w:t xml:space="preserve"> (</w:t>
            </w:r>
            <w:r w:rsidRPr="002446BB">
              <w:rPr>
                <w:rFonts w:eastAsia="新細明體" w:hint="eastAsia"/>
                <w:color w:val="808080" w:themeColor="background1" w:themeShade="80"/>
              </w:rPr>
              <w:t>PCS_BATCH_SUPPORT</w:t>
            </w:r>
            <w:r>
              <w:rPr>
                <w:rFonts w:eastAsia="新細明體" w:hint="eastAsia"/>
                <w:color w:val="808080" w:themeColor="background1" w:themeShade="80"/>
              </w:rPr>
              <w:t>)</w:t>
            </w:r>
          </w:p>
        </w:tc>
        <w:tc>
          <w:tcPr>
            <w:tcW w:w="992" w:type="dxa"/>
            <w:tcBorders>
              <w:top w:val="single" w:sz="4" w:space="0" w:color="0000FF"/>
              <w:bottom w:val="single" w:sz="12"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542382" w:rsidTr="002F2CD8">
        <w:trPr>
          <w:ins w:id="343" w:author="Chevy Chia-Wei Hsu(許家瑋)" w:date="2019-05-06T08:52:00Z"/>
        </w:trPr>
        <w:tc>
          <w:tcPr>
            <w:tcW w:w="1843" w:type="dxa"/>
            <w:tcBorders>
              <w:top w:val="single" w:sz="4" w:space="0" w:color="0000FF"/>
              <w:bottom w:val="single" w:sz="12" w:space="0" w:color="0000FF"/>
            </w:tcBorders>
            <w:shd w:val="clear" w:color="auto" w:fill="auto"/>
          </w:tcPr>
          <w:p w:rsidR="00542382" w:rsidRPr="00124FF1" w:rsidRDefault="00542382">
            <w:pPr>
              <w:rPr>
                <w:ins w:id="344" w:author="Chevy Chia-Wei Hsu(許家瑋)" w:date="2019-05-06T08:52:00Z"/>
                <w:rFonts w:eastAsiaTheme="minorEastAsia" w:cs="Candara"/>
                <w:color w:val="FF0000"/>
                <w:sz w:val="20"/>
                <w:szCs w:val="24"/>
                <w:rPrChange w:id="345" w:author="Chevy Chia-Wei Hsu(許家瑋)" w:date="2019-05-06T08:46:00Z">
                  <w:rPr>
                    <w:ins w:id="346" w:author="Chevy Chia-Wei Hsu(許家瑋)" w:date="2019-05-06T08:52:00Z"/>
                    <w:rFonts w:eastAsiaTheme="minorEastAsia" w:cs="Candara"/>
                    <w:color w:val="FF0000"/>
                    <w:sz w:val="20"/>
                    <w:szCs w:val="24"/>
                  </w:rPr>
                </w:rPrChange>
              </w:rPr>
            </w:pPr>
            <w:ins w:id="347" w:author="Chevy Chia-Wei Hsu(許家瑋)" w:date="2019-05-06T08:52:00Z">
              <w:r>
                <w:rPr>
                  <w:rFonts w:eastAsiaTheme="minorEastAsia" w:cs="Candara" w:hint="eastAsia"/>
                  <w:color w:val="FF0000"/>
                  <w:sz w:val="20"/>
                  <w:szCs w:val="24"/>
                </w:rPr>
                <w:t>0xXX</w:t>
              </w:r>
            </w:ins>
          </w:p>
        </w:tc>
        <w:tc>
          <w:tcPr>
            <w:tcW w:w="5812" w:type="dxa"/>
            <w:tcBorders>
              <w:top w:val="single" w:sz="4" w:space="0" w:color="0000FF"/>
              <w:bottom w:val="single" w:sz="12" w:space="0" w:color="0000FF"/>
            </w:tcBorders>
            <w:shd w:val="clear" w:color="auto" w:fill="auto"/>
            <w:vAlign w:val="center"/>
          </w:tcPr>
          <w:p w:rsidR="00542382" w:rsidRPr="00542382" w:rsidRDefault="00542382" w:rsidP="00CF436C">
            <w:pPr>
              <w:pStyle w:val="TableContent-Left"/>
              <w:rPr>
                <w:ins w:id="348" w:author="Chevy Chia-Wei Hsu(許家瑋)" w:date="2019-05-06T08:52:00Z"/>
                <w:rFonts w:ascii="NimbusSanL-Bold" w:eastAsiaTheme="minorEastAsia" w:hAnsi="NimbusSanL-Bold" w:hint="eastAsia"/>
                <w:b w:val="0"/>
                <w:color w:val="808080" w:themeColor="background1" w:themeShade="80"/>
                <w:sz w:val="22"/>
                <w:szCs w:val="22"/>
                <w:rPrChange w:id="349" w:author="Chevy Chia-Wei Hsu(許家瑋)" w:date="2019-05-06T08:52:00Z">
                  <w:rPr>
                    <w:ins w:id="350" w:author="Chevy Chia-Wei Hsu(許家瑋)" w:date="2019-05-06T08:52:00Z"/>
                    <w:rFonts w:ascii="NimbusSanL-Bold" w:hAnsi="NimbusSanL-Bold"/>
                    <w:b w:val="0"/>
                    <w:color w:val="808080" w:themeColor="background1" w:themeShade="80"/>
                    <w:sz w:val="22"/>
                    <w:szCs w:val="22"/>
                  </w:rPr>
                </w:rPrChange>
              </w:rPr>
            </w:pPr>
            <w:ins w:id="351" w:author="Chevy Chia-Wei Hsu(許家瑋)" w:date="2019-05-06T08:52:00Z">
              <w:r>
                <w:rPr>
                  <w:rFonts w:ascii="NimbusSanL-Bold" w:eastAsiaTheme="minorEastAsia" w:hAnsi="NimbusSanL-Bold" w:hint="eastAsia"/>
                  <w:b w:val="0"/>
                  <w:color w:val="808080" w:themeColor="background1" w:themeShade="80"/>
                  <w:sz w:val="22"/>
                  <w:szCs w:val="22"/>
                </w:rPr>
                <w:t>RESERVED</w:t>
              </w:r>
            </w:ins>
          </w:p>
        </w:tc>
        <w:tc>
          <w:tcPr>
            <w:tcW w:w="992" w:type="dxa"/>
            <w:tcBorders>
              <w:top w:val="single" w:sz="4" w:space="0" w:color="0000FF"/>
              <w:bottom w:val="single" w:sz="12" w:space="0" w:color="0000FF"/>
            </w:tcBorders>
            <w:shd w:val="clear" w:color="auto" w:fill="auto"/>
          </w:tcPr>
          <w:p w:rsidR="00542382" w:rsidRPr="00B20BFA" w:rsidRDefault="00542382" w:rsidP="0022626E">
            <w:pPr>
              <w:pStyle w:val="TableContent-Left"/>
              <w:rPr>
                <w:ins w:id="352" w:author="Chevy Chia-Wei Hsu(許家瑋)" w:date="2019-05-06T08:52:00Z"/>
                <w:rFonts w:eastAsiaTheme="minorEastAsia" w:hint="eastAsia"/>
                <w:b w:val="0"/>
              </w:rPr>
            </w:pPr>
          </w:p>
        </w:tc>
        <w:tc>
          <w:tcPr>
            <w:tcW w:w="1725" w:type="dxa"/>
            <w:tcBorders>
              <w:top w:val="single" w:sz="4" w:space="0" w:color="0000FF"/>
              <w:bottom w:val="single" w:sz="12" w:space="0" w:color="0000FF"/>
            </w:tcBorders>
            <w:shd w:val="clear" w:color="auto" w:fill="auto"/>
            <w:vAlign w:val="center"/>
          </w:tcPr>
          <w:p w:rsidR="00542382" w:rsidRPr="0022626E" w:rsidRDefault="00542382" w:rsidP="0022626E">
            <w:pPr>
              <w:pStyle w:val="TableContent-Left"/>
              <w:rPr>
                <w:ins w:id="353" w:author="Chevy Chia-Wei Hsu(許家瑋)" w:date="2019-05-06T08:52:00Z"/>
                <w:rFonts w:eastAsiaTheme="minorEastAsia"/>
                <w:b w:val="0"/>
              </w:rPr>
            </w:pPr>
          </w:p>
        </w:tc>
      </w:tr>
      <w:tr w:rsidR="00430893" w:rsidRPr="003C39E8" w:rsidTr="00430893">
        <w:tc>
          <w:tcPr>
            <w:tcW w:w="10372" w:type="dxa"/>
            <w:gridSpan w:val="4"/>
            <w:tcBorders>
              <w:top w:val="single" w:sz="12" w:space="0" w:color="0000FF"/>
              <w:bottom w:val="single" w:sz="12" w:space="0" w:color="0000FF"/>
            </w:tcBorders>
            <w:shd w:val="clear" w:color="auto" w:fill="auto"/>
            <w:vAlign w:val="center"/>
          </w:tcPr>
          <w:p w:rsidR="00430893" w:rsidRPr="003C39E8" w:rsidRDefault="00430893" w:rsidP="00CF436C">
            <w:pPr>
              <w:pStyle w:val="TableContent-Left"/>
              <w:jc w:val="center"/>
              <w:rPr>
                <w:rFonts w:eastAsia="新細明體"/>
              </w:rPr>
            </w:pPr>
            <w:r>
              <w:rPr>
                <w:rFonts w:eastAsia="新細明體" w:hint="eastAsia"/>
              </w:rPr>
              <w:t xml:space="preserve">Power </w:t>
            </w:r>
            <w:r w:rsidR="00CF436C">
              <w:rPr>
                <w:rFonts w:eastAsia="新細明體" w:hint="eastAsia"/>
              </w:rPr>
              <w:t>Control</w:t>
            </w:r>
            <w:r>
              <w:rPr>
                <w:rFonts w:eastAsia="新細明體" w:hint="eastAsia"/>
              </w:rPr>
              <w:t xml:space="preserve"> </w:t>
            </w:r>
            <w:r w:rsidR="00CF436C">
              <w:rPr>
                <w:rFonts w:eastAsia="新細明體" w:hint="eastAsia"/>
              </w:rPr>
              <w:t>S</w:t>
            </w:r>
            <w:r>
              <w:rPr>
                <w:rFonts w:eastAsia="新細明體" w:hint="eastAsia"/>
              </w:rPr>
              <w:t>lot</w:t>
            </w:r>
            <w:r w:rsidRPr="003C39E8">
              <w:rPr>
                <w:rFonts w:eastAsia="新細明體" w:hint="eastAsia"/>
              </w:rPr>
              <w:t xml:space="preserve"> registers</w:t>
            </w:r>
            <w:r w:rsidR="00DE6DCD">
              <w:rPr>
                <w:rFonts w:eastAsia="新細明體" w:hint="eastAsia"/>
              </w:rPr>
              <w:t xml:space="preserve"> (PCS0 </w:t>
            </w:r>
            <w:r w:rsidR="00DE6DCD" w:rsidRPr="00392BDC">
              <w:rPr>
                <w:rFonts w:eastAsia="新細明體" w:hint="eastAsia"/>
                <w:color w:val="808080" w:themeColor="background1" w:themeShade="80"/>
              </w:rPr>
              <w:t>or PCS batch mode</w:t>
            </w:r>
            <w:r w:rsidR="00DE6DCD">
              <w:rPr>
                <w:rFonts w:eastAsia="新細明體" w:hint="eastAsia"/>
              </w:rPr>
              <w:t>)</w:t>
            </w:r>
          </w:p>
        </w:tc>
      </w:tr>
      <w:tr w:rsidR="00745292" w:rsidTr="00CE1692">
        <w:tc>
          <w:tcPr>
            <w:tcW w:w="1843" w:type="dxa"/>
            <w:tcBorders>
              <w:top w:val="single" w:sz="12" w:space="0" w:color="0000FF"/>
              <w:bottom w:val="single" w:sz="4" w:space="0" w:color="0000FF"/>
            </w:tcBorders>
            <w:shd w:val="clear" w:color="auto" w:fill="auto"/>
          </w:tcPr>
          <w:p w:rsidR="00745292" w:rsidRPr="00CE1692" w:rsidRDefault="00CE1692" w:rsidP="00FA586E">
            <w:pPr>
              <w:rPr>
                <w:rFonts w:eastAsiaTheme="minorEastAsia" w:cs="Candara"/>
                <w:color w:val="000000"/>
                <w:sz w:val="20"/>
                <w:szCs w:val="24"/>
              </w:rPr>
            </w:pPr>
            <w:r>
              <w:rPr>
                <w:rFonts w:eastAsiaTheme="minorEastAsia" w:cs="Candara"/>
                <w:color w:val="000000"/>
                <w:sz w:val="20"/>
                <w:szCs w:val="24"/>
              </w:rPr>
              <w:t>+0x</w:t>
            </w:r>
            <w:r w:rsidR="00FA586E" w:rsidRPr="00CE1692">
              <w:rPr>
                <w:rFonts w:eastAsiaTheme="minorEastAsia" w:cs="Candara" w:hint="eastAsia"/>
                <w:color w:val="000000"/>
                <w:sz w:val="20"/>
                <w:szCs w:val="24"/>
              </w:rPr>
              <w:t>8</w:t>
            </w:r>
            <w:r w:rsidR="00745292" w:rsidRPr="00CE1692">
              <w:rPr>
                <w:rFonts w:eastAsiaTheme="minorEastAsia" w:cs="Candara"/>
                <w:color w:val="000000"/>
                <w:sz w:val="20"/>
                <w:szCs w:val="24"/>
              </w:rPr>
              <w:t>0</w:t>
            </w:r>
          </w:p>
        </w:tc>
        <w:tc>
          <w:tcPr>
            <w:tcW w:w="5812" w:type="dxa"/>
            <w:tcBorders>
              <w:top w:val="single" w:sz="12" w:space="0" w:color="0000FF"/>
              <w:bottom w:val="single" w:sz="4" w:space="0" w:color="0000FF"/>
            </w:tcBorders>
            <w:shd w:val="clear" w:color="auto" w:fill="auto"/>
            <w:vAlign w:val="center"/>
          </w:tcPr>
          <w:p w:rsidR="00745292" w:rsidRPr="00B2276C" w:rsidRDefault="00745292"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CE1692">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84</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88</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8c</w:t>
            </w:r>
          </w:p>
        </w:tc>
        <w:tc>
          <w:tcPr>
            <w:tcW w:w="5812" w:type="dxa"/>
            <w:tcBorders>
              <w:top w:val="single" w:sz="4" w:space="0" w:color="0000FF"/>
              <w:bottom w:val="single" w:sz="4" w:space="0" w:color="0000FF"/>
            </w:tcBorders>
            <w:shd w:val="clear" w:color="auto" w:fill="auto"/>
            <w:vAlign w:val="center"/>
          </w:tcPr>
          <w:p w:rsidR="002605BD" w:rsidRPr="002605BD" w:rsidRDefault="002605BD" w:rsidP="00F10D7A">
            <w:pPr>
              <w:pStyle w:val="TableContent-Left"/>
              <w:rPr>
                <w:rFonts w:ascii="NimbusSanL-Bold" w:eastAsiaTheme="minorEastAsia"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90</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lastRenderedPageBreak/>
              <w:t>+0x</w:t>
            </w:r>
            <w:r w:rsidRPr="00CE1692">
              <w:rPr>
                <w:rFonts w:eastAsiaTheme="minorEastAsia" w:cs="Candara" w:hint="eastAsia"/>
                <w:color w:val="000000"/>
                <w:sz w:val="20"/>
                <w:szCs w:val="24"/>
              </w:rPr>
              <w:t>94</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w:t>
            </w:r>
            <w:r w:rsidR="002605BD">
              <w:rPr>
                <w:rFonts w:eastAsiaTheme="minorEastAsia" w:cs="Candara" w:hint="eastAsia"/>
                <w:color w:val="000000"/>
                <w:sz w:val="20"/>
                <w:szCs w:val="24"/>
              </w:rPr>
              <w:t>8</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Default="00DE6DCD" w:rsidP="00F10D7A">
            <w:pPr>
              <w:pStyle w:val="TableContent-Left"/>
              <w:rPr>
                <w:b w:val="0"/>
              </w:rPr>
            </w:pPr>
          </w:p>
        </w:tc>
        <w:tc>
          <w:tcPr>
            <w:tcW w:w="5812" w:type="dxa"/>
            <w:tcBorders>
              <w:top w:val="single" w:sz="4" w:space="0" w:color="0000FF"/>
              <w:bottom w:val="single" w:sz="4" w:space="0" w:color="0000FF"/>
            </w:tcBorders>
            <w:shd w:val="clear" w:color="auto" w:fill="auto"/>
            <w:vAlign w:val="center"/>
          </w:tcPr>
          <w:p w:rsidR="00DE6DCD" w:rsidRPr="003C39E8" w:rsidRDefault="00DE6DCD" w:rsidP="0054039C">
            <w:pPr>
              <w:pStyle w:val="TableContent-Left"/>
              <w:jc w:val="center"/>
              <w:rPr>
                <w:rFonts w:eastAsia="新細明體"/>
              </w:rPr>
            </w:pPr>
            <w:r>
              <w:rPr>
                <w:rFonts w:eastAsia="新細明體" w:hint="eastAsia"/>
              </w:rPr>
              <w:t>Power Control Slot</w:t>
            </w:r>
            <w:r w:rsidRPr="003C39E8">
              <w:rPr>
                <w:rFonts w:eastAsia="新細明體" w:hint="eastAsia"/>
              </w:rPr>
              <w:t xml:space="preserve"> registers</w:t>
            </w:r>
            <w:r>
              <w:rPr>
                <w:rFonts w:eastAsia="新細明體" w:hint="eastAsia"/>
              </w:rPr>
              <w:t xml:space="preserve"> (PCS1 to </w:t>
            </w:r>
            <w:proofErr w:type="spellStart"/>
            <w:r>
              <w:rPr>
                <w:rFonts w:eastAsia="新細明體" w:hint="eastAsia"/>
              </w:rPr>
              <w:t>PCSn</w:t>
            </w:r>
            <w:proofErr w:type="spellEnd"/>
            <w:r>
              <w:rPr>
                <w:rFonts w:eastAsia="新細明體" w:hint="eastAsia"/>
              </w:rPr>
              <w:t>)</w:t>
            </w:r>
          </w:p>
        </w:tc>
        <w:tc>
          <w:tcPr>
            <w:tcW w:w="992"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c>
          <w:tcPr>
            <w:tcW w:w="1725"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Pr="00CE1692" w:rsidRDefault="00CE1692" w:rsidP="00F10D7A">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sidRPr="00CE1692">
              <w:rPr>
                <w:rFonts w:eastAsiaTheme="minorEastAsia"/>
                <w:b w:val="0"/>
              </w:rPr>
              <w:t>0</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4" w:space="0" w:color="0000FF"/>
              <w:bottom w:val="single" w:sz="4" w:space="0" w:color="0000FF"/>
            </w:tcBorders>
            <w:shd w:val="clear" w:color="auto" w:fill="auto"/>
            <w:vAlign w:val="center"/>
          </w:tcPr>
          <w:p w:rsidR="00DE6DCD" w:rsidRPr="00B2276C" w:rsidRDefault="00786B3C" w:rsidP="0054039C">
            <w:pPr>
              <w:pStyle w:val="TableContent-Left"/>
              <w:rPr>
                <w:b w:val="0"/>
              </w:rPr>
            </w:pPr>
            <w:r>
              <w:rPr>
                <w:rFonts w:eastAsiaTheme="minorEastAsia" w:hint="eastAsia"/>
                <w:b w:val="0"/>
              </w:rPr>
              <w:t>RO</w:t>
            </w:r>
          </w:p>
        </w:tc>
        <w:tc>
          <w:tcPr>
            <w:tcW w:w="1725"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p>
        </w:tc>
      </w:tr>
      <w:tr w:rsidR="0022626E" w:rsidRPr="00B2276C" w:rsidTr="002F2CD8">
        <w:tc>
          <w:tcPr>
            <w:tcW w:w="1843" w:type="dxa"/>
            <w:tcBorders>
              <w:top w:val="single" w:sz="4" w:space="0" w:color="0000FF"/>
              <w:bottom w:val="single" w:sz="4" w:space="0" w:color="0000FF"/>
            </w:tcBorders>
            <w:shd w:val="clear" w:color="auto" w:fill="auto"/>
            <w:vAlign w:val="center"/>
          </w:tcPr>
          <w:p w:rsidR="0022626E" w:rsidRPr="00CE1692" w:rsidRDefault="0022626E" w:rsidP="00CE1692">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Pr>
                <w:rFonts w:eastAsiaTheme="minorEastAsia" w:hint="eastAsia"/>
                <w:b w:val="0"/>
              </w:rPr>
              <w:t>4</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22626E" w:rsidRPr="00786B3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c</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2605BD" w:rsidRDefault="002605BD" w:rsidP="00E75941">
            <w:pPr>
              <w:pStyle w:val="TableContent-Left"/>
              <w:rPr>
                <w:rFonts w:ascii="NimbusSanL-Bold"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Pr="00DD4FE7">
              <w:rPr>
                <w:rFonts w:eastAsiaTheme="minorEastAsia" w:cs="Candara"/>
                <w:color w:val="000000"/>
                <w:sz w:val="20"/>
                <w:szCs w:val="24"/>
              </w:rPr>
              <w:t>0</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t>
            </w:r>
            <w:r>
              <w:rPr>
                <w:rFonts w:ascii="NimbusSanL-Bold" w:hAnsi="NimbusSanL-Bold"/>
                <w:b w:val="0"/>
                <w:sz w:val="22"/>
                <w:szCs w:val="22"/>
              </w:rPr>
              <w:t>W</w:t>
            </w:r>
            <w:r w:rsidRPr="00B2276C">
              <w:rPr>
                <w:rFonts w:ascii="NimbusSanL-Bold" w:hAnsi="NimbusSanL-Bold"/>
                <w:b w:val="0"/>
                <w:sz w:val="22"/>
                <w:szCs w:val="22"/>
              </w:rPr>
              <w:t>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94</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RPr="00B2276C"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002605BD">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2626E" w:rsidRPr="00B2276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bl>
    <w:p w:rsidR="00E15DD0" w:rsidRPr="004D3034" w:rsidRDefault="00E15DD0" w:rsidP="00E15DD0">
      <w:pPr>
        <w:pStyle w:val="21"/>
        <w:spacing w:before="203"/>
        <w:rPr>
          <w:rFonts w:eastAsia="新細明體"/>
        </w:rPr>
      </w:pPr>
      <w:bookmarkStart w:id="354" w:name="_Toc8026631"/>
      <w:r w:rsidRPr="004D3034">
        <w:rPr>
          <w:rFonts w:eastAsia="新細明體"/>
        </w:rPr>
        <w:t>Register Description</w:t>
      </w:r>
      <w:bookmarkEnd w:id="354"/>
    </w:p>
    <w:p w:rsidR="00E15DD0" w:rsidRDefault="00E15DD0" w:rsidP="00E15DD0">
      <w:pPr>
        <w:rPr>
          <w:rFonts w:eastAsia="新細明體"/>
        </w:rPr>
      </w:pPr>
      <w:r w:rsidRPr="004D3034">
        <w:rPr>
          <w:rFonts w:eastAsia="新細明體"/>
        </w:rPr>
        <w:t xml:space="preserve">Describe the details of all </w:t>
      </w:r>
      <w:r w:rsidR="00E75941" w:rsidRPr="004D3034">
        <w:rPr>
          <w:rFonts w:eastAsia="新細明體"/>
        </w:rPr>
        <w:t>registers.</w:t>
      </w:r>
    </w:p>
    <w:p w:rsidR="0010101C" w:rsidRPr="004D3034" w:rsidRDefault="0010101C" w:rsidP="0010101C">
      <w:pPr>
        <w:pStyle w:val="31"/>
        <w:spacing w:before="203"/>
        <w:rPr>
          <w:rFonts w:eastAsia="新細明體"/>
        </w:rPr>
      </w:pPr>
      <w:bookmarkStart w:id="355" w:name="_Toc8026632"/>
      <w:r w:rsidRPr="00430893">
        <w:t>SYSTEMVER</w:t>
      </w:r>
      <w:bookmarkEnd w:id="355"/>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E0626F"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jc w:val="center"/>
              <w:rPr>
                <w:rFonts w:cs="Candara"/>
                <w:color w:val="000000"/>
                <w:szCs w:val="24"/>
              </w:rPr>
            </w:pPr>
          </w:p>
        </w:tc>
      </w:tr>
    </w:tbl>
    <w:p w:rsidR="0010101C" w:rsidRPr="004D3034" w:rsidRDefault="0010101C" w:rsidP="0010101C">
      <w:pPr>
        <w:pStyle w:val="31"/>
        <w:spacing w:before="203"/>
        <w:rPr>
          <w:rFonts w:eastAsia="新細明體"/>
        </w:rPr>
      </w:pPr>
      <w:bookmarkStart w:id="356" w:name="_Toc8026633"/>
      <w:r w:rsidRPr="00430893">
        <w:t>SYSTEMTS</w:t>
      </w:r>
      <w:bookmarkEnd w:id="356"/>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ED4160" w:rsidRDefault="00ED4160" w:rsidP="001F5AA5">
            <w:pPr>
              <w:widowControl/>
              <w:snapToGrid/>
              <w:spacing w:line="240" w:lineRule="auto"/>
              <w:rPr>
                <w:rFonts w:eastAsiaTheme="minorEastAsia" w:cs="Candara"/>
                <w:color w:val="000000"/>
                <w:szCs w:val="24"/>
              </w:rPr>
            </w:pPr>
            <w:r>
              <w:rPr>
                <w:rFonts w:ascii="NimbusSanL-Bold" w:hAnsi="NimbusSanL-Bold"/>
                <w:sz w:val="22"/>
              </w:rPr>
              <w:t>timestamp</w:t>
            </w:r>
            <w:r>
              <w:rPr>
                <w:rFonts w:ascii="NimbusSanL-Bold" w:eastAsiaTheme="minorEastAsia" w:hAnsi="NimbusSanL-Bold" w:hint="eastAsia"/>
                <w:sz w:val="22"/>
              </w:rPr>
              <w:t xml:space="preserve"> for </w:t>
            </w:r>
            <w:r>
              <w:rPr>
                <w:rFonts w:ascii="NimbusSanL-Bold" w:eastAsiaTheme="minorEastAsia" w:hAnsi="NimbusSanL-Bold"/>
                <w:sz w:val="22"/>
              </w:rPr>
              <w:t>develop</w:t>
            </w:r>
            <w:r>
              <w:rPr>
                <w:rFonts w:ascii="NimbusSanL-Bold" w:eastAsiaTheme="minorEastAsia" w:hAnsi="NimbusSanL-Bold" w:hint="eastAsia"/>
                <w:sz w:val="22"/>
              </w:rPr>
              <w:t>ment</w:t>
            </w:r>
          </w:p>
        </w:tc>
        <w:tc>
          <w:tcPr>
            <w:tcW w:w="525" w:type="pct"/>
            <w:tcBorders>
              <w:top w:val="single" w:sz="8" w:space="0" w:color="477AB1"/>
              <w:left w:val="nil"/>
              <w:bottom w:val="single" w:sz="8" w:space="0" w:color="477AB1"/>
              <w:right w:val="nil"/>
            </w:tcBorders>
            <w:shd w:val="clear" w:color="auto" w:fill="E9ECF2"/>
          </w:tcPr>
          <w:p w:rsidR="00E0626F" w:rsidRPr="0010101C" w:rsidRDefault="00E0626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vAlign w:val="center"/>
          </w:tcPr>
          <w:p w:rsidR="00E0626F" w:rsidRPr="00712E32" w:rsidRDefault="00E0626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SYS_TS</w:t>
            </w:r>
          </w:p>
        </w:tc>
      </w:tr>
    </w:tbl>
    <w:p w:rsidR="00C64B5C" w:rsidRPr="00C64B5C" w:rsidRDefault="00C64B5C" w:rsidP="00297E8C">
      <w:pPr>
        <w:pStyle w:val="31"/>
        <w:spacing w:before="203"/>
        <w:rPr>
          <w:rFonts w:eastAsia="新細明體"/>
        </w:rPr>
      </w:pPr>
      <w:bookmarkStart w:id="357" w:name="_Toc8026634"/>
      <w:r>
        <w:rPr>
          <w:rFonts w:hint="eastAsia"/>
        </w:rPr>
        <w:t>SMU</w:t>
      </w:r>
      <w:r w:rsidRPr="00430893">
        <w:t>VER</w:t>
      </w:r>
      <w:bookmarkEnd w:id="357"/>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eastAsiaTheme="minorEastAsia" w:cs="Candara"/>
                <w:color w:val="000000"/>
                <w:szCs w:val="24"/>
              </w:rPr>
            </w:pPr>
          </w:p>
        </w:tc>
        <w:tc>
          <w:tcPr>
            <w:tcW w:w="525" w:type="pct"/>
            <w:tcBorders>
              <w:top w:val="single" w:sz="8" w:space="0" w:color="477AB1"/>
              <w:left w:val="nil"/>
              <w:bottom w:val="single" w:sz="8" w:space="0" w:color="477AB1"/>
              <w:right w:val="nil"/>
            </w:tcBorders>
            <w:shd w:val="clear" w:color="auto" w:fill="E9ECF2"/>
          </w:tcPr>
          <w:p w:rsidR="00C64B5C" w:rsidRPr="0010101C" w:rsidRDefault="0013520A" w:rsidP="00B304AF">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jc w:val="center"/>
              <w:rPr>
                <w:rFonts w:cs="Candara"/>
                <w:color w:val="000000"/>
                <w:szCs w:val="24"/>
              </w:rPr>
            </w:pPr>
          </w:p>
        </w:tc>
      </w:tr>
    </w:tbl>
    <w:p w:rsidR="00AE55B2" w:rsidRPr="00AE55B2" w:rsidRDefault="00AE55B2" w:rsidP="00C64B5C">
      <w:pPr>
        <w:pStyle w:val="31"/>
        <w:spacing w:before="203"/>
        <w:rPr>
          <w:rFonts w:eastAsia="新細明體"/>
        </w:rPr>
      </w:pPr>
      <w:bookmarkStart w:id="358" w:name="_Toc8026635"/>
      <w:r w:rsidRPr="00430893">
        <w:t>SYSTEMCFG</w:t>
      </w:r>
      <w:bookmarkEnd w:id="358"/>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AE55B2" w:rsidRPr="0010101C" w:rsidRDefault="0013520A" w:rsidP="0054039C">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jc w:val="center"/>
              <w:rPr>
                <w:rFonts w:cs="Candara"/>
                <w:color w:val="000000"/>
                <w:szCs w:val="24"/>
              </w:rPr>
            </w:pPr>
          </w:p>
        </w:tc>
      </w:tr>
    </w:tbl>
    <w:p w:rsidR="0010101C" w:rsidRPr="00BC4B79" w:rsidRDefault="00E0626F" w:rsidP="003A25E5">
      <w:pPr>
        <w:pStyle w:val="31"/>
        <w:spacing w:before="203"/>
      </w:pPr>
      <w:bookmarkStart w:id="359" w:name="_Toc8026636"/>
      <w:r w:rsidRPr="00BC4B79">
        <w:t>SYSTEMCR – SYSTEM clock ratio</w:t>
      </w:r>
      <w:bookmarkEnd w:id="359"/>
    </w:p>
    <w:p w:rsidR="00ED4160" w:rsidRPr="00ED4160" w:rsidRDefault="0097755B" w:rsidP="00ED4160">
      <w:pPr>
        <w:rPr>
          <w:rFonts w:eastAsiaTheme="minorEastAsia"/>
        </w:rPr>
      </w:pPr>
      <w:del w:id="360" w:author="Chevy Chia-Wei Hsu(許家瑋)" w:date="2019-04-26T18:38:00Z">
        <w:r w:rsidDel="00B7247E">
          <w:rPr>
            <w:rFonts w:ascii="NimbusSanL-Bold" w:eastAsia="新細明體" w:hAnsi="NimbusSanL-Bold" w:cs="NimbusSanL-Bold" w:hint="eastAsia"/>
            <w:b/>
            <w:bCs/>
            <w:kern w:val="0"/>
            <w:sz w:val="22"/>
          </w:rPr>
          <w:delText xml:space="preserve">(See </w:delText>
        </w:r>
        <w:r w:rsidR="00ED4160" w:rsidDel="00B7247E">
          <w:rPr>
            <w:rFonts w:ascii="NimbusSanL-Bold" w:eastAsia="新細明體" w:hAnsi="NimbusSanL-Bold" w:cs="NimbusSanL-Bold"/>
            <w:b/>
            <w:bCs/>
            <w:kern w:val="0"/>
            <w:sz w:val="22"/>
          </w:rPr>
          <w:delText>Clock Ratio Register (CRR)</w:delText>
        </w:r>
        <w:r w:rsidDel="00B7247E">
          <w:rPr>
            <w:rFonts w:ascii="NimbusSanL-Bold" w:eastAsia="新細明體" w:hAnsi="NimbusSanL-Bold" w:cs="NimbusSanL-Bold" w:hint="eastAsia"/>
            <w:b/>
            <w:bCs/>
            <w:kern w:val="0"/>
            <w:sz w:val="22"/>
          </w:rPr>
          <w:delText xml:space="preserve"> on </w:delText>
        </w:r>
        <w:r w:rsidDel="00B7247E">
          <w:rPr>
            <w:rFonts w:eastAsiaTheme="minorEastAsia" w:cs="Candara" w:hint="eastAsia"/>
            <w:color w:val="000000"/>
            <w:szCs w:val="24"/>
          </w:rPr>
          <w:delText>AndesCore_x25x_DS for reference)</w:delText>
        </w:r>
      </w:del>
    </w:p>
    <w:tbl>
      <w:tblPr>
        <w:tblW w:w="4910" w:type="pct"/>
        <w:tblCellMar>
          <w:left w:w="0" w:type="dxa"/>
          <w:right w:w="0" w:type="dxa"/>
        </w:tblCellMar>
        <w:tblLook w:val="0420" w:firstRow="1" w:lastRow="0" w:firstColumn="0" w:lastColumn="0" w:noHBand="0" w:noVBand="1"/>
      </w:tblPr>
      <w:tblGrid>
        <w:gridCol w:w="1548"/>
        <w:gridCol w:w="1719"/>
        <w:gridCol w:w="5095"/>
        <w:gridCol w:w="989"/>
        <w:gridCol w:w="989"/>
      </w:tblGrid>
      <w:tr w:rsidR="00E0626F" w:rsidRPr="0010101C"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3F72A5" w:rsidRPr="00B36077"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1F5AA5">
            <w:pPr>
              <w:widowControl/>
              <w:snapToGrid/>
              <w:spacing w:line="240" w:lineRule="auto"/>
              <w:rPr>
                <w:rFonts w:eastAsia="新細明體" w:cs="Candara"/>
                <w:color w:val="000000"/>
                <w:szCs w:val="24"/>
              </w:rPr>
            </w:pPr>
            <w:proofErr w:type="spellStart"/>
            <w:r w:rsidRPr="00826C7F">
              <w:rPr>
                <w:rFonts w:eastAsia="新細明體" w:cs="Candara"/>
                <w:color w:val="000000"/>
                <w:szCs w:val="24"/>
              </w:rPr>
              <w:t>sysclk_sel</w:t>
            </w:r>
            <w:proofErr w:type="spellEnd"/>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Default="00E87926" w:rsidP="001F5AA5">
            <w:pPr>
              <w:widowControl/>
              <w:snapToGrid/>
              <w:spacing w:line="240" w:lineRule="auto"/>
              <w:rPr>
                <w:ins w:id="361" w:author="Chevy Chia-Wei Hsu(許家瑋)" w:date="2019-05-06T08:50:00Z"/>
                <w:rFonts w:eastAsia="新細明體" w:cs="Candara" w:hint="eastAsia"/>
                <w:color w:val="000000"/>
                <w:szCs w:val="24"/>
              </w:rPr>
            </w:pPr>
            <w:ins w:id="362" w:author="Chevy Chia-Wei Hsu(許家瑋)" w:date="2019-04-26T18:11:00Z">
              <w:r>
                <w:rPr>
                  <w:rFonts w:eastAsia="新細明體" w:cs="Candara" w:hint="eastAsia"/>
                  <w:color w:val="000000"/>
                  <w:szCs w:val="24"/>
                </w:rPr>
                <w:t>1:</w:t>
              </w:r>
            </w:ins>
            <w:r w:rsidR="003F72A5" w:rsidRPr="00826C7F">
              <w:rPr>
                <w:rFonts w:eastAsia="新細明體" w:cs="Candara"/>
                <w:color w:val="000000"/>
                <w:szCs w:val="24"/>
              </w:rPr>
              <w:t>0</w:t>
            </w:r>
          </w:p>
          <w:p w:rsidR="00124FF1" w:rsidRPr="00826C7F" w:rsidRDefault="00124FF1" w:rsidP="001F5AA5">
            <w:pPr>
              <w:widowControl/>
              <w:snapToGrid/>
              <w:spacing w:line="240" w:lineRule="auto"/>
              <w:rPr>
                <w:rFonts w:eastAsia="新細明體" w:cs="Candara"/>
                <w:color w:val="000000"/>
                <w:szCs w:val="24"/>
              </w:rPr>
            </w:pPr>
            <w:ins w:id="363" w:author="Chevy Chia-Wei Hsu(許家瑋)" w:date="2019-05-06T08:50:00Z">
              <w:r>
                <w:rPr>
                  <w:rFonts w:eastAsia="新細明體" w:cs="Candara" w:hint="eastAsia"/>
                  <w:color w:val="000000"/>
                  <w:szCs w:val="24"/>
                </w:rPr>
                <w:t>(TODO:[0])</w:t>
              </w:r>
            </w:ins>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S</w:t>
            </w:r>
            <w:r w:rsidR="003F72A5" w:rsidRPr="00826C7F">
              <w:rPr>
                <w:rFonts w:eastAsia="新細明體" w:cs="Candara"/>
                <w:color w:val="000000"/>
                <w:szCs w:val="24"/>
              </w:rPr>
              <w:t>ystem clock select</w:t>
            </w:r>
          </w:p>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0: OSCH</w:t>
            </w:r>
          </w:p>
          <w:p w:rsidR="003F72A5" w:rsidRDefault="003F72A5" w:rsidP="001F5AA5">
            <w:pPr>
              <w:widowControl/>
              <w:snapToGrid/>
              <w:spacing w:line="240" w:lineRule="auto"/>
              <w:rPr>
                <w:ins w:id="364" w:author="Chevy Chia-Wei Hsu(許家瑋)" w:date="2019-04-26T18:11:00Z"/>
                <w:rFonts w:eastAsia="新細明體" w:cs="Candara"/>
                <w:bCs/>
                <w:color w:val="000000"/>
                <w:szCs w:val="24"/>
              </w:rPr>
            </w:pPr>
            <w:r w:rsidRPr="00826C7F">
              <w:rPr>
                <w:rFonts w:eastAsia="新細明體" w:cs="Candara"/>
                <w:bCs/>
                <w:color w:val="000000"/>
                <w:szCs w:val="24"/>
              </w:rPr>
              <w:t>1: Divide OSCH by 2</w:t>
            </w:r>
          </w:p>
          <w:p w:rsidR="00E87926" w:rsidRPr="00EF63D1" w:rsidRDefault="00E87926" w:rsidP="001F5AA5">
            <w:pPr>
              <w:widowControl/>
              <w:snapToGrid/>
              <w:spacing w:line="240" w:lineRule="auto"/>
              <w:rPr>
                <w:rFonts w:eastAsia="新細明體" w:cs="Candara"/>
                <w:strike/>
                <w:color w:val="000000"/>
                <w:szCs w:val="24"/>
              </w:rPr>
            </w:pPr>
            <w:ins w:id="365" w:author="Chevy Chia-Wei Hsu(許家瑋)" w:date="2019-04-26T18:11:00Z">
              <w:r w:rsidRPr="00EF63D1">
                <w:rPr>
                  <w:rFonts w:eastAsia="新細明體" w:cs="Candara" w:hint="eastAsia"/>
                  <w:bCs/>
                  <w:strike/>
                  <w:color w:val="000000"/>
                  <w:szCs w:val="24"/>
                </w:rPr>
                <w:t>2~: reserved</w:t>
              </w:r>
            </w:ins>
          </w:p>
        </w:tc>
        <w:tc>
          <w:tcPr>
            <w:tcW w:w="525" w:type="pct"/>
            <w:tcBorders>
              <w:top w:val="single" w:sz="8" w:space="0" w:color="477AB1"/>
              <w:left w:val="nil"/>
              <w:bottom w:val="single" w:sz="8" w:space="0" w:color="477AB1"/>
              <w:right w:val="nil"/>
            </w:tcBorders>
          </w:tcPr>
          <w:p w:rsidR="003F72A5" w:rsidRPr="00826C7F" w:rsidRDefault="003F72A5" w:rsidP="001F5AA5">
            <w:pPr>
              <w:widowControl/>
              <w:snapToGrid/>
              <w:spacing w:line="240" w:lineRule="auto"/>
              <w:rPr>
                <w:rFonts w:eastAsia="新細明體"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99384D">
            <w:pPr>
              <w:widowControl/>
              <w:snapToGrid/>
              <w:spacing w:line="240" w:lineRule="auto"/>
              <w:jc w:val="center"/>
              <w:rPr>
                <w:rFonts w:eastAsia="新細明體" w:cs="Candara"/>
                <w:color w:val="000000"/>
                <w:szCs w:val="24"/>
              </w:rPr>
            </w:pPr>
            <w:r w:rsidRPr="00826C7F">
              <w:rPr>
                <w:rFonts w:eastAsiaTheme="minorEastAsia" w:cs="Candara"/>
                <w:color w:val="000000"/>
                <w:szCs w:val="24"/>
              </w:rPr>
              <w:t>0</w:t>
            </w:r>
          </w:p>
        </w:tc>
      </w:tr>
      <w:tr w:rsidR="003F72A5" w:rsidRPr="0010101C" w:rsidTr="003F72A5">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8952C2">
            <w:pPr>
              <w:widowControl/>
              <w:snapToGrid/>
              <w:spacing w:line="240" w:lineRule="auto"/>
              <w:rPr>
                <w:rFonts w:eastAsiaTheme="minorEastAsia" w:cs="Candara"/>
                <w:color w:val="000000"/>
                <w:szCs w:val="24"/>
              </w:rPr>
            </w:pPr>
            <w:proofErr w:type="spellStart"/>
            <w:r w:rsidRPr="00826C7F">
              <w:rPr>
                <w:rFonts w:eastAsiaTheme="minorEastAsia" w:cs="Candara"/>
                <w:color w:val="000000"/>
                <w:szCs w:val="24"/>
              </w:rPr>
              <w:t>bus_ratio</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Default="00E87926">
            <w:pPr>
              <w:widowControl/>
              <w:snapToGrid/>
              <w:spacing w:line="240" w:lineRule="auto"/>
              <w:rPr>
                <w:ins w:id="366" w:author="Chevy Chia-Wei Hsu(許家瑋)" w:date="2019-05-06T08:51:00Z"/>
                <w:rFonts w:eastAsiaTheme="minorEastAsia" w:cs="Candara" w:hint="eastAsia"/>
                <w:color w:val="000000"/>
                <w:szCs w:val="24"/>
              </w:rPr>
            </w:pPr>
            <w:ins w:id="367" w:author="Chevy Chia-Wei Hsu(許家瑋)" w:date="2019-04-26T18:11:00Z">
              <w:r>
                <w:rPr>
                  <w:rFonts w:eastAsiaTheme="minorEastAsia" w:cs="Candara" w:hint="eastAsia"/>
                  <w:color w:val="000000"/>
                  <w:szCs w:val="24"/>
                </w:rPr>
                <w:t>4</w:t>
              </w:r>
            </w:ins>
            <w:del w:id="368" w:author="Chevy Chia-Wei Hsu(許家瑋)" w:date="2019-04-26T18:11:00Z">
              <w:r w:rsidR="003F72A5" w:rsidRPr="00826C7F" w:rsidDel="00E87926">
                <w:rPr>
                  <w:rFonts w:eastAsiaTheme="minorEastAsia" w:cs="Candara"/>
                  <w:color w:val="000000"/>
                  <w:szCs w:val="24"/>
                </w:rPr>
                <w:delText>3</w:delText>
              </w:r>
            </w:del>
            <w:r w:rsidR="003F72A5" w:rsidRPr="00826C7F">
              <w:rPr>
                <w:rFonts w:eastAsiaTheme="minorEastAsia" w:cs="Candara"/>
                <w:color w:val="000000"/>
                <w:szCs w:val="24"/>
              </w:rPr>
              <w:t>:</w:t>
            </w:r>
            <w:del w:id="369" w:author="Chevy Chia-Wei Hsu(許家瑋)" w:date="2019-04-26T18:11:00Z">
              <w:r w:rsidR="003F72A5" w:rsidRPr="00826C7F" w:rsidDel="00E87926">
                <w:rPr>
                  <w:rFonts w:eastAsiaTheme="minorEastAsia" w:cs="Candara"/>
                  <w:color w:val="000000"/>
                  <w:szCs w:val="24"/>
                </w:rPr>
                <w:delText>1</w:delText>
              </w:r>
            </w:del>
            <w:ins w:id="370" w:author="Chevy Chia-Wei Hsu(許家瑋)" w:date="2019-04-26T18:11:00Z">
              <w:r>
                <w:rPr>
                  <w:rFonts w:eastAsiaTheme="minorEastAsia" w:cs="Candara" w:hint="eastAsia"/>
                  <w:color w:val="000000"/>
                  <w:szCs w:val="24"/>
                </w:rPr>
                <w:t>2</w:t>
              </w:r>
            </w:ins>
            <w:ins w:id="371" w:author="Chevy Chia-Wei Hsu(許家瑋)" w:date="2019-05-06T08:51:00Z">
              <w:r w:rsidR="00124FF1">
                <w:rPr>
                  <w:rFonts w:eastAsiaTheme="minorEastAsia" w:cs="Candara" w:hint="eastAsia"/>
                  <w:color w:val="000000"/>
                  <w:szCs w:val="24"/>
                </w:rPr>
                <w:t>.</w:t>
              </w:r>
            </w:ins>
          </w:p>
          <w:p w:rsidR="00124FF1" w:rsidRPr="00826C7F" w:rsidRDefault="00124FF1">
            <w:pPr>
              <w:widowControl/>
              <w:snapToGrid/>
              <w:spacing w:line="240" w:lineRule="auto"/>
              <w:rPr>
                <w:rFonts w:eastAsiaTheme="minorEastAsia" w:cs="Candara"/>
                <w:color w:val="000000"/>
                <w:szCs w:val="24"/>
              </w:rPr>
            </w:pPr>
            <w:ins w:id="372" w:author="Chevy Chia-Wei Hsu(許家瑋)" w:date="2019-05-06T08:51:00Z">
              <w:r>
                <w:rPr>
                  <w:rFonts w:eastAsiaTheme="minorEastAsia" w:cs="Candara" w:hint="eastAsia"/>
                  <w:color w:val="000000"/>
                  <w:szCs w:val="24"/>
                </w:rPr>
                <w:t>(TODO:[3:1]</w:t>
              </w:r>
            </w:ins>
            <w:ins w:id="373" w:author="Chevy Chia-Wei Hsu(許家瑋)" w:date="2019-05-06T08:52:00Z">
              <w:r w:rsidR="00542382">
                <w:rPr>
                  <w:rFonts w:eastAsiaTheme="minorEastAsia" w:cs="Candara" w:hint="eastAsia"/>
                  <w:color w:val="000000"/>
                  <w:szCs w:val="24"/>
                </w:rPr>
                <w:t>)</w:t>
              </w:r>
            </w:ins>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Del="0004423B" w:rsidRDefault="003F72A5" w:rsidP="001F5AA5">
            <w:pPr>
              <w:widowControl/>
              <w:snapToGrid/>
              <w:spacing w:line="240" w:lineRule="auto"/>
              <w:rPr>
                <w:del w:id="374" w:author="Chevy Chia-Wei Hsu(許家瑋)" w:date="2019-04-26T09:25:00Z"/>
                <w:rFonts w:eastAsia="新細明體" w:cs="NimbusSanL-Regu"/>
                <w:kern w:val="0"/>
                <w:szCs w:val="24"/>
              </w:rPr>
            </w:pPr>
            <w:r w:rsidRPr="00826C7F">
              <w:rPr>
                <w:rFonts w:eastAsia="新細明體" w:cs="NimbusSanL-Regu"/>
                <w:kern w:val="0"/>
                <w:szCs w:val="24"/>
              </w:rPr>
              <w:t>Bus clock ratio select.</w:t>
            </w:r>
          </w:p>
          <w:p w:rsidR="008F4683" w:rsidRPr="00826C7F" w:rsidRDefault="008F4683" w:rsidP="001F5AA5">
            <w:pPr>
              <w:widowControl/>
              <w:snapToGrid/>
              <w:spacing w:line="240" w:lineRule="auto"/>
              <w:rPr>
                <w:rFonts w:eastAsia="新細明體" w:cs="NimbusSanL-Regu"/>
                <w:kern w:val="0"/>
                <w:szCs w:val="24"/>
              </w:rPr>
            </w:pPr>
          </w:p>
          <w:tbl>
            <w:tblPr>
              <w:tblStyle w:val="a9"/>
              <w:tblW w:w="0" w:type="auto"/>
              <w:tblLook w:val="04A0" w:firstRow="1" w:lastRow="0" w:firstColumn="1" w:lastColumn="0" w:noHBand="0" w:noVBand="1"/>
            </w:tblPr>
            <w:tblGrid>
              <w:gridCol w:w="1393"/>
              <w:gridCol w:w="3404"/>
            </w:tblGrid>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Value</w:t>
                  </w:r>
                </w:p>
              </w:tc>
              <w:tc>
                <w:tcPr>
                  <w:tcW w:w="3471" w:type="dxa"/>
                </w:tcPr>
                <w:p w:rsidR="003F72A5" w:rsidRPr="00826C7F" w:rsidRDefault="003F72A5" w:rsidP="001F5AA5">
                  <w:pPr>
                    <w:widowControl/>
                    <w:snapToGrid/>
                    <w:spacing w:line="240" w:lineRule="auto"/>
                    <w:rPr>
                      <w:rFonts w:eastAsia="新細明體" w:cs="NimbusSanL-Regu"/>
                      <w:kern w:val="0"/>
                      <w:szCs w:val="24"/>
                    </w:rPr>
                  </w:pPr>
                  <w:proofErr w:type="spellStart"/>
                  <w:r w:rsidRPr="00826C7F">
                    <w:rPr>
                      <w:rFonts w:eastAsia="新細明體" w:cs="NimbusSanL-Regu"/>
                      <w:kern w:val="0"/>
                      <w:szCs w:val="24"/>
                    </w:rPr>
                    <w:t>aclk:hclk:pclk</w:t>
                  </w:r>
                  <w:proofErr w:type="spellEnd"/>
                  <w:r w:rsidRPr="00826C7F">
                    <w:rPr>
                      <w:rFonts w:eastAsia="新細明體" w:cs="NimbusSanL-Regu"/>
                      <w:kern w:val="0"/>
                      <w:szCs w:val="24"/>
                    </w:rPr>
                    <w:t xml:space="preserve"> frequency</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0</w:t>
                  </w:r>
                </w:p>
              </w:tc>
              <w:tc>
                <w:tcPr>
                  <w:tcW w:w="3471"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1:1:1</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w:t>
                  </w:r>
                </w:p>
              </w:tc>
              <w:tc>
                <w:tcPr>
                  <w:tcW w:w="3471" w:type="dxa"/>
                </w:tcPr>
                <w:p w:rsidR="003F72A5" w:rsidRPr="00826C7F" w:rsidRDefault="003F72A5">
                  <w:pPr>
                    <w:rPr>
                      <w:szCs w:val="24"/>
                    </w:rPr>
                  </w:pPr>
                  <w:r w:rsidRPr="00826C7F">
                    <w:rPr>
                      <w:rFonts w:eastAsia="新細明體" w:cs="NimbusSanL-Regu"/>
                      <w:kern w:val="0"/>
                      <w:szCs w:val="24"/>
                    </w:rPr>
                    <w:t>1:1:1/2</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2</w:t>
                  </w:r>
                </w:p>
              </w:tc>
              <w:tc>
                <w:tcPr>
                  <w:tcW w:w="3471" w:type="dxa"/>
                </w:tcPr>
                <w:p w:rsidR="003F72A5" w:rsidRPr="00826C7F" w:rsidRDefault="003F72A5">
                  <w:pPr>
                    <w:rPr>
                      <w:szCs w:val="24"/>
                    </w:rPr>
                  </w:pPr>
                  <w:r w:rsidRPr="00826C7F">
                    <w:rPr>
                      <w:rFonts w:eastAsia="新細明體" w:cs="NimbusSanL-Regu"/>
                      <w:kern w:val="0"/>
                      <w:szCs w:val="24"/>
                    </w:rPr>
                    <w:t>1:1:1/4</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3</w:t>
                  </w:r>
                </w:p>
              </w:tc>
              <w:tc>
                <w:tcPr>
                  <w:tcW w:w="3471" w:type="dxa"/>
                </w:tcPr>
                <w:p w:rsidR="003F72A5" w:rsidRPr="00826C7F" w:rsidRDefault="003F72A5">
                  <w:pPr>
                    <w:rPr>
                      <w:szCs w:val="24"/>
                    </w:rPr>
                  </w:pPr>
                  <w:r w:rsidRPr="00826C7F">
                    <w:rPr>
                      <w:rFonts w:eastAsia="新細明體" w:cs="NimbusSanL-Regu"/>
                      <w:kern w:val="0"/>
                      <w:szCs w:val="24"/>
                    </w:rPr>
                    <w:t>1:1/2:1/2</w:t>
                  </w:r>
                </w:p>
              </w:tc>
            </w:tr>
            <w:tr w:rsidR="003F72A5" w:rsidRPr="00826C7F" w:rsidTr="00826C7F">
              <w:tc>
                <w:tcPr>
                  <w:tcW w:w="1415" w:type="dxa"/>
                </w:tcPr>
                <w:p w:rsidR="003F72A5" w:rsidRPr="00826C7F" w:rsidRDefault="003F72A5" w:rsidP="0054039C">
                  <w:pPr>
                    <w:widowControl/>
                    <w:snapToGrid/>
                    <w:spacing w:line="240" w:lineRule="auto"/>
                    <w:rPr>
                      <w:rFonts w:eastAsia="新細明體" w:cs="NimbusSanL-Regu"/>
                      <w:kern w:val="0"/>
                      <w:szCs w:val="24"/>
                    </w:rPr>
                  </w:pPr>
                  <w:r w:rsidRPr="00826C7F">
                    <w:rPr>
                      <w:rFonts w:eastAsia="新細明體" w:cs="NimbusSanL-Regu"/>
                      <w:kern w:val="0"/>
                      <w:szCs w:val="24"/>
                    </w:rPr>
                    <w:t>4</w:t>
                  </w:r>
                </w:p>
              </w:tc>
              <w:tc>
                <w:tcPr>
                  <w:tcW w:w="3471" w:type="dxa"/>
                </w:tcPr>
                <w:p w:rsidR="003F72A5" w:rsidRPr="00826C7F" w:rsidRDefault="003F72A5" w:rsidP="0054039C">
                  <w:pPr>
                    <w:rPr>
                      <w:szCs w:val="24"/>
                    </w:rPr>
                  </w:pPr>
                  <w:r w:rsidRPr="00826C7F">
                    <w:rPr>
                      <w:rFonts w:eastAsia="新細明體" w:cs="NimbusSanL-Regu"/>
                      <w:kern w:val="0"/>
                      <w:szCs w:val="24"/>
                    </w:rPr>
                    <w:t>1:1/2:1/4</w:t>
                  </w:r>
                </w:p>
              </w:tc>
            </w:tr>
          </w:tbl>
          <w:p w:rsidR="003F72A5" w:rsidRPr="00826C7F" w:rsidRDefault="00B7247E" w:rsidP="001F5AA5">
            <w:pPr>
              <w:widowControl/>
              <w:snapToGrid/>
              <w:spacing w:line="240" w:lineRule="auto"/>
              <w:rPr>
                <w:rFonts w:eastAsiaTheme="minorEastAsia" w:cs="Candara"/>
                <w:color w:val="000000"/>
                <w:szCs w:val="24"/>
              </w:rPr>
            </w:pPr>
            <w:ins w:id="375" w:author="Chevy Chia-Wei Hsu(許家瑋)" w:date="2019-04-26T18:38:00Z">
              <w:r>
                <w:rPr>
                  <w:rFonts w:eastAsia="新細明體" w:cs="NimbusSanL-Regu" w:hint="eastAsia"/>
                  <w:kern w:val="0"/>
                  <w:szCs w:val="24"/>
                </w:rPr>
                <w:t>(</w:t>
              </w:r>
            </w:ins>
            <w:ins w:id="376" w:author="Chevy Chia-Wei Hsu(許家瑋)" w:date="2019-04-26T09:24:00Z">
              <w:r w:rsidR="0004423B">
                <w:rPr>
                  <w:rFonts w:eastAsia="新細明體" w:cs="NimbusSanL-Regu" w:hint="eastAsia"/>
                  <w:kern w:val="0"/>
                  <w:szCs w:val="24"/>
                </w:rPr>
                <w:t>SMU v1.0</w:t>
              </w:r>
            </w:ins>
            <w:ins w:id="377" w:author="Chevy Chia-Wei Hsu(許家瑋)" w:date="2019-04-26T18:38:00Z">
              <w:r>
                <w:rPr>
                  <w:rFonts w:eastAsia="新細明體" w:cs="NimbusSanL-Regu" w:hint="eastAsia"/>
                  <w:kern w:val="0"/>
                  <w:szCs w:val="24"/>
                </w:rPr>
                <w:t>)</w:t>
              </w:r>
            </w:ins>
            <w:ins w:id="378" w:author="Chevy Chia-Wei Hsu(許家瑋)" w:date="2019-04-26T09:24:00Z">
              <w:r w:rsidR="0004423B">
                <w:rPr>
                  <w:rFonts w:eastAsia="新細明體" w:cs="NimbusSanL-Regu" w:hint="eastAsia"/>
                  <w:kern w:val="0"/>
                  <w:szCs w:val="24"/>
                </w:rPr>
                <w:t xml:space="preserve"> </w:t>
              </w:r>
              <w:proofErr w:type="spellStart"/>
              <w:r w:rsidR="0004423B">
                <w:rPr>
                  <w:rFonts w:eastAsia="新細明體" w:cs="NimbusSanL-Regu" w:hint="eastAsia"/>
                  <w:kern w:val="0"/>
                  <w:szCs w:val="24"/>
                </w:rPr>
                <w:t>aclk:core_clk</w:t>
              </w:r>
              <w:proofErr w:type="spellEnd"/>
              <w:r w:rsidR="0004423B">
                <w:rPr>
                  <w:rFonts w:eastAsia="新細明體" w:cs="NimbusSanL-Regu" w:hint="eastAsia"/>
                  <w:kern w:val="0"/>
                  <w:szCs w:val="24"/>
                </w:rPr>
                <w:t>=1:1</w:t>
              </w:r>
            </w:ins>
          </w:p>
        </w:tc>
        <w:tc>
          <w:tcPr>
            <w:tcW w:w="525" w:type="pct"/>
            <w:tcBorders>
              <w:top w:val="single" w:sz="8" w:space="0" w:color="477AB1"/>
              <w:left w:val="nil"/>
              <w:bottom w:val="single" w:sz="8" w:space="0" w:color="477AB1"/>
              <w:right w:val="nil"/>
            </w:tcBorders>
            <w:shd w:val="clear" w:color="auto" w:fill="E9ECF2"/>
          </w:tcPr>
          <w:p w:rsidR="003F72A5" w:rsidRPr="00826C7F" w:rsidRDefault="003F72A5" w:rsidP="001F5AA5">
            <w:pPr>
              <w:widowControl/>
              <w:snapToGrid/>
              <w:spacing w:line="240" w:lineRule="auto"/>
              <w:rPr>
                <w:rFonts w:eastAsiaTheme="minorEastAsia"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99384D">
            <w:pPr>
              <w:widowControl/>
              <w:snapToGrid/>
              <w:spacing w:line="240" w:lineRule="auto"/>
              <w:jc w:val="center"/>
              <w:rPr>
                <w:rFonts w:eastAsiaTheme="minorEastAsia" w:cs="Candara"/>
                <w:color w:val="000000"/>
                <w:szCs w:val="24"/>
              </w:rPr>
            </w:pPr>
            <w:r w:rsidRPr="00826C7F">
              <w:rPr>
                <w:rFonts w:eastAsiaTheme="minorEastAsia" w:cs="Candara"/>
                <w:color w:val="000000"/>
                <w:szCs w:val="24"/>
              </w:rPr>
              <w:t>0</w:t>
            </w:r>
          </w:p>
        </w:tc>
      </w:tr>
    </w:tbl>
    <w:p w:rsidR="0010101C" w:rsidRPr="00BC4B79" w:rsidRDefault="0010101C" w:rsidP="0010101C">
      <w:pPr>
        <w:pStyle w:val="31"/>
        <w:spacing w:before="203"/>
      </w:pPr>
      <w:bookmarkStart w:id="379" w:name="_Toc8026637"/>
      <w:proofErr w:type="spellStart"/>
      <w:r w:rsidRPr="00BC4B79">
        <w:t>HARTn_RESET_VECTOR</w:t>
      </w:r>
      <w:proofErr w:type="spellEnd"/>
      <w:r w:rsidR="00E0626F" w:rsidRPr="00BC4B79">
        <w:rPr>
          <w:rFonts w:hint="eastAsia"/>
        </w:rPr>
        <w:t xml:space="preserve"> - </w:t>
      </w:r>
      <w:proofErr w:type="spellStart"/>
      <w:r w:rsidR="00E0626F" w:rsidRPr="00BC4B79">
        <w:t>CPUn</w:t>
      </w:r>
      <w:proofErr w:type="spellEnd"/>
      <w:r w:rsidR="00E0626F" w:rsidRPr="00BC4B79">
        <w:t xml:space="preserve"> Core reset vector</w:t>
      </w:r>
      <w:r w:rsidR="00E0626F" w:rsidRPr="00BC4B79">
        <w:rPr>
          <w:rFonts w:hint="eastAsia"/>
        </w:rPr>
        <w:t xml:space="preserve"> (n</w:t>
      </w:r>
      <w:r w:rsidR="00D52113" w:rsidRPr="00BC4B79">
        <w:t>: 0</w:t>
      </w:r>
      <w:r w:rsidR="00E0626F" w:rsidRPr="00BC4B79">
        <w:rPr>
          <w:rFonts w:hint="eastAsia"/>
        </w:rPr>
        <w:t>~3)</w:t>
      </w:r>
      <w:bookmarkEnd w:id="379"/>
    </w:p>
    <w:p w:rsidR="00D52113" w:rsidRPr="00D52113" w:rsidRDefault="00D52113" w:rsidP="00D52113">
      <w:pPr>
        <w:rPr>
          <w:rFonts w:eastAsiaTheme="minorEastAsia"/>
        </w:rPr>
      </w:pPr>
      <w:r>
        <w:rPr>
          <w:rFonts w:eastAsiaTheme="minorEastAsia" w:cs="Candara" w:hint="eastAsia"/>
          <w:color w:val="000000"/>
          <w:szCs w:val="24"/>
        </w:rPr>
        <w:t>See AndesCore_x25x_DS for detail.</w:t>
      </w:r>
    </w:p>
    <w:tbl>
      <w:tblPr>
        <w:tblW w:w="4910" w:type="pct"/>
        <w:tblCellMar>
          <w:left w:w="0" w:type="dxa"/>
          <w:right w:w="0" w:type="dxa"/>
        </w:tblCellMar>
        <w:tblLook w:val="0420" w:firstRow="1" w:lastRow="0" w:firstColumn="0" w:lastColumn="0" w:noHBand="0" w:noVBand="1"/>
      </w:tblPr>
      <w:tblGrid>
        <w:gridCol w:w="1614"/>
        <w:gridCol w:w="746"/>
        <w:gridCol w:w="3963"/>
        <w:gridCol w:w="496"/>
        <w:gridCol w:w="3521"/>
      </w:tblGrid>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reset_vector</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rPr>
                <w:rFonts w:ascii="NimbusSanL-Regu" w:eastAsia="新細明體" w:hAnsi="NimbusSanL-Regu" w:cs="NimbusSanL-Regu"/>
                <w:kern w:val="0"/>
                <w:sz w:val="22"/>
              </w:rPr>
            </w:pPr>
            <w:r>
              <w:rPr>
                <w:rFonts w:ascii="NimbusSanL-Regu" w:eastAsia="新細明體" w:hAnsi="NimbusSanL-Regu" w:cs="NimbusSanL-Regu"/>
                <w:kern w:val="0"/>
                <w:sz w:val="22"/>
              </w:rPr>
              <w:t>Entry address upon processor reset</w:t>
            </w:r>
          </w:p>
          <w:p w:rsidR="00DB0651" w:rsidRPr="0010101C" w:rsidRDefault="00DB0651" w:rsidP="001F5AA5">
            <w:pPr>
              <w:widowControl/>
              <w:snapToGrid/>
              <w:spacing w:line="240" w:lineRule="auto"/>
              <w:rPr>
                <w:rFonts w:cs="Candara"/>
                <w:color w:val="000000"/>
                <w:szCs w:val="24"/>
              </w:rPr>
            </w:pPr>
            <w:r>
              <w:rPr>
                <w:rFonts w:ascii="NimbusSanL-Regu" w:eastAsia="新細明體" w:hAnsi="NimbusSanL-Regu" w:cs="NimbusSanL-Regu" w:hint="eastAsia"/>
                <w:kern w:val="0"/>
                <w:sz w:val="22"/>
              </w:rPr>
              <w:t>[</w:t>
            </w:r>
            <w:r w:rsidR="003F4E20">
              <w:rPr>
                <w:rFonts w:ascii="NimbusSanL-Regu" w:eastAsia="新細明體" w:hAnsi="NimbusSanL-Regu" w:cs="NimbusSanL-Regu" w:hint="eastAsia"/>
                <w:kern w:val="0"/>
                <w:sz w:val="22"/>
              </w:rPr>
              <w:t>1:</w:t>
            </w:r>
            <w:r>
              <w:rPr>
                <w:rFonts w:ascii="NimbusSanL-Regu" w:eastAsia="新細明體" w:hAnsi="NimbusSanL-Regu" w:cs="NimbusSanL-Regu" w:hint="eastAsia"/>
                <w:kern w:val="0"/>
                <w:sz w:val="22"/>
              </w:rPr>
              <w:t>0]: hardwire 0.</w:t>
            </w:r>
          </w:p>
        </w:tc>
        <w:tc>
          <w:tcPr>
            <w:tcW w:w="525" w:type="pct"/>
            <w:tcBorders>
              <w:top w:val="single" w:sz="8" w:space="0" w:color="477AB1"/>
              <w:left w:val="nil"/>
              <w:bottom w:val="single" w:sz="8" w:space="0" w:color="477AB1"/>
              <w:right w:val="nil"/>
            </w:tcBorders>
            <w:shd w:val="clear" w:color="auto" w:fill="E9ECF2"/>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jc w:val="center"/>
              <w:rPr>
                <w:rFonts w:ascii="NimbusSanL-Regu" w:eastAsia="新細明體" w:hAnsi="NimbusSanL-Regu" w:cs="NimbusSanL-Regu"/>
                <w:kern w:val="0"/>
                <w:sz w:val="22"/>
              </w:rPr>
            </w:pPr>
            <w:r>
              <w:rPr>
                <w:rFonts w:ascii="NimbusSanL-Regu" w:eastAsia="新細明體" w:hAnsi="NimbusSanL-Regu" w:cs="NimbusSanL-Regu"/>
                <w:kern w:val="0"/>
                <w:sz w:val="22"/>
              </w:rPr>
              <w:t>0x80000000</w:t>
            </w:r>
          </w:p>
          <w:p w:rsidR="00695760" w:rsidRPr="0010101C" w:rsidRDefault="00695760" w:rsidP="001F5AA5">
            <w:pPr>
              <w:widowControl/>
              <w:snapToGrid/>
              <w:spacing w:line="240" w:lineRule="auto"/>
              <w:jc w:val="center"/>
              <w:rPr>
                <w:rFonts w:cs="Candara"/>
                <w:color w:val="000000"/>
                <w:szCs w:val="24"/>
              </w:rPr>
            </w:pPr>
            <w:r w:rsidRPr="00123233">
              <w:rPr>
                <w:rFonts w:cs="Candara"/>
                <w:color w:val="000000"/>
                <w:sz w:val="16"/>
                <w:szCs w:val="24"/>
              </w:rPr>
              <w:t>`AE350_SMU_RESET_VECTOR_DEFAULT</w:t>
            </w:r>
          </w:p>
        </w:tc>
      </w:tr>
    </w:tbl>
    <w:p w:rsidR="0010101C" w:rsidRPr="00BC4B79" w:rsidRDefault="00E0626F" w:rsidP="0010101C">
      <w:pPr>
        <w:pStyle w:val="31"/>
        <w:spacing w:before="203"/>
      </w:pPr>
      <w:bookmarkStart w:id="380" w:name="_Toc8026638"/>
      <w:r w:rsidRPr="00BC4B79">
        <w:lastRenderedPageBreak/>
        <w:t xml:space="preserve">PCS_SEL - Power </w:t>
      </w:r>
      <w:r w:rsidRPr="00BC4B79">
        <w:rPr>
          <w:rFonts w:hint="eastAsia"/>
        </w:rPr>
        <w:t>control slot</w:t>
      </w:r>
      <w:r w:rsidRPr="00BC4B79">
        <w:t xml:space="preserve"> select</w:t>
      </w:r>
      <w:bookmarkEnd w:id="380"/>
    </w:p>
    <w:p w:rsidR="00FA5F65" w:rsidRPr="00392BDC" w:rsidRDefault="00FA5F65" w:rsidP="00FA5F65">
      <w:pPr>
        <w:rPr>
          <w:rFonts w:eastAsiaTheme="minorEastAsia"/>
          <w:color w:val="808080" w:themeColor="background1" w:themeShade="80"/>
        </w:rPr>
      </w:pPr>
      <w:r w:rsidRPr="00392BDC">
        <w:rPr>
          <w:color w:val="808080" w:themeColor="background1" w:themeShade="80"/>
        </w:rPr>
        <w:t xml:space="preserve">IM Requirement: </w:t>
      </w:r>
      <w:r w:rsidRPr="00392BDC">
        <w:rPr>
          <w:rFonts w:hint="eastAsia"/>
          <w:color w:val="808080" w:themeColor="background1" w:themeShade="80"/>
        </w:rPr>
        <w:t>PCS_BATCH_SUPPORT = 1</w:t>
      </w:r>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Description</w:t>
            </w:r>
          </w:p>
        </w:tc>
        <w:tc>
          <w:tcPr>
            <w:tcW w:w="525" w:type="pct"/>
            <w:tcBorders>
              <w:top w:val="single" w:sz="8" w:space="0" w:color="477AB1"/>
              <w:left w:val="nil"/>
              <w:bottom w:val="single" w:sz="8" w:space="0" w:color="477AB1"/>
              <w:right w:val="nil"/>
            </w:tcBorders>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Reset</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pcs0_sel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0</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pcs1_sel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1</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1</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proofErr w:type="spellStart"/>
            <w:r w:rsidRPr="00392BDC">
              <w:rPr>
                <w:rFonts w:eastAsiaTheme="minorEastAsia" w:cs="Candara" w:hint="eastAsia"/>
                <w:color w:val="808080" w:themeColor="background1" w:themeShade="80"/>
                <w:szCs w:val="24"/>
              </w:rPr>
              <w:t>pcsn_sel</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n</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n</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bl>
    <w:p w:rsidR="00FA5F65" w:rsidRPr="00392BDC" w:rsidRDefault="00FA5F65" w:rsidP="00FA5F65">
      <w:pPr>
        <w:rPr>
          <w:rFonts w:eastAsiaTheme="minorEastAsia"/>
          <w:color w:val="808080" w:themeColor="background1" w:themeShade="80"/>
        </w:rPr>
      </w:pPr>
      <w:r w:rsidRPr="00392BDC">
        <w:rPr>
          <w:rFonts w:eastAsiaTheme="minorEastAsia" w:hint="eastAsia"/>
          <w:color w:val="808080" w:themeColor="background1" w:themeShade="80"/>
        </w:rPr>
        <w:t>PCS_</w:t>
      </w:r>
      <w:proofErr w:type="gramStart"/>
      <w:r w:rsidRPr="00392BDC">
        <w:rPr>
          <w:rFonts w:eastAsiaTheme="minorEastAsia" w:hint="eastAsia"/>
          <w:color w:val="808080" w:themeColor="background1" w:themeShade="80"/>
        </w:rPr>
        <w:t>SEL[</w:t>
      </w:r>
      <w:proofErr w:type="gramEnd"/>
      <w:r w:rsidRPr="00392BDC">
        <w:rPr>
          <w:rFonts w:eastAsiaTheme="minorEastAsia" w:hint="eastAsia"/>
          <w:color w:val="808080" w:themeColor="background1" w:themeShade="80"/>
        </w:rPr>
        <w:t>7:0] = 8</w:t>
      </w:r>
      <w:r w:rsidRPr="00392BDC">
        <w:rPr>
          <w:rFonts w:eastAsiaTheme="minorEastAsia"/>
          <w:color w:val="808080" w:themeColor="background1" w:themeShade="80"/>
        </w:rPr>
        <w:t>’</w:t>
      </w:r>
      <w:r w:rsidRPr="00392BDC">
        <w:rPr>
          <w:rFonts w:eastAsiaTheme="minorEastAsia" w:hint="eastAsia"/>
          <w:color w:val="808080" w:themeColor="background1" w:themeShade="80"/>
        </w:rPr>
        <w:t xml:space="preserve">b0110, select PCS1 and PCS2. </w:t>
      </w:r>
    </w:p>
    <w:p w:rsidR="0010101C" w:rsidRPr="00BC4B79" w:rsidRDefault="00E0626F" w:rsidP="0010101C">
      <w:pPr>
        <w:pStyle w:val="31"/>
        <w:spacing w:before="203"/>
      </w:pPr>
      <w:bookmarkStart w:id="381" w:name="_Toc8026639"/>
      <w:r w:rsidRPr="00BC4B79">
        <w:t>PCS_CFG - Slot Configuration Register</w:t>
      </w:r>
      <w:bookmarkEnd w:id="381"/>
    </w:p>
    <w:tbl>
      <w:tblPr>
        <w:tblW w:w="4910" w:type="pct"/>
        <w:tblCellMar>
          <w:left w:w="0" w:type="dxa"/>
          <w:right w:w="0" w:type="dxa"/>
        </w:tblCellMar>
        <w:tblLook w:val="0420" w:firstRow="1" w:lastRow="0" w:firstColumn="0" w:lastColumn="0" w:noHBand="0" w:noVBand="1"/>
      </w:tblPr>
      <w:tblGrid>
        <w:gridCol w:w="1641"/>
        <w:gridCol w:w="1330"/>
        <w:gridCol w:w="5195"/>
        <w:gridCol w:w="1086"/>
        <w:gridCol w:w="1088"/>
      </w:tblGrid>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4C7C7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capability</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0B349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5</w:t>
            </w:r>
            <w:r w:rsidR="00C94F05">
              <w:rPr>
                <w:rFonts w:eastAsiaTheme="minorEastAsia" w:cs="Candara" w:hint="eastAsia"/>
                <w:color w:val="000000"/>
                <w:szCs w:val="24"/>
              </w:rPr>
              <w:t>:0</w:t>
            </w:r>
          </w:p>
        </w:tc>
        <w:tc>
          <w:tcPr>
            <w:tcW w:w="251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1F5AA5">
            <w:pPr>
              <w:widowControl/>
              <w:snapToGrid/>
              <w:spacing w:line="240" w:lineRule="auto"/>
              <w:rPr>
                <w:rFonts w:eastAsiaTheme="minorEastAsia"/>
                <w:color w:val="1F497D" w:themeColor="dark2"/>
              </w:rPr>
            </w:pPr>
            <w:r w:rsidRPr="004A1058">
              <w:rPr>
                <w:rFonts w:eastAsiaTheme="minorEastAsia" w:cs="Candara"/>
                <w:color w:val="000000"/>
                <w:szCs w:val="24"/>
              </w:rPr>
              <w:t>Slot control</w:t>
            </w:r>
            <w:r w:rsidRPr="004A1058">
              <w:rPr>
                <w:rFonts w:eastAsiaTheme="minorEastAsia" w:cs="Candara" w:hint="eastAsia"/>
                <w:color w:val="000000"/>
                <w:szCs w:val="24"/>
              </w:rPr>
              <w:t xml:space="preserve"> capability</w:t>
            </w:r>
          </w:p>
          <w:p w:rsidR="0010101C"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[0]: Reset</w:t>
            </w:r>
          </w:p>
          <w:p w:rsidR="00C409D4" w:rsidRPr="00BE0CA7" w:rsidRDefault="00C409D4" w:rsidP="001F5AA5">
            <w:pPr>
              <w:widowControl/>
              <w:snapToGrid/>
              <w:spacing w:line="240" w:lineRule="auto"/>
              <w:rPr>
                <w:rFonts w:eastAsiaTheme="minorEastAsia" w:cs="Candara"/>
                <w:szCs w:val="24"/>
              </w:rPr>
            </w:pPr>
            <w:r w:rsidRPr="00BE0CA7">
              <w:rPr>
                <w:rFonts w:eastAsiaTheme="minorEastAsia" w:cs="Candara" w:hint="eastAsia"/>
                <w:szCs w:val="24"/>
              </w:rPr>
              <w:t>[1]: DVFS</w:t>
            </w:r>
            <w:r w:rsidR="00BE0CA7">
              <w:rPr>
                <w:rFonts w:eastAsiaTheme="minorEastAsia" w:cs="Candara" w:hint="eastAsia"/>
                <w:szCs w:val="24"/>
              </w:rPr>
              <w:t xml:space="preserve"> (hardwire 0)</w:t>
            </w:r>
          </w:p>
          <w:p w:rsidR="00C409D4"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 xml:space="preserve">[2]: </w:t>
            </w:r>
            <w:proofErr w:type="spellStart"/>
            <w:r w:rsidR="00A5079F">
              <w:rPr>
                <w:rFonts w:eastAsiaTheme="minorEastAsia" w:cs="Candara" w:hint="eastAsia"/>
                <w:color w:val="000000"/>
                <w:szCs w:val="24"/>
              </w:rPr>
              <w:t>Light</w:t>
            </w:r>
            <w:r>
              <w:rPr>
                <w:rFonts w:eastAsiaTheme="minorEastAsia" w:cs="Candara" w:hint="eastAsia"/>
                <w:color w:val="000000"/>
                <w:szCs w:val="24"/>
              </w:rPr>
              <w:t>Sleep</w:t>
            </w:r>
            <w:proofErr w:type="spellEnd"/>
          </w:p>
          <w:p w:rsidR="00A5079F" w:rsidRDefault="00392BDC" w:rsidP="00392BDC">
            <w:pPr>
              <w:widowControl/>
              <w:snapToGrid/>
              <w:spacing w:line="240" w:lineRule="auto"/>
              <w:rPr>
                <w:rFonts w:eastAsiaTheme="minorEastAsia" w:cs="Candara"/>
                <w:color w:val="000000"/>
                <w:szCs w:val="24"/>
              </w:rPr>
            </w:pPr>
            <w:r>
              <w:rPr>
                <w:rFonts w:eastAsiaTheme="minorEastAsia" w:cs="Candara" w:hint="eastAsia"/>
                <w:color w:val="000000"/>
                <w:szCs w:val="24"/>
              </w:rPr>
              <w:t>[3]:</w:t>
            </w:r>
            <w:r w:rsidR="004A1058">
              <w:rPr>
                <w:rFonts w:eastAsiaTheme="minorEastAsia" w:cs="Candara" w:hint="eastAsia"/>
                <w:color w:val="000000"/>
                <w:szCs w:val="24"/>
              </w:rPr>
              <w:t xml:space="preserve"> </w:t>
            </w:r>
            <w:proofErr w:type="spellStart"/>
            <w:r w:rsidR="00A5079F">
              <w:rPr>
                <w:rFonts w:eastAsiaTheme="minorEastAsia" w:cs="Candara" w:hint="eastAsia"/>
                <w:color w:val="000000"/>
                <w:szCs w:val="24"/>
              </w:rPr>
              <w:t>DeepSleep</w:t>
            </w:r>
            <w:proofErr w:type="spellEnd"/>
          </w:p>
          <w:p w:rsidR="00BE0CA7"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[4]: Cancel from waiting</w:t>
            </w:r>
            <w:r>
              <w:rPr>
                <w:rFonts w:eastAsiaTheme="minorEastAsia" w:cs="Candara" w:hint="eastAsia"/>
                <w:szCs w:val="24"/>
              </w:rPr>
              <w:t xml:space="preserve"> (hardwire 0)</w:t>
            </w:r>
          </w:p>
          <w:p w:rsidR="00BE0CA7" w:rsidRPr="0010101C"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[5]: Timeout detection</w:t>
            </w:r>
            <w:r>
              <w:rPr>
                <w:rFonts w:eastAsiaTheme="minorEastAsia" w:cs="Candara" w:hint="eastAsia"/>
                <w:szCs w:val="24"/>
              </w:rPr>
              <w:t xml:space="preserve"> (hardwire 0)</w:t>
            </w:r>
          </w:p>
        </w:tc>
        <w:tc>
          <w:tcPr>
            <w:tcW w:w="525"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0101C" w:rsidP="001F5AA5">
            <w:pPr>
              <w:widowControl/>
              <w:snapToGrid/>
              <w:spacing w:line="240" w:lineRule="auto"/>
              <w:jc w:val="center"/>
              <w:rPr>
                <w:rFonts w:cs="Candara"/>
                <w:color w:val="000000"/>
                <w:szCs w:val="24"/>
              </w:rPr>
            </w:pPr>
          </w:p>
        </w:tc>
      </w:tr>
    </w:tbl>
    <w:p w:rsidR="00E0626F" w:rsidRPr="00BC4B79" w:rsidRDefault="00E0626F" w:rsidP="00E0626F">
      <w:pPr>
        <w:pStyle w:val="31"/>
        <w:spacing w:before="203"/>
      </w:pPr>
      <w:bookmarkStart w:id="382" w:name="_Toc8026640"/>
      <w:r w:rsidRPr="00BC4B79">
        <w:t>PCS_SCRATCH - Scratch pad</w:t>
      </w:r>
      <w:bookmarkEnd w:id="382"/>
    </w:p>
    <w:p w:rsidR="00E0626F" w:rsidRPr="007244F6" w:rsidRDefault="00E0626F" w:rsidP="00E0626F">
      <w:pPr>
        <w:autoSpaceDE w:val="0"/>
        <w:autoSpaceDN w:val="0"/>
        <w:adjustRightInd w:val="0"/>
        <w:snapToGrid/>
        <w:spacing w:line="240" w:lineRule="auto"/>
      </w:pPr>
      <w:r w:rsidRPr="007244F6">
        <w:rPr>
          <w:rFonts w:eastAsia="新細明體" w:cs="CharterBT-Roman"/>
          <w:kern w:val="0"/>
          <w:szCs w:val="24"/>
        </w:rPr>
        <w:t>This is a scratch register, which retains values when the rest of the system is powered down. It could be used to hold some parameters during the power down period.</w:t>
      </w:r>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E0626F" w:rsidP="001F5AA5">
            <w:pPr>
              <w:widowControl/>
              <w:snapToGrid/>
              <w:spacing w:line="240" w:lineRule="auto"/>
              <w:rPr>
                <w:rFonts w:cs="Candara"/>
                <w:color w:val="000000"/>
                <w:szCs w:val="24"/>
              </w:rPr>
            </w:pPr>
            <w:r>
              <w:rPr>
                <w:rFonts w:ascii="NimbusSanL-Regu" w:eastAsia="新細明體" w:hAnsi="NimbusSanL-Regu" w:cs="NimbusSanL-Regu"/>
                <w:kern w:val="0"/>
                <w:sz w:val="22"/>
              </w:rPr>
              <w:t>SCRATCH</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8D6360">
            <w:r w:rsidRPr="001D19D9">
              <w:rPr>
                <w:rFonts w:ascii="NimbusSanL-Regu" w:eastAsia="新細明體" w:hAnsi="NimbusSanL-Regu" w:cs="NimbusSanL-Regu"/>
                <w:kern w:val="0"/>
                <w:sz w:val="22"/>
              </w:rPr>
              <w:t>[31:0]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 w:rsidRPr="001D19D9">
              <w:rPr>
                <w:rFonts w:ascii="NimbusSanL-Regu" w:eastAsia="新細明體" w:hAnsi="NimbusSanL-Regu" w:cs="NimbusSanL-Regu"/>
                <w:kern w:val="0"/>
                <w:sz w:val="22"/>
              </w:rPr>
              <w:t>Scratch register</w:t>
            </w:r>
          </w:p>
        </w:tc>
        <w:tc>
          <w:tcPr>
            <w:tcW w:w="430" w:type="pct"/>
            <w:tcBorders>
              <w:top w:val="single" w:sz="8" w:space="0" w:color="477AB1"/>
              <w:left w:val="nil"/>
              <w:bottom w:val="single" w:sz="8" w:space="0" w:color="477AB1"/>
              <w:right w:val="nil"/>
            </w:tcBorders>
            <w:shd w:val="clear" w:color="auto" w:fill="E9ECF2"/>
          </w:tcPr>
          <w:p w:rsidR="0010101C" w:rsidRPr="0010101C" w:rsidRDefault="008D6360"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8D636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E0626F" w:rsidRPr="00BC4B79" w:rsidRDefault="008D6360" w:rsidP="00E0626F">
      <w:pPr>
        <w:pStyle w:val="31"/>
        <w:spacing w:before="203"/>
      </w:pPr>
      <w:bookmarkStart w:id="383" w:name="_Toc8026641"/>
      <w:r w:rsidRPr="00BC4B79">
        <w:t>PCS_MISC</w:t>
      </w:r>
      <w:bookmarkEnd w:id="383"/>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E0626F" w:rsidRPr="0010101C" w:rsidTr="00585E32">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lastRenderedPageBreak/>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1F5AA5">
            <w:pPr>
              <w:widowControl/>
              <w:snapToGrid/>
              <w:spacing w:line="240" w:lineRule="auto"/>
              <w:rPr>
                <w:rFonts w:ascii="NimbusSanL-Bold" w:eastAsiaTheme="minorEastAsia" w:hAnsi="NimbusSanL-Bold"/>
                <w:sz w:val="22"/>
              </w:rPr>
            </w:pPr>
            <w:proofErr w:type="spellStart"/>
            <w:r>
              <w:rPr>
                <w:rFonts w:ascii="NimbusSanL-Bold" w:eastAsiaTheme="minorEastAsia" w:hAnsi="NimbusSanL-Bold" w:hint="eastAsia"/>
                <w:sz w:val="22"/>
              </w:rPr>
              <w:t>iso_cyc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1F5AA5">
            <w:pPr>
              <w:widowControl/>
              <w:snapToGrid/>
              <w:spacing w:line="240" w:lineRule="auto"/>
              <w:rPr>
                <w:rFonts w:ascii="NimbusSanL-Bold" w:hAnsi="NimbusSanL-Bold"/>
                <w:sz w:val="22"/>
              </w:rPr>
            </w:pPr>
            <w:r w:rsidRPr="00D01A99">
              <w:rPr>
                <w:rFonts w:ascii="NimbusSanL-Bold" w:hAnsi="NimbusSanL-Bold" w:hint="eastAsia"/>
                <w:sz w:val="22"/>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8D6360">
            <w:pPr>
              <w:rPr>
                <w:rFonts w:ascii="NimbusSanL-Bold" w:hAnsi="NimbusSanL-Bold"/>
                <w:sz w:val="22"/>
              </w:rPr>
            </w:pPr>
            <w:r>
              <w:rPr>
                <w:rFonts w:ascii="NimbusSanL-Bold" w:hAnsi="NimbusSanL-Bold"/>
                <w:sz w:val="22"/>
              </w:rPr>
              <w:t xml:space="preserve">ISO cycle </w:t>
            </w:r>
            <w:r w:rsidR="00894EFA">
              <w:rPr>
                <w:rFonts w:ascii="NimbusSanL-Bold" w:hAnsi="NimbusSanL-Bold"/>
                <w:sz w:val="22"/>
              </w:rPr>
              <w:t>–</w:t>
            </w:r>
            <w:r w:rsidR="00305362">
              <w:rPr>
                <w:rFonts w:ascii="NimbusSanL-Bold" w:eastAsiaTheme="minorEastAsia" w:hAnsi="NimbusSanL-Bold" w:hint="eastAsia"/>
                <w:sz w:val="22"/>
              </w:rPr>
              <w:t xml:space="preserve"> </w:t>
            </w:r>
            <w:r>
              <w:rPr>
                <w:rFonts w:ascii="NimbusSanL-Bold" w:hAnsi="NimbusSanL-Bold"/>
                <w:sz w:val="22"/>
              </w:rPr>
              <w:t>ST_ISO cycles</w:t>
            </w:r>
          </w:p>
          <w:p w:rsidR="0013520A" w:rsidRDefault="0013520A" w:rsidP="008D6360">
            <w:pPr>
              <w:rPr>
                <w:rFonts w:ascii="NimbusSanL-Bold" w:eastAsiaTheme="minorEastAsia" w:hAnsi="NimbusSanL-Bold"/>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F65EBC" w:rsidRDefault="00F65EBC" w:rsidP="008D6360">
            <w:pPr>
              <w:rPr>
                <w:rFonts w:ascii="NimbusSanL-Bold" w:eastAsiaTheme="minorEastAsia" w:hAnsi="NimbusSanL-Bold"/>
                <w:sz w:val="22"/>
              </w:rPr>
            </w:pPr>
            <w:r>
              <w:rPr>
                <w:rFonts w:ascii="NimbusSanL-Bold" w:eastAsiaTheme="minorEastAsia" w:hAnsi="NimbusSanL-Bold" w:hint="eastAsia"/>
                <w:sz w:val="22"/>
              </w:rPr>
              <w:t>0: 1 cycle</w:t>
            </w:r>
          </w:p>
          <w:p w:rsidR="00F65EBC" w:rsidRDefault="00F65EBC" w:rsidP="008D6360">
            <w:pPr>
              <w:rPr>
                <w:rFonts w:ascii="NimbusSanL-Bold" w:eastAsiaTheme="minorEastAsia" w:hAnsi="NimbusSanL-Bold"/>
                <w:sz w:val="22"/>
              </w:rPr>
            </w:pPr>
            <w:r>
              <w:rPr>
                <w:rFonts w:ascii="NimbusSanL-Bold" w:eastAsiaTheme="minorEastAsia" w:hAnsi="NimbusSanL-Bold" w:hint="eastAsia"/>
                <w:sz w:val="22"/>
              </w:rPr>
              <w:t>1: 1 cycle</w:t>
            </w:r>
          </w:p>
          <w:p w:rsidR="00F65EBC" w:rsidRPr="00F65EBC" w:rsidRDefault="00F65EBC" w:rsidP="008D6360">
            <w:pPr>
              <w:rPr>
                <w:rFonts w:ascii="NimbusSanL-Bold" w:eastAsiaTheme="minorEastAsia" w:hAnsi="NimbusSanL-Bold"/>
                <w:sz w:val="22"/>
              </w:rPr>
            </w:pPr>
            <w:r>
              <w:rPr>
                <w:rFonts w:ascii="NimbusSanL-Bold" w:eastAsiaTheme="minorEastAsia" w:hAnsi="NimbusSanL-Bold" w:hint="eastAsia"/>
                <w:sz w:val="22"/>
              </w:rPr>
              <w:t>2: 2cycle</w:t>
            </w:r>
            <w:r w:rsidR="0087130F">
              <w:rPr>
                <w:rFonts w:ascii="NimbusSanL-Bold" w:eastAsiaTheme="minorEastAsia" w:hAnsi="NimbusSanL-Bold" w:hint="eastAsia"/>
                <w:sz w:val="22"/>
              </w:rPr>
              <w:t xml:space="preserve">s </w:t>
            </w:r>
            <w:r w:rsidR="0087130F">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10101C" w:rsidRDefault="0013520A" w:rsidP="001F5AA5">
            <w:pPr>
              <w:widowControl/>
              <w:snapToGrid/>
              <w:spacing w:line="240" w:lineRule="auto"/>
              <w:jc w:val="center"/>
              <w:rPr>
                <w:rFonts w:cs="Candara"/>
                <w:color w:val="000000"/>
                <w:szCs w:val="24"/>
              </w:rPr>
            </w:pPr>
            <w:r>
              <w:rPr>
                <w:rFonts w:eastAsiaTheme="minorEastAsia" w:cs="Candara" w:hint="eastAsia"/>
                <w:color w:val="000000"/>
                <w:szCs w:val="24"/>
              </w:rPr>
              <w:t>0xf</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t>reten</w:t>
            </w:r>
            <w:r w:rsidRPr="00A50C93">
              <w:rPr>
                <w:rFonts w:ascii="NimbusSanL-Bold" w:eastAsiaTheme="minorEastAsia" w:hAnsi="NimbusSanL-Bold" w:hint="eastAsia"/>
                <w:sz w:val="22"/>
              </w:rPr>
              <w:t>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ascii="NimbusSanL-Bold" w:hAnsi="NimbusSanL-Bold"/>
                <w:sz w:val="22"/>
              </w:rPr>
            </w:pPr>
            <w:r w:rsidRPr="00D01A99">
              <w:rPr>
                <w:rFonts w:ascii="NimbusSanL-Bold" w:hAnsi="NimbusSanL-Bold" w:hint="eastAsia"/>
                <w:sz w:val="22"/>
              </w:rPr>
              <w:t>11:4</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8D6360">
            <w:pPr>
              <w:rPr>
                <w:rFonts w:ascii="NimbusSanL-Bold" w:hAnsi="NimbusSanL-Bold"/>
                <w:sz w:val="22"/>
              </w:rPr>
            </w:pPr>
            <w:r>
              <w:rPr>
                <w:rFonts w:ascii="NimbusSanL-Bold" w:hAnsi="NimbusSanL-Bold"/>
                <w:sz w:val="22"/>
              </w:rPr>
              <w:t>RETEN cycle –</w:t>
            </w:r>
            <w:r w:rsidR="00305362">
              <w:rPr>
                <w:rFonts w:ascii="NimbusSanL-Bold" w:eastAsiaTheme="minorEastAsia" w:hAnsi="NimbusSanL-Bold" w:hint="eastAsia"/>
                <w:sz w:val="22"/>
              </w:rPr>
              <w:t xml:space="preserve"> </w:t>
            </w:r>
            <w:r>
              <w:rPr>
                <w:rFonts w:ascii="NimbusSanL-Bold" w:hAnsi="NimbusSanL-Bold"/>
                <w:sz w:val="22"/>
              </w:rPr>
              <w:t>ST_RET cycles</w:t>
            </w:r>
          </w:p>
          <w:p w:rsidR="00585E32" w:rsidRDefault="00585E32" w:rsidP="008D6360">
            <w:pPr>
              <w:rPr>
                <w:rFonts w:ascii="NimbusSanL-Bold" w:eastAsiaTheme="minorEastAsia" w:hAnsi="NimbusSanL-Bold"/>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87130F" w:rsidRDefault="0087130F" w:rsidP="0087130F">
            <w:pPr>
              <w:rPr>
                <w:rFonts w:ascii="NimbusSanL-Bold" w:eastAsiaTheme="minorEastAsia" w:hAnsi="NimbusSanL-Bold"/>
                <w:sz w:val="22"/>
              </w:rPr>
            </w:pPr>
            <w:r>
              <w:rPr>
                <w:rFonts w:ascii="NimbusSanL-Bold" w:eastAsiaTheme="minorEastAsia" w:hAnsi="NimbusSanL-Bold" w:hint="eastAsia"/>
                <w:sz w:val="22"/>
              </w:rPr>
              <w:t>0: 1 cycle</w:t>
            </w:r>
          </w:p>
          <w:p w:rsidR="0087130F" w:rsidRDefault="0087130F" w:rsidP="0087130F">
            <w:pPr>
              <w:rPr>
                <w:rFonts w:ascii="NimbusSanL-Bold" w:eastAsiaTheme="minorEastAsia" w:hAnsi="NimbusSanL-Bold"/>
                <w:sz w:val="22"/>
              </w:rPr>
            </w:pPr>
            <w:r>
              <w:rPr>
                <w:rFonts w:ascii="NimbusSanL-Bold" w:eastAsiaTheme="minorEastAsia" w:hAnsi="NimbusSanL-Bold" w:hint="eastAsia"/>
                <w:sz w:val="22"/>
              </w:rPr>
              <w:t>1: 1 cycle</w:t>
            </w:r>
          </w:p>
          <w:p w:rsidR="0087130F" w:rsidRPr="0087130F" w:rsidRDefault="0087130F" w:rsidP="0087130F">
            <w:pPr>
              <w:rPr>
                <w:rFonts w:ascii="NimbusSanL-Bold" w:eastAsiaTheme="minorEastAsia" w:hAnsi="NimbusSanL-Bold"/>
                <w:sz w:val="22"/>
              </w:rPr>
            </w:pPr>
            <w:r>
              <w:rPr>
                <w:rFonts w:ascii="NimbusSanL-Bold" w:eastAsiaTheme="minorEastAsia" w:hAnsi="NimbusSanL-Bold" w:hint="eastAsia"/>
                <w:sz w:val="22"/>
              </w:rPr>
              <w:t xml:space="preserve">2: 2cycles </w:t>
            </w:r>
            <w:r>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cs="Candara"/>
                <w:color w:val="000000"/>
                <w:szCs w:val="24"/>
              </w:rPr>
            </w:pPr>
            <w:r>
              <w:rPr>
                <w:rFonts w:eastAsiaTheme="minorEastAsia" w:cs="Candara" w:hint="eastAsia"/>
                <w:color w:val="000000"/>
                <w:szCs w:val="24"/>
              </w:rPr>
              <w:t>0xff</w:t>
            </w:r>
          </w:p>
        </w:tc>
      </w:tr>
      <w:tr w:rsidR="00585E32" w:rsidRPr="0010101C"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t>t</w:t>
            </w:r>
            <w:r w:rsidRPr="00A50C93">
              <w:rPr>
                <w:rFonts w:ascii="NimbusSanL-Bold" w:eastAsiaTheme="minorEastAsia" w:hAnsi="NimbusSanL-Bold" w:hint="eastAsia"/>
                <w:sz w:val="22"/>
              </w:rPr>
              <w:t>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27:12</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56876" w:rsidRDefault="004478C9" w:rsidP="008D6360">
            <w:pPr>
              <w:rPr>
                <w:rFonts w:ascii="NimbusSanL-Bold" w:eastAsiaTheme="minorEastAsia" w:hAnsi="NimbusSanL-Bold"/>
                <w:sz w:val="22"/>
              </w:rPr>
            </w:pPr>
            <w:r w:rsidRPr="009D0629">
              <w:rPr>
                <w:rFonts w:ascii="NimbusSanL-Bold" w:eastAsiaTheme="minorEastAsia" w:hAnsi="NimbusSanL-Bold" w:hint="eastAsia"/>
                <w:strike/>
                <w:sz w:val="22"/>
              </w:rPr>
              <w:t>(Wait standby)</w:t>
            </w:r>
            <w:r>
              <w:rPr>
                <w:rFonts w:ascii="NimbusSanL-Bold" w:eastAsiaTheme="minorEastAsia" w:hAnsi="NimbusSanL-Bold" w:hint="eastAsia"/>
                <w:sz w:val="22"/>
              </w:rPr>
              <w:t xml:space="preserve"> </w:t>
            </w:r>
            <w:r w:rsidR="00585E32">
              <w:rPr>
                <w:rFonts w:ascii="NimbusSanL-Bold" w:hAnsi="NimbusSanL-Bold"/>
                <w:sz w:val="22"/>
              </w:rPr>
              <w:t>Timeout cycle</w:t>
            </w:r>
            <w:r w:rsidR="00585E32">
              <w:rPr>
                <w:rFonts w:ascii="NimbusSanL-Bold" w:eastAsiaTheme="minorEastAsia" w:hAnsi="NimbusSanL-Bold" w:hint="eastAsia"/>
                <w:sz w:val="22"/>
              </w:rPr>
              <w:t xml:space="preserve"> (x16)</w:t>
            </w:r>
          </w:p>
          <w:p w:rsidR="00585E32" w:rsidRDefault="00585E32" w:rsidP="008D6360">
            <w:pPr>
              <w:rPr>
                <w:rFonts w:ascii="NimbusSanL-Bold" w:eastAsiaTheme="minorEastAsia" w:hAnsi="NimbusSanL-Bold"/>
                <w:sz w:val="22"/>
              </w:rPr>
            </w:pPr>
            <w:r>
              <w:rPr>
                <w:rFonts w:ascii="NimbusSanL-Bold" w:eastAsiaTheme="minorEastAsia" w:hAnsi="NimbusSanL-Bold" w:hint="eastAsia"/>
                <w:sz w:val="22"/>
              </w:rPr>
              <w:t>0: No timeout</w:t>
            </w:r>
          </w:p>
          <w:p w:rsidR="00585E32" w:rsidRPr="00BE0CA7" w:rsidRDefault="00585E32" w:rsidP="008D6360">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1: 16 cycles</w:t>
            </w:r>
          </w:p>
          <w:p w:rsidR="00585E32" w:rsidRPr="00356876" w:rsidRDefault="00585E32" w:rsidP="008D6360">
            <w:pPr>
              <w:rPr>
                <w:rFonts w:ascii="NimbusSanL-Bold" w:eastAsiaTheme="minorEastAsia" w:hAnsi="NimbusSanL-Bold"/>
                <w:sz w:val="22"/>
              </w:rPr>
            </w:pPr>
            <w:r w:rsidRPr="00BE0CA7">
              <w:rPr>
                <w:rFonts w:ascii="NimbusSanL-Bold" w:eastAsiaTheme="minorEastAsia" w:hAnsi="NimbusSanL-Bold" w:hint="eastAsia"/>
                <w:color w:val="808080" w:themeColor="background1" w:themeShade="80"/>
                <w:sz w:val="22"/>
              </w:rPr>
              <w:t xml:space="preserve">2: 32 cycles </w:t>
            </w:r>
            <w:r w:rsidRPr="00BE0CA7">
              <w:rPr>
                <w:rFonts w:ascii="NimbusSanL-Bold" w:eastAsiaTheme="minorEastAsia" w:hAnsi="NimbusSanL-Bold"/>
                <w:color w:val="808080" w:themeColor="background1" w:themeShade="80"/>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585E32">
            <w:pPr>
              <w:widowControl/>
              <w:snapToGrid/>
              <w:spacing w:line="240" w:lineRule="auto"/>
              <w:rPr>
                <w:rFonts w:eastAsiaTheme="minorEastAsia" w:cs="Candara"/>
                <w:color w:val="000000"/>
                <w:szCs w:val="24"/>
              </w:rPr>
            </w:pPr>
            <w:r>
              <w:rPr>
                <w:rFonts w:eastAsiaTheme="minorEastAsia" w:cs="Candara" w:hint="eastAsia"/>
                <w:color w:val="000000"/>
                <w:szCs w:val="24"/>
              </w:rPr>
              <w:t>mem_init0</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A0DCD" w:rsidRDefault="0013520A"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28</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131EF" w:rsidRDefault="0013520A" w:rsidP="002446BB">
            <w:pPr>
              <w:rPr>
                <w:rFonts w:ascii="NimbusSanL-Bold" w:eastAsiaTheme="minorEastAsia" w:hAnsi="NimbusSanL-Bold"/>
                <w:sz w:val="22"/>
              </w:rPr>
            </w:pPr>
            <w:r w:rsidRPr="00392BDC">
              <w:rPr>
                <w:rFonts w:ascii="NimbusSanL-Bold" w:hAnsi="NimbusSanL-Bold" w:hint="eastAsia"/>
                <w:sz w:val="22"/>
              </w:rPr>
              <w:t>MEM</w:t>
            </w:r>
            <w:r>
              <w:rPr>
                <w:rFonts w:ascii="NimbusSanL-Bold" w:eastAsiaTheme="minorEastAsia" w:hAnsi="NimbusSanL-Bold" w:hint="eastAsia"/>
                <w:sz w:val="22"/>
              </w:rPr>
              <w:t>0</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p w:rsidR="00E33F2A" w:rsidRDefault="00E33F2A" w:rsidP="002446BB">
            <w:pPr>
              <w:rPr>
                <w:rFonts w:ascii="NimbusSanL-Bold" w:eastAsiaTheme="minorEastAsia" w:hAnsi="NimbusSanL-Bold"/>
                <w:sz w:val="22"/>
              </w:rPr>
            </w:pPr>
            <w:r>
              <w:rPr>
                <w:rFonts w:ascii="NimbusSanL-Bold" w:eastAsiaTheme="minorEastAsia" w:hAnsi="NimbusSanL-Bold" w:hint="eastAsia"/>
                <w:sz w:val="22"/>
              </w:rPr>
              <w:t>0:</w:t>
            </w:r>
          </w:p>
          <w:p w:rsidR="00E33F2A" w:rsidRPr="00E33F2A" w:rsidRDefault="00E33F2A" w:rsidP="00E33F2A">
            <w:pPr>
              <w:rPr>
                <w:rFonts w:ascii="NimbusSanL-Bold" w:eastAsiaTheme="minorEastAsia" w:hAnsi="NimbusSanL-Bold"/>
                <w:sz w:val="22"/>
              </w:rPr>
            </w:pPr>
            <w:r>
              <w:rPr>
                <w:rFonts w:ascii="NimbusSanL-Bold" w:eastAsiaTheme="minorEastAsia" w:hAnsi="NimbusSanL-Bold" w:hint="eastAsia"/>
                <w:sz w:val="22"/>
              </w:rPr>
              <w:t xml:space="preserve">1: The </w:t>
            </w:r>
            <w:r>
              <w:rPr>
                <w:rFonts w:ascii="NimbusSanL-Bold" w:hAnsi="NimbusSanL-Bold"/>
                <w:sz w:val="22"/>
              </w:rPr>
              <w:t xml:space="preserve">Reset </w:t>
            </w:r>
            <w:r w:rsidRPr="00392BDC">
              <w:rPr>
                <w:rFonts w:ascii="NimbusSanL-Bold" w:hAnsi="NimbusSanL-Bold"/>
                <w:sz w:val="22"/>
              </w:rPr>
              <w:t>Initialization</w:t>
            </w:r>
            <w:r>
              <w:rPr>
                <w:rFonts w:ascii="NimbusSanL-Bold" w:eastAsiaTheme="minorEastAsia" w:hAnsi="NimbusSanL-Bold" w:hint="eastAsia"/>
                <w:sz w:val="22"/>
              </w:rPr>
              <w:t xml:space="preserve"> is required on MEM0</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r w:rsidR="00585E32">
              <w:rPr>
                <w:rFonts w:eastAsiaTheme="minorEastAsia" w:cs="Candara" w:hint="eastAsia"/>
                <w:color w:val="000000"/>
                <w:szCs w:val="24"/>
              </w:rPr>
              <w:t>/RO*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8D6360" w:rsidRDefault="0013520A" w:rsidP="00585E32">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r w:rsidR="00585E32">
              <w:rPr>
                <w:rFonts w:eastAsiaTheme="minorEastAsia" w:cs="Candara" w:hint="eastAsia"/>
                <w:color w:val="000000"/>
                <w:szCs w:val="24"/>
              </w:rPr>
              <w:t>/0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mem_init1</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29</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 xml:space="preserve">MEM1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mem_init2</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8D6360">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2</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mem_init3</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3</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bl>
    <w:p w:rsidR="00585E32" w:rsidRDefault="00585E32" w:rsidP="00585E32">
      <w:pPr>
        <w:rPr>
          <w:rFonts w:eastAsiaTheme="minorEastAsia"/>
        </w:rPr>
      </w:pPr>
      <w:r>
        <w:rPr>
          <w:rFonts w:hint="eastAsia"/>
        </w:rPr>
        <w:t>Note:</w:t>
      </w:r>
      <w:r>
        <w:rPr>
          <w:rFonts w:eastAsiaTheme="minorEastAsia" w:hint="eastAsia"/>
        </w:rPr>
        <w:t xml:space="preserve"> RO and hardwire 0 when the </w:t>
      </w:r>
      <w:r>
        <w:rPr>
          <w:rFonts w:eastAsiaTheme="minorEastAsia"/>
        </w:rPr>
        <w:t>field</w:t>
      </w:r>
      <w:r>
        <w:rPr>
          <w:rFonts w:eastAsiaTheme="minorEastAsia" w:hint="eastAsia"/>
        </w:rPr>
        <w:t xml:space="preserve"> is not supported in the individual PCS.</w:t>
      </w:r>
    </w:p>
    <w:p w:rsidR="00D9784C" w:rsidRPr="00BC4B79" w:rsidRDefault="00D9784C" w:rsidP="00D9784C">
      <w:pPr>
        <w:pStyle w:val="31"/>
        <w:spacing w:before="203"/>
      </w:pPr>
      <w:bookmarkStart w:id="384" w:name="_Toc8026642"/>
      <w:r w:rsidRPr="00BC4B79">
        <w:t>PCS_MISC</w:t>
      </w:r>
      <w:r>
        <w:rPr>
          <w:rFonts w:eastAsiaTheme="minorEastAsia" w:hint="eastAsia"/>
        </w:rPr>
        <w:t>2</w:t>
      </w:r>
      <w:bookmarkEnd w:id="384"/>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D9784C" w:rsidRPr="0010101C" w:rsidTr="00C0078C">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D9784C" w:rsidRPr="008D6360" w:rsidTr="00C0078C">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585E32" w:rsidRDefault="00D9784C" w:rsidP="00C0078C">
            <w:pPr>
              <w:widowControl/>
              <w:snapToGrid/>
              <w:spacing w:line="240" w:lineRule="auto"/>
              <w:rPr>
                <w:rFonts w:eastAsiaTheme="minorEastAsia" w:cs="Candara"/>
                <w:color w:val="000000"/>
                <w:szCs w:val="24"/>
              </w:rPr>
            </w:pP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AA0DCD" w:rsidRDefault="00D9784C" w:rsidP="00C0078C">
            <w:pPr>
              <w:widowControl/>
              <w:snapToGrid/>
              <w:spacing w:line="240" w:lineRule="auto"/>
              <w:rPr>
                <w:rFonts w:eastAsiaTheme="minorEastAsia" w:cs="Candara"/>
                <w:color w:val="000000"/>
                <w:szCs w:val="24"/>
              </w:rPr>
            </w:pP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E33F2A" w:rsidRDefault="00D9784C" w:rsidP="00D9784C">
            <w:pPr>
              <w:rPr>
                <w:rFonts w:ascii="NimbusSanL-Bold" w:eastAsiaTheme="minorEastAsia" w:hAnsi="NimbusSanL-Bold"/>
                <w:sz w:val="22"/>
              </w:rPr>
            </w:pPr>
            <w:r>
              <w:rPr>
                <w:rFonts w:ascii="NimbusSanL-Bold" w:eastAsiaTheme="minorEastAsia" w:hAnsi="NimbusSanL-Bold" w:hint="eastAsia"/>
                <w:sz w:val="22"/>
              </w:rPr>
              <w:t>Reserved</w:t>
            </w:r>
            <w:r w:rsidR="00F6104C">
              <w:rPr>
                <w:rFonts w:ascii="NimbusSanL-Bold" w:eastAsiaTheme="minorEastAsia" w:hAnsi="NimbusSanL-Bold" w:hint="eastAsia"/>
                <w:sz w:val="22"/>
              </w:rPr>
              <w:t xml:space="preserve"> for PLS</w:t>
            </w:r>
          </w:p>
        </w:tc>
        <w:tc>
          <w:tcPr>
            <w:tcW w:w="472" w:type="pct"/>
            <w:tcBorders>
              <w:top w:val="single" w:sz="8" w:space="0" w:color="477AB1"/>
              <w:left w:val="nil"/>
              <w:bottom w:val="single" w:sz="8" w:space="0" w:color="477AB1"/>
              <w:right w:val="nil"/>
            </w:tcBorders>
            <w:shd w:val="clear" w:color="auto" w:fill="E9ECF2"/>
          </w:tcPr>
          <w:p w:rsidR="00D9784C" w:rsidRDefault="00D9784C" w:rsidP="00D9784C"/>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8D6360" w:rsidRDefault="00D9784C" w:rsidP="00C0078C">
            <w:pPr>
              <w:widowControl/>
              <w:snapToGrid/>
              <w:spacing w:line="240" w:lineRule="auto"/>
              <w:jc w:val="center"/>
              <w:rPr>
                <w:rFonts w:eastAsiaTheme="minorEastAsia" w:cs="Candara"/>
                <w:color w:val="000000"/>
                <w:szCs w:val="24"/>
              </w:rPr>
            </w:pPr>
          </w:p>
        </w:tc>
      </w:tr>
    </w:tbl>
    <w:p w:rsidR="00D9784C" w:rsidRPr="00D9784C" w:rsidRDefault="00D9784C" w:rsidP="00585E32">
      <w:pPr>
        <w:rPr>
          <w:rFonts w:eastAsiaTheme="minorEastAsia"/>
        </w:rPr>
      </w:pPr>
    </w:p>
    <w:p w:rsidR="00E0626F" w:rsidRPr="00BC4B79" w:rsidRDefault="008D6360" w:rsidP="00E0626F">
      <w:pPr>
        <w:pStyle w:val="31"/>
        <w:spacing w:before="203"/>
      </w:pPr>
      <w:bookmarkStart w:id="385" w:name="_Toc8026643"/>
      <w:r w:rsidRPr="00BC4B79">
        <w:lastRenderedPageBreak/>
        <w:t>PCS_WE - Wakeup enable</w:t>
      </w:r>
      <w:bookmarkEnd w:id="385"/>
    </w:p>
    <w:p w:rsidR="00C01C89" w:rsidRPr="00C01C89" w:rsidRDefault="00C01C89" w:rsidP="00C01C89">
      <w:pPr>
        <w:rPr>
          <w:rFonts w:eastAsiaTheme="minorEastAsia"/>
        </w:rPr>
      </w:pPr>
      <w:r>
        <w:rPr>
          <w:rFonts w:ascii="CharterBT-Roman" w:eastAsia="新細明體" w:hAnsi="CharterBT-Roman" w:cs="CharterBT-Roman"/>
          <w:kern w:val="0"/>
          <w:szCs w:val="24"/>
        </w:rPr>
        <w:t>This register controls the wakeup event for selected power domain.</w:t>
      </w:r>
    </w:p>
    <w:tbl>
      <w:tblPr>
        <w:tblW w:w="4909" w:type="pct"/>
        <w:tblCellMar>
          <w:left w:w="0" w:type="dxa"/>
          <w:right w:w="0" w:type="dxa"/>
        </w:tblCellMar>
        <w:tblLook w:val="0420" w:firstRow="1" w:lastRow="0" w:firstColumn="0" w:lastColumn="0" w:noHBand="0" w:noVBand="1"/>
      </w:tblPr>
      <w:tblGrid>
        <w:gridCol w:w="1627"/>
        <w:gridCol w:w="1160"/>
        <w:gridCol w:w="5506"/>
        <w:gridCol w:w="864"/>
        <w:gridCol w:w="1181"/>
      </w:tblGrid>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18"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7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proofErr w:type="spellStart"/>
            <w:r>
              <w:rPr>
                <w:rFonts w:ascii="NimbusSanL-Regu" w:eastAsia="新細明體" w:hAnsi="NimbusSanL-Regu" w:cs="NimbusSanL-Regu"/>
                <w:kern w:val="0"/>
                <w:sz w:val="22"/>
              </w:rPr>
              <w:t>wakeup_en</w:t>
            </w:r>
            <w:proofErr w:type="spellEnd"/>
          </w:p>
        </w:tc>
        <w:tc>
          <w:tcPr>
            <w:tcW w:w="56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r>
              <w:rPr>
                <w:rFonts w:ascii="NimbusSanL-Regu" w:eastAsia="新細明體" w:hAnsi="NimbusSanL-Regu" w:cs="NimbusSanL-Regu"/>
                <w:kern w:val="0"/>
                <w:sz w:val="22"/>
              </w:rPr>
              <w:t>[31:0]</w:t>
            </w:r>
          </w:p>
        </w:tc>
        <w:tc>
          <w:tcPr>
            <w:tcW w:w="266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Default="00C01C89" w:rsidP="00C01C89">
            <w:pPr>
              <w:autoSpaceDE w:val="0"/>
              <w:autoSpaceDN w:val="0"/>
              <w:adjustRightInd w:val="0"/>
              <w:snapToGrid/>
              <w:spacing w:line="240" w:lineRule="auto"/>
              <w:rPr>
                <w:rFonts w:ascii="NimbusSanL-Regu" w:eastAsia="新細明體" w:hAnsi="NimbusSanL-Regu" w:cs="NimbusSanL-Regu"/>
                <w:kern w:val="0"/>
                <w:sz w:val="22"/>
              </w:rPr>
            </w:pPr>
            <w:r>
              <w:rPr>
                <w:rFonts w:eastAsiaTheme="minorEastAsia" w:cs="Candara" w:hint="eastAsia"/>
                <w:color w:val="000000"/>
                <w:szCs w:val="24"/>
              </w:rPr>
              <w:t xml:space="preserve">bit[n]=1: </w:t>
            </w:r>
            <w:r>
              <w:rPr>
                <w:rFonts w:ascii="NimbusSanL-Regu" w:eastAsia="新細明體" w:hAnsi="NimbusSanL-Regu" w:cs="NimbusSanL-Regu"/>
                <w:kern w:val="0"/>
                <w:sz w:val="22"/>
              </w:rPr>
              <w:t>Enable corresponding wakeup</w:t>
            </w:r>
          </w:p>
          <w:p w:rsidR="0010101C" w:rsidRDefault="00C01C89" w:rsidP="00C01C89">
            <w:pPr>
              <w:widowControl/>
              <w:snapToGrid/>
              <w:spacing w:line="240" w:lineRule="auto"/>
              <w:rPr>
                <w:rFonts w:ascii="NimbusSanL-Regu" w:eastAsia="新細明體" w:hAnsi="NimbusSanL-Regu" w:cs="NimbusSanL-Regu"/>
                <w:kern w:val="0"/>
                <w:sz w:val="22"/>
              </w:rPr>
            </w:pPr>
            <w:r>
              <w:rPr>
                <w:rFonts w:ascii="NimbusSanL-Regu" w:eastAsia="新細明體" w:hAnsi="NimbusSanL-Regu" w:cs="NimbusSanL-Regu"/>
                <w:kern w:val="0"/>
                <w:sz w:val="22"/>
              </w:rPr>
              <w:t>event</w:t>
            </w:r>
            <w:r>
              <w:rPr>
                <w:rFonts w:ascii="NimbusSanL-Regu" w:eastAsia="新細明體" w:hAnsi="NimbusSanL-Regu" w:cs="NimbusSanL-Regu" w:hint="eastAsia"/>
                <w:kern w:val="0"/>
                <w:sz w:val="22"/>
              </w:rPr>
              <w:t>[n]</w:t>
            </w:r>
          </w:p>
          <w:p w:rsidR="003017A4" w:rsidRPr="0010101C" w:rsidRDefault="003017A4" w:rsidP="003017A4">
            <w:pPr>
              <w:widowControl/>
              <w:snapToGrid/>
              <w:spacing w:line="240" w:lineRule="auto"/>
              <w:rPr>
                <w:rFonts w:eastAsiaTheme="minorEastAsia" w:cs="Candara"/>
                <w:color w:val="000000"/>
                <w:szCs w:val="24"/>
              </w:rPr>
            </w:pPr>
            <w:r>
              <w:rPr>
                <w:rFonts w:ascii="NimbusSanL-Regu" w:eastAsia="新細明體" w:hAnsi="NimbusSanL-Regu" w:cs="NimbusSanL-Regu" w:hint="eastAsia"/>
                <w:kern w:val="0"/>
                <w:sz w:val="22"/>
              </w:rPr>
              <w:t>[0]: wakeup by PCS wakeup command.</w:t>
            </w:r>
            <w:r w:rsidR="00305362">
              <w:rPr>
                <w:rFonts w:ascii="NimbusSanL-Regu" w:eastAsia="新細明體" w:hAnsi="NimbusSanL-Regu" w:cs="NimbusSanL-Regu" w:hint="eastAsia"/>
                <w:kern w:val="0"/>
                <w:sz w:val="22"/>
              </w:rPr>
              <w:t xml:space="preserve"> </w:t>
            </w:r>
            <w:r w:rsidR="000C743B">
              <w:rPr>
                <w:rFonts w:ascii="NimbusSanL-Regu" w:eastAsia="新細明體" w:hAnsi="NimbusSanL-Regu" w:cs="NimbusSanL-Regu" w:hint="eastAsia"/>
                <w:color w:val="FF0000"/>
                <w:kern w:val="0"/>
                <w:sz w:val="22"/>
              </w:rPr>
              <w:t>(hardwire1</w:t>
            </w:r>
            <w:r w:rsidR="000870A9" w:rsidRPr="000870A9">
              <w:rPr>
                <w:rFonts w:ascii="NimbusSanL-Regu" w:eastAsia="新細明體" w:hAnsi="NimbusSanL-Regu" w:cs="NimbusSanL-Regu" w:hint="eastAsia"/>
                <w:color w:val="FF0000"/>
                <w:kern w:val="0"/>
                <w:sz w:val="22"/>
              </w:rPr>
              <w:t>)</w:t>
            </w:r>
          </w:p>
        </w:tc>
        <w:tc>
          <w:tcPr>
            <w:tcW w:w="418"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RW</w:t>
            </w:r>
          </w:p>
        </w:tc>
        <w:tc>
          <w:tcPr>
            <w:tcW w:w="57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F1281"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0xffffffff</w:t>
            </w:r>
          </w:p>
        </w:tc>
      </w:tr>
    </w:tbl>
    <w:p w:rsidR="00E0626F" w:rsidRPr="00BC4B79" w:rsidRDefault="008D6360" w:rsidP="00E0626F">
      <w:pPr>
        <w:pStyle w:val="31"/>
        <w:spacing w:before="203"/>
      </w:pPr>
      <w:bookmarkStart w:id="386" w:name="_Toc8026644"/>
      <w:r w:rsidRPr="00BC4B79">
        <w:t xml:space="preserve">PCS_CTL - Power </w:t>
      </w:r>
      <w:r w:rsidRPr="00BC4B79">
        <w:rPr>
          <w:rFonts w:hint="eastAsia"/>
        </w:rPr>
        <w:t>control slot</w:t>
      </w:r>
      <w:r w:rsidRPr="00BC4B79">
        <w:t xml:space="preserve"> control</w:t>
      </w:r>
      <w:bookmarkEnd w:id="386"/>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cmd</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Pr="00C01C89" w:rsidRDefault="00C01C89" w:rsidP="00C01C89">
            <w:pPr>
              <w:rPr>
                <w:rFonts w:ascii="NimbusSanL-Bold" w:eastAsiaTheme="minorEastAsia" w:hAnsi="NimbusSanL-Bold"/>
                <w:sz w:val="22"/>
              </w:rPr>
            </w:pPr>
            <w:r>
              <w:rPr>
                <w:rFonts w:ascii="NimbusSanL-Regu" w:eastAsia="新細明體" w:hAnsi="NimbusSanL-Regu" w:cs="NimbusSanL-Regu"/>
                <w:kern w:val="0"/>
                <w:sz w:val="22"/>
              </w:rPr>
              <w:t>Power control</w:t>
            </w:r>
            <w:r>
              <w:rPr>
                <w:rFonts w:ascii="NimbusSanL-Bold" w:hAnsi="NimbusSanL-Bold"/>
                <w:sz w:val="22"/>
              </w:rPr>
              <w:t xml:space="preserve"> Command</w:t>
            </w:r>
            <w:r>
              <w:rPr>
                <w:rFonts w:ascii="NimbusSanL-Bold" w:eastAsiaTheme="minorEastAsia" w:hAnsi="NimbusSanL-Bold" w:hint="eastAsia"/>
                <w:sz w:val="22"/>
              </w:rPr>
              <w:t>.</w:t>
            </w:r>
          </w:p>
          <w:p w:rsidR="0010101C" w:rsidRPr="006B1D7A" w:rsidRDefault="00C01C89" w:rsidP="00C01C89">
            <w:pPr>
              <w:rPr>
                <w:rFonts w:ascii="NimbusSanL-Bold" w:eastAsiaTheme="minorEastAsia" w:hAnsi="NimbusSanL-Bold"/>
                <w:sz w:val="22"/>
              </w:rPr>
            </w:pPr>
            <w:r>
              <w:rPr>
                <w:rFonts w:ascii="NimbusSanL-Bold" w:eastAsiaTheme="minorEastAsia" w:hAnsi="NimbusSanL-Bold" w:hint="eastAsia"/>
                <w:sz w:val="22"/>
              </w:rPr>
              <w:t>0</w:t>
            </w:r>
            <w:r w:rsidRPr="00305362">
              <w:rPr>
                <w:rFonts w:ascii="NimbusSanL-Bold" w:eastAsiaTheme="minorEastAsia" w:hAnsi="NimbusSanL-Bold" w:hint="eastAsia"/>
                <w:sz w:val="22"/>
              </w:rPr>
              <w:t xml:space="preserve">: </w:t>
            </w:r>
            <w:r w:rsidR="0016375D" w:rsidRPr="00305362">
              <w:rPr>
                <w:rFonts w:ascii="NimbusSanL-Bold" w:eastAsiaTheme="minorEastAsia" w:hAnsi="NimbusSanL-Bold" w:hint="eastAsia"/>
                <w:sz w:val="22"/>
              </w:rPr>
              <w:t>Active</w:t>
            </w:r>
          </w:p>
          <w:p w:rsidR="0010101C" w:rsidRPr="004942BB" w:rsidRDefault="00C01C89" w:rsidP="00C01C89">
            <w:pPr>
              <w:rPr>
                <w:rFonts w:ascii="NimbusSanL-Bold" w:eastAsiaTheme="minorEastAsia" w:hAnsi="NimbusSanL-Bold"/>
                <w:sz w:val="22"/>
              </w:rPr>
            </w:pPr>
            <w:r>
              <w:rPr>
                <w:rFonts w:ascii="NimbusSanL-Bold" w:eastAsiaTheme="minorEastAsia" w:hAnsi="NimbusSanL-Bold" w:hint="eastAsia"/>
                <w:sz w:val="22"/>
              </w:rPr>
              <w:t>1:</w:t>
            </w:r>
            <w:r>
              <w:rPr>
                <w:rFonts w:ascii="NimbusSanL-Bold" w:hAnsi="NimbusSanL-Bold"/>
                <w:sz w:val="22"/>
              </w:rPr>
              <w:t xml:space="preserve"> </w:t>
            </w:r>
            <w:proofErr w:type="spellStart"/>
            <w:r w:rsidR="00F12DD9">
              <w:rPr>
                <w:rFonts w:ascii="NimbusSanL-Bold" w:hAnsi="NimbusSanL-Bold"/>
                <w:sz w:val="22"/>
              </w:rPr>
              <w:t>PCS</w:t>
            </w:r>
            <w:r>
              <w:rPr>
                <w:rFonts w:ascii="NimbusSanL-Bold" w:hAnsi="NimbusSanL-Bold"/>
                <w:sz w:val="22"/>
              </w:rPr>
              <w:t>_reset</w:t>
            </w:r>
            <w:proofErr w:type="spellEnd"/>
            <w:r w:rsidR="004942BB">
              <w:rPr>
                <w:rFonts w:ascii="NimbusSanL-Bold" w:eastAsiaTheme="minorEastAsia" w:hAnsi="NimbusSanL-Bold" w:hint="eastAsia"/>
                <w:sz w:val="22"/>
              </w:rPr>
              <w:t>*</w:t>
            </w:r>
          </w:p>
          <w:p w:rsidR="0010101C" w:rsidRPr="00BE0CA7" w:rsidRDefault="00C01C89" w:rsidP="00C01C89">
            <w:pPr>
              <w:rPr>
                <w:rFonts w:ascii="NimbusSanL-Bold" w:eastAsiaTheme="minorEastAsia" w:hAnsi="NimbusSanL-Bold"/>
                <w:color w:val="808080" w:themeColor="background1" w:themeShade="80"/>
                <w:sz w:val="22"/>
              </w:rPr>
            </w:pPr>
            <w:r>
              <w:rPr>
                <w:rFonts w:ascii="NimbusSanL-Bold" w:eastAsiaTheme="minorEastAsia" w:hAnsi="NimbusSanL-Bold" w:hint="eastAsia"/>
                <w:sz w:val="22"/>
              </w:rPr>
              <w:t>2:</w:t>
            </w:r>
            <w:r>
              <w:rPr>
                <w:rFonts w:ascii="NimbusSanL-Bold" w:hAnsi="NimbusSanL-Bold"/>
                <w:sz w:val="22"/>
              </w:rPr>
              <w:t xml:space="preserve"> </w:t>
            </w:r>
            <w:r w:rsidRPr="00BE0CA7">
              <w:rPr>
                <w:rFonts w:ascii="NimbusSanL-Bold" w:hAnsi="NimbusSanL-Bold"/>
                <w:color w:val="808080" w:themeColor="background1" w:themeShade="80"/>
                <w:sz w:val="22"/>
              </w:rPr>
              <w:t>DVFS</w:t>
            </w:r>
          </w:p>
          <w:p w:rsidR="0010101C" w:rsidRDefault="00C01C89" w:rsidP="00C01C89">
            <w:pPr>
              <w:rPr>
                <w:rFonts w:ascii="NimbusSanL-Bold" w:eastAsiaTheme="minorEastAsia" w:hAnsi="NimbusSanL-Bold"/>
                <w:sz w:val="22"/>
              </w:rPr>
            </w:pPr>
            <w:r>
              <w:rPr>
                <w:rFonts w:ascii="NimbusSanL-Bold" w:eastAsiaTheme="minorEastAsia" w:hAnsi="NimbusSanL-Bold" w:hint="eastAsia"/>
                <w:sz w:val="22"/>
              </w:rPr>
              <w:t>3:</w:t>
            </w:r>
            <w:r>
              <w:rPr>
                <w:rFonts w:ascii="NimbusSanL-Bold" w:hAnsi="NimbusSanL-Bold"/>
                <w:sz w:val="22"/>
              </w:rPr>
              <w:t xml:space="preserve"> Sleep</w:t>
            </w:r>
          </w:p>
          <w:p w:rsidR="00292F0A" w:rsidRPr="00292F0A" w:rsidRDefault="00292F0A" w:rsidP="00C01C89">
            <w:pPr>
              <w:rPr>
                <w:rFonts w:ascii="NimbusSanL-Bold" w:eastAsiaTheme="minorEastAsia" w:hAnsi="NimbusSanL-Bold"/>
                <w:sz w:val="22"/>
              </w:rPr>
            </w:pPr>
            <w:r>
              <w:rPr>
                <w:rFonts w:ascii="NimbusSanL-Bold" w:eastAsiaTheme="minorEastAsia" w:hAnsi="NimbusSanL-Bold" w:hint="eastAsia"/>
                <w:sz w:val="22"/>
              </w:rPr>
              <w:t>4~7: reserved</w:t>
            </w:r>
          </w:p>
        </w:tc>
        <w:tc>
          <w:tcPr>
            <w:tcW w:w="430" w:type="pct"/>
            <w:tcBorders>
              <w:top w:val="single" w:sz="8" w:space="0" w:color="477AB1"/>
              <w:left w:val="nil"/>
              <w:bottom w:val="single" w:sz="8" w:space="0" w:color="477AB1"/>
              <w:right w:val="nil"/>
            </w:tcBorders>
            <w:shd w:val="clear" w:color="auto" w:fill="E9ECF2"/>
          </w:tcPr>
          <w:p w:rsidR="0095403E" w:rsidRPr="00305362" w:rsidRDefault="006F0533" w:rsidP="001F5AA5">
            <w:pPr>
              <w:widowControl/>
              <w:snapToGrid/>
              <w:spacing w:line="240" w:lineRule="auto"/>
              <w:rPr>
                <w:rFonts w:cs="Candara"/>
                <w:szCs w:val="24"/>
              </w:rPr>
            </w:pPr>
            <w:r w:rsidRPr="00305362">
              <w:rPr>
                <w:rFonts w:eastAsiaTheme="minorEastAsia" w:cs="Candara" w:hint="eastAsia"/>
                <w:szCs w:val="24"/>
              </w:rPr>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C01C89"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param</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33"/>
              <w:gridCol w:w="4098"/>
            </w:tblGrid>
            <w:tr w:rsidR="00AB301E" w:rsidTr="00AB301E">
              <w:tc>
                <w:tcPr>
                  <w:tcW w:w="1127"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cmd</w:t>
                  </w:r>
                  <w:proofErr w:type="spellEnd"/>
                </w:p>
              </w:tc>
              <w:tc>
                <w:tcPr>
                  <w:tcW w:w="4099"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param</w:t>
                  </w:r>
                  <w:proofErr w:type="spellEnd"/>
                </w:p>
              </w:tc>
            </w:tr>
            <w:tr w:rsidR="00AB301E" w:rsidTr="00AB301E">
              <w:tc>
                <w:tcPr>
                  <w:tcW w:w="1127" w:type="dxa"/>
                </w:tcPr>
                <w:p w:rsidR="00AB301E" w:rsidRPr="00043E0D" w:rsidRDefault="0086619E"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Active</w:t>
                  </w:r>
                </w:p>
              </w:tc>
              <w:tc>
                <w:tcPr>
                  <w:tcW w:w="4099" w:type="dxa"/>
                </w:tcPr>
                <w:p w:rsidR="00AB301E" w:rsidRDefault="00AB301E" w:rsidP="001F5AA5">
                  <w:pPr>
                    <w:widowControl/>
                    <w:snapToGrid/>
                    <w:spacing w:line="240" w:lineRule="auto"/>
                    <w:rPr>
                      <w:rFonts w:ascii="NimbusSanL-Bold" w:eastAsiaTheme="minorEastAsia" w:hAnsi="NimbusSanL-Bold"/>
                      <w:sz w:val="22"/>
                    </w:rPr>
                  </w:pPr>
                  <w:r w:rsidRPr="00043E0D">
                    <w:rPr>
                      <w:rFonts w:ascii="NimbusSanL-Bold" w:eastAsiaTheme="minorEastAsia" w:hAnsi="NimbusSanL-Bold" w:hint="eastAsia"/>
                      <w:sz w:val="22"/>
                    </w:rPr>
                    <w:t>0:</w:t>
                  </w:r>
                  <w:r w:rsidR="001F5AA5" w:rsidRPr="00043E0D">
                    <w:rPr>
                      <w:rFonts w:ascii="NimbusSanL-Bold" w:hAnsi="NimbusSanL-Bold"/>
                      <w:sz w:val="22"/>
                    </w:rPr>
                    <w:t xml:space="preserve"> </w:t>
                  </w:r>
                  <w:r w:rsidR="004D216A">
                    <w:rPr>
                      <w:rFonts w:ascii="NimbusSanL-Bold" w:eastAsiaTheme="minorEastAsia" w:hAnsi="NimbusSanL-Bold" w:hint="eastAsia"/>
                      <w:sz w:val="22"/>
                    </w:rPr>
                    <w:t>reserved</w:t>
                  </w:r>
                </w:p>
                <w:p w:rsidR="0016375D" w:rsidRPr="00305362" w:rsidRDefault="0016375D"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1:</w:t>
                  </w:r>
                  <w:r w:rsidRPr="00305362">
                    <w:rPr>
                      <w:rFonts w:ascii="NimbusSanL-Bold" w:hAnsi="NimbusSanL-Bold"/>
                      <w:sz w:val="22"/>
                    </w:rPr>
                    <w:t xml:space="preserve"> wakeup</w:t>
                  </w:r>
                </w:p>
                <w:p w:rsidR="00AB301E" w:rsidRPr="00043E0D" w:rsidRDefault="0016375D" w:rsidP="00043E0D">
                  <w:pPr>
                    <w:widowControl/>
                    <w:snapToGrid/>
                    <w:spacing w:line="240" w:lineRule="auto"/>
                    <w:rPr>
                      <w:rFonts w:ascii="NimbusSanL-Bold" w:eastAsiaTheme="minorEastAsia" w:hAnsi="NimbusSanL-Bold"/>
                      <w:sz w:val="22"/>
                    </w:rPr>
                  </w:pPr>
                  <w:r>
                    <w:rPr>
                      <w:rFonts w:ascii="NimbusSanL-Bold" w:eastAsiaTheme="minorEastAsia" w:hAnsi="NimbusSanL-Bold" w:hint="eastAsia"/>
                      <w:color w:val="808080" w:themeColor="background1" w:themeShade="80"/>
                      <w:sz w:val="22"/>
                    </w:rPr>
                    <w:t>2</w:t>
                  </w:r>
                  <w:r w:rsidR="00AB301E" w:rsidRPr="00BE0CA7">
                    <w:rPr>
                      <w:rFonts w:ascii="NimbusSanL-Bold" w:eastAsiaTheme="minorEastAsia" w:hAnsi="NimbusSanL-Bold" w:hint="eastAsia"/>
                      <w:color w:val="808080" w:themeColor="background1" w:themeShade="80"/>
                      <w:sz w:val="22"/>
                    </w:rPr>
                    <w:t>:</w:t>
                  </w:r>
                  <w:r w:rsidR="001F5AA5" w:rsidRPr="00BE0CA7">
                    <w:rPr>
                      <w:rFonts w:ascii="NimbusSanL-Bold" w:hAnsi="NimbusSanL-Bold"/>
                      <w:iCs/>
                      <w:color w:val="808080" w:themeColor="background1" w:themeShade="80"/>
                      <w:sz w:val="22"/>
                    </w:rPr>
                    <w:t xml:space="preserve"> Cancel</w:t>
                  </w:r>
                  <w:r w:rsidR="001F5AA5" w:rsidRPr="00BE0CA7">
                    <w:rPr>
                      <w:rFonts w:ascii="NimbusSanL-Bold" w:eastAsiaTheme="minorEastAsia" w:hAnsi="NimbusSanL-Bold" w:hint="eastAsia"/>
                      <w:iCs/>
                      <w:color w:val="808080" w:themeColor="background1" w:themeShade="80"/>
                      <w:sz w:val="22"/>
                    </w:rPr>
                    <w:t xml:space="preserve"> from waiting</w:t>
                  </w:r>
                  <w:r w:rsidR="005F4F02" w:rsidRPr="00BE0CA7">
                    <w:rPr>
                      <w:rFonts w:ascii="NimbusSanL-Bold" w:eastAsiaTheme="minorEastAsia" w:hAnsi="NimbusSanL-Bold" w:hint="eastAsia"/>
                      <w:iCs/>
                      <w:color w:val="808080" w:themeColor="background1" w:themeShade="80"/>
                      <w:sz w:val="22"/>
                    </w:rPr>
                    <w:t xml:space="preserve"> state</w:t>
                  </w:r>
                </w:p>
              </w:tc>
            </w:tr>
            <w:tr w:rsidR="00AB301E" w:rsidTr="00AB301E">
              <w:tc>
                <w:tcPr>
                  <w:tcW w:w="1127" w:type="dxa"/>
                </w:tcPr>
                <w:p w:rsidR="00AB301E" w:rsidRDefault="00F12DD9" w:rsidP="001F5AA5">
                  <w:pPr>
                    <w:widowControl/>
                    <w:snapToGrid/>
                    <w:spacing w:line="240" w:lineRule="auto"/>
                    <w:rPr>
                      <w:rFonts w:ascii="NimbusSanL-Bold" w:eastAsiaTheme="minorEastAsia" w:hAnsi="NimbusSanL-Bold"/>
                      <w:color w:val="FF0000"/>
                      <w:sz w:val="22"/>
                    </w:rPr>
                  </w:pPr>
                  <w:proofErr w:type="spellStart"/>
                  <w:r>
                    <w:rPr>
                      <w:rFonts w:ascii="NimbusSanL-Bold" w:hAnsi="NimbusSanL-Bold"/>
                      <w:sz w:val="22"/>
                    </w:rPr>
                    <w:t>PCS</w:t>
                  </w:r>
                  <w:r w:rsidR="001F5AA5">
                    <w:rPr>
                      <w:rFonts w:ascii="NimbusSanL-Bold" w:hAnsi="NimbusSanL-Bold"/>
                      <w:sz w:val="22"/>
                    </w:rPr>
                    <w:t>_reset</w:t>
                  </w:r>
                  <w:proofErr w:type="spellEnd"/>
                </w:p>
              </w:tc>
              <w:tc>
                <w:tcPr>
                  <w:tcW w:w="4099" w:type="dxa"/>
                </w:tcPr>
                <w:p w:rsidR="00AB301E" w:rsidRPr="00305362" w:rsidRDefault="00EB46E3" w:rsidP="005072DF">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 xml:space="preserve">minimal </w:t>
                  </w:r>
                  <w:r w:rsidR="005072DF" w:rsidRPr="00305362">
                    <w:rPr>
                      <w:rFonts w:ascii="NimbusSanL-Bold" w:eastAsiaTheme="minorEastAsia" w:hAnsi="NimbusSanL-Bold" w:hint="eastAsia"/>
                      <w:sz w:val="22"/>
                    </w:rPr>
                    <w:t>R</w:t>
                  </w:r>
                  <w:r w:rsidR="001F5AA5" w:rsidRPr="00305362">
                    <w:rPr>
                      <w:rFonts w:ascii="NimbusSanL-Bold" w:hAnsi="NimbusSanL-Bold"/>
                      <w:sz w:val="22"/>
                    </w:rPr>
                    <w:t>eset cycles</w:t>
                  </w:r>
                </w:p>
                <w:p w:rsidR="005072DF" w:rsidRPr="005072DF" w:rsidRDefault="005072DF" w:rsidP="005072DF">
                  <w:pPr>
                    <w:widowControl/>
                    <w:snapToGrid/>
                    <w:spacing w:line="240" w:lineRule="auto"/>
                    <w:rPr>
                      <w:rFonts w:ascii="NimbusSanL-Bold" w:eastAsiaTheme="minorEastAsia" w:hAnsi="NimbusSanL-Bold"/>
                      <w:color w:val="FF0000"/>
                      <w:sz w:val="22"/>
                    </w:rPr>
                  </w:pPr>
                  <w:r w:rsidRPr="00305362">
                    <w:rPr>
                      <w:rFonts w:ascii="NimbusSanL-Bold" w:eastAsiaTheme="minorEastAsia" w:hAnsi="NimbusSanL-Bold" w:hint="eastAsia"/>
                      <w:sz w:val="22"/>
                    </w:rPr>
                    <w:t>0: reserved</w:t>
                  </w:r>
                </w:p>
              </w:tc>
            </w:tr>
            <w:tr w:rsidR="00AB301E" w:rsidTr="00AB301E">
              <w:tc>
                <w:tcPr>
                  <w:tcW w:w="1127"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w:t>
                  </w:r>
                </w:p>
              </w:tc>
              <w:tc>
                <w:tcPr>
                  <w:tcW w:w="4099"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 factor</w:t>
                  </w:r>
                  <w:r w:rsidR="005F4F02" w:rsidRPr="00043E0D">
                    <w:rPr>
                      <w:rFonts w:ascii="NimbusSanL-Bold" w:eastAsiaTheme="minorEastAsia" w:hAnsi="NimbusSanL-Bold" w:hint="eastAsia"/>
                      <w:color w:val="808080" w:themeColor="background1" w:themeShade="80"/>
                      <w:sz w:val="22"/>
                    </w:rPr>
                    <w:t xml:space="preserve"> (level)</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 xml:space="preserve">0: highest </w:t>
                  </w:r>
                  <w:r w:rsidRPr="00043E0D">
                    <w:rPr>
                      <w:rFonts w:ascii="NimbusSanL-Bold" w:eastAsiaTheme="minorEastAsia" w:hAnsi="NimbusSanL-Bold"/>
                      <w:color w:val="808080" w:themeColor="background1" w:themeShade="80"/>
                      <w:sz w:val="22"/>
                    </w:rPr>
                    <w:t>frequency</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w:t>
                  </w:r>
                  <w:r w:rsidR="0012181F">
                    <w:rPr>
                      <w:rFonts w:ascii="NimbusSanL-Bold" w:eastAsiaTheme="minorEastAsia" w:hAnsi="NimbusSanL-Bold" w:hint="eastAsia"/>
                      <w:color w:val="808080" w:themeColor="background1" w:themeShade="80"/>
                      <w:sz w:val="22"/>
                    </w:rPr>
                    <w:t xml:space="preserve"> Reserved</w:t>
                  </w:r>
                </w:p>
                <w:p w:rsidR="005F4F02"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2:</w:t>
                  </w:r>
                  <w:r w:rsidR="0012181F">
                    <w:rPr>
                      <w:rFonts w:ascii="NimbusSanL-Bold" w:eastAsiaTheme="minorEastAsia" w:hAnsi="NimbusSanL-Bold" w:hint="eastAsia"/>
                      <w:color w:val="808080" w:themeColor="background1" w:themeShade="80"/>
                      <w:sz w:val="22"/>
                    </w:rPr>
                    <w:t xml:space="preserve"> Reserved</w:t>
                  </w:r>
                </w:p>
                <w:p w:rsidR="004865D7"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color w:val="808080" w:themeColor="background1" w:themeShade="80"/>
                      <w:sz w:val="22"/>
                    </w:rPr>
                    <w:t>…</w:t>
                  </w:r>
                </w:p>
                <w:p w:rsidR="00050055"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7</w:t>
                  </w:r>
                  <w:r w:rsidR="005F4F02" w:rsidRPr="00043E0D">
                    <w:rPr>
                      <w:rFonts w:ascii="NimbusSanL-Bold" w:eastAsiaTheme="minorEastAsia" w:hAnsi="NimbusSanL-Bold" w:hint="eastAsia"/>
                      <w:color w:val="808080" w:themeColor="background1" w:themeShade="80"/>
                      <w:sz w:val="22"/>
                    </w:rPr>
                    <w:t xml:space="preserve">: lowest </w:t>
                  </w:r>
                  <w:r w:rsidR="005F4F02" w:rsidRPr="00043E0D">
                    <w:rPr>
                      <w:rFonts w:ascii="NimbusSanL-Bold" w:eastAsiaTheme="minorEastAsia" w:hAnsi="NimbusSanL-Bold"/>
                      <w:color w:val="808080" w:themeColor="background1" w:themeShade="80"/>
                      <w:sz w:val="22"/>
                    </w:rPr>
                    <w:t>frequency</w:t>
                  </w:r>
                </w:p>
              </w:tc>
            </w:tr>
            <w:tr w:rsidR="00AB301E" w:rsidTr="00AB301E">
              <w:tc>
                <w:tcPr>
                  <w:tcW w:w="1127" w:type="dxa"/>
                </w:tcPr>
                <w:p w:rsidR="00AB301E" w:rsidRDefault="001F5AA5" w:rsidP="001F5AA5">
                  <w:pPr>
                    <w:widowControl/>
                    <w:snapToGrid/>
                    <w:spacing w:line="240" w:lineRule="auto"/>
                    <w:rPr>
                      <w:rFonts w:ascii="NimbusSanL-Bold" w:eastAsiaTheme="minorEastAsia" w:hAnsi="NimbusSanL-Bold"/>
                      <w:color w:val="FF0000"/>
                      <w:sz w:val="22"/>
                    </w:rPr>
                  </w:pPr>
                  <w:r>
                    <w:rPr>
                      <w:rFonts w:ascii="NimbusSanL-Bold" w:hAnsi="NimbusSanL-Bold"/>
                      <w:sz w:val="22"/>
                    </w:rPr>
                    <w:t>Sleep</w:t>
                  </w:r>
                </w:p>
              </w:tc>
              <w:tc>
                <w:tcPr>
                  <w:tcW w:w="4099" w:type="dxa"/>
                </w:tcPr>
                <w:p w:rsidR="001F5AA5" w:rsidRDefault="003738D7"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0</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LightSleep</w:t>
                  </w:r>
                  <w:proofErr w:type="spellEnd"/>
                </w:p>
                <w:p w:rsidR="00AB301E" w:rsidRDefault="003738D7" w:rsidP="00043E0D">
                  <w:pPr>
                    <w:widowControl/>
                    <w:snapToGrid/>
                    <w:spacing w:line="240" w:lineRule="auto"/>
                    <w:rPr>
                      <w:rFonts w:ascii="NimbusSanL-Bold" w:eastAsiaTheme="minorEastAsia" w:hAnsi="NimbusSanL-Bold"/>
                      <w:color w:val="FF0000"/>
                      <w:sz w:val="22"/>
                    </w:rPr>
                  </w:pPr>
                  <w:r>
                    <w:rPr>
                      <w:rFonts w:ascii="NimbusSanL-Bold" w:eastAsiaTheme="minorEastAsia" w:hAnsi="NimbusSanL-Bold" w:hint="eastAsia"/>
                      <w:sz w:val="22"/>
                    </w:rPr>
                    <w:t>1</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DeepSleep</w:t>
                  </w:r>
                  <w:proofErr w:type="spellEnd"/>
                </w:p>
              </w:tc>
            </w:tr>
          </w:tbl>
          <w:p w:rsidR="00E0626F" w:rsidRPr="001F5AA5" w:rsidRDefault="00E0626F" w:rsidP="001F5AA5">
            <w:pPr>
              <w:widowControl/>
              <w:snapToGrid/>
              <w:spacing w:line="240" w:lineRule="auto"/>
              <w:rPr>
                <w:rFonts w:eastAsiaTheme="minorEastAsia" w:cs="Candara"/>
                <w:color w:val="000000"/>
                <w:szCs w:val="24"/>
              </w:rPr>
            </w:pPr>
          </w:p>
        </w:tc>
        <w:tc>
          <w:tcPr>
            <w:tcW w:w="430" w:type="pct"/>
            <w:tcBorders>
              <w:top w:val="single" w:sz="8" w:space="0" w:color="477AB1"/>
              <w:left w:val="nil"/>
              <w:bottom w:val="single" w:sz="8" w:space="0" w:color="477AB1"/>
              <w:right w:val="nil"/>
            </w:tcBorders>
            <w:shd w:val="clear" w:color="auto" w:fill="E9ECF2"/>
          </w:tcPr>
          <w:p w:rsidR="00E0626F" w:rsidRPr="00305362" w:rsidRDefault="006F0533" w:rsidP="00305362">
            <w:pPr>
              <w:widowControl/>
              <w:snapToGrid/>
              <w:spacing w:line="240" w:lineRule="auto"/>
              <w:rPr>
                <w:rFonts w:cs="Candara"/>
                <w:szCs w:val="24"/>
              </w:rPr>
            </w:pPr>
            <w:r w:rsidRPr="00305362">
              <w:rPr>
                <w:rFonts w:eastAsiaTheme="minorEastAsia" w:cs="Candara" w:hint="eastAsia"/>
                <w:szCs w:val="24"/>
              </w:rPr>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95403E" w:rsidRPr="00305362" w:rsidRDefault="006F0533" w:rsidP="006F0533">
      <w:pPr>
        <w:rPr>
          <w:rFonts w:eastAsiaTheme="minorEastAsia"/>
        </w:rPr>
      </w:pPr>
      <w:r w:rsidRPr="00305362">
        <w:rPr>
          <w:rFonts w:eastAsiaTheme="minorEastAsia" w:hint="eastAsia"/>
        </w:rPr>
        <w:t>Note:</w:t>
      </w:r>
    </w:p>
    <w:p w:rsidR="006B1D7A" w:rsidRPr="00305362" w:rsidRDefault="00BB1FEA" w:rsidP="004942BB">
      <w:pPr>
        <w:rPr>
          <w:rFonts w:eastAsiaTheme="minorEastAsia"/>
        </w:rPr>
      </w:pPr>
      <w:r w:rsidRPr="00305362">
        <w:rPr>
          <w:rFonts w:eastAsiaTheme="minorEastAsia"/>
        </w:rPr>
        <w:lastRenderedPageBreak/>
        <w:t>Hardware</w:t>
      </w:r>
      <w:r w:rsidRPr="00305362">
        <w:rPr>
          <w:rFonts w:eastAsiaTheme="minorEastAsia" w:hint="eastAsia"/>
        </w:rPr>
        <w:t xml:space="preserve"> protection </w:t>
      </w:r>
      <w:r w:rsidR="006B1D7A" w:rsidRPr="00305362">
        <w:rPr>
          <w:rFonts w:eastAsiaTheme="minorEastAsia" w:hint="eastAsia"/>
        </w:rPr>
        <w:t xml:space="preserve">on Write </w:t>
      </w:r>
      <w:r w:rsidR="006B1D7A" w:rsidRPr="00305362">
        <w:rPr>
          <w:rFonts w:eastAsiaTheme="minorEastAsia"/>
        </w:rPr>
        <w:t>operation</w:t>
      </w:r>
      <w:r w:rsidR="006B1D7A" w:rsidRPr="00305362">
        <w:rPr>
          <w:rFonts w:eastAsiaTheme="minorEastAsia" w:hint="eastAsia"/>
        </w:rPr>
        <w:t xml:space="preserve">: </w:t>
      </w:r>
    </w:p>
    <w:p w:rsidR="006B1D7A" w:rsidRPr="00305362" w:rsidRDefault="006B1D7A" w:rsidP="006B1D7A">
      <w:pPr>
        <w:pStyle w:val="affa"/>
        <w:numPr>
          <w:ilvl w:val="0"/>
          <w:numId w:val="48"/>
        </w:numPr>
        <w:ind w:leftChars="0"/>
        <w:rPr>
          <w:rFonts w:eastAsiaTheme="minorEastAsia"/>
        </w:rPr>
      </w:pPr>
      <w:r w:rsidRPr="00305362">
        <w:rPr>
          <w:rFonts w:eastAsiaTheme="minorEastAsia" w:hint="eastAsia"/>
        </w:rPr>
        <w:t xml:space="preserve">When the PCS is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Write operation is waived and it can be detected in </w:t>
      </w:r>
      <w:proofErr w:type="spellStart"/>
      <w:r w:rsidRPr="00305362">
        <w:rPr>
          <w:rFonts w:eastAsiaTheme="minorEastAsia" w:hint="eastAsia"/>
        </w:rPr>
        <w:t>PCS_STATUS.</w:t>
      </w:r>
      <w:r w:rsidRPr="00305362">
        <w:rPr>
          <w:rFonts w:eastAsiaTheme="minorEastAsia"/>
          <w:sz w:val="22"/>
        </w:rPr>
        <w:t>cmd_status</w:t>
      </w:r>
      <w:proofErr w:type="spellEnd"/>
      <w:r w:rsidRPr="00305362">
        <w:rPr>
          <w:rFonts w:eastAsiaTheme="minorEastAsia" w:hint="eastAsia"/>
          <w:sz w:val="22"/>
        </w:rPr>
        <w:t>.</w:t>
      </w:r>
    </w:p>
    <w:p w:rsidR="00110164" w:rsidRPr="00305362" w:rsidRDefault="006B1D7A" w:rsidP="006B1D7A">
      <w:pPr>
        <w:pStyle w:val="affa"/>
        <w:numPr>
          <w:ilvl w:val="0"/>
          <w:numId w:val="48"/>
        </w:numPr>
        <w:ind w:leftChars="0"/>
        <w:rPr>
          <w:rFonts w:eastAsiaTheme="minorEastAsia"/>
        </w:rPr>
      </w:pPr>
      <w:r w:rsidRPr="00305362">
        <w:rPr>
          <w:rFonts w:eastAsiaTheme="minorEastAsia" w:hint="eastAsia"/>
        </w:rPr>
        <w:t xml:space="preserve"> When the PCS is not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t>
      </w:r>
      <w:r w:rsidR="00B73BBE" w:rsidRPr="00305362">
        <w:rPr>
          <w:rFonts w:eastAsiaTheme="minorEastAsia" w:hint="eastAsia"/>
        </w:rPr>
        <w:t xml:space="preserve">PCS_CTL will be updated. </w:t>
      </w:r>
      <w:r w:rsidR="00050FE7" w:rsidRPr="00305362">
        <w:rPr>
          <w:rFonts w:eastAsiaTheme="minorEastAsia" w:hint="eastAsia"/>
        </w:rPr>
        <w:t>An interrupt occurs when the command is not supported or is illegal on current state. The</w:t>
      </w:r>
      <w:r w:rsidR="00B73BBE" w:rsidRPr="00305362">
        <w:rPr>
          <w:rFonts w:eastAsiaTheme="minorEastAsia" w:hint="eastAsia"/>
        </w:rPr>
        <w:t xml:space="preserve"> wrong PCS command </w:t>
      </w:r>
      <w:r w:rsidR="00050FE7" w:rsidRPr="00305362">
        <w:rPr>
          <w:rFonts w:eastAsiaTheme="minorEastAsia" w:hint="eastAsia"/>
        </w:rPr>
        <w:t>can be</w:t>
      </w:r>
      <w:r w:rsidRPr="00305362">
        <w:rPr>
          <w:rFonts w:eastAsiaTheme="minorEastAsia" w:hint="eastAsia"/>
        </w:rPr>
        <w:t xml:space="preserve"> </w:t>
      </w:r>
      <w:r w:rsidR="00B73BBE" w:rsidRPr="00305362">
        <w:rPr>
          <w:rFonts w:eastAsiaTheme="minorEastAsia" w:hint="eastAsia"/>
        </w:rPr>
        <w:t xml:space="preserve">detected in </w:t>
      </w:r>
      <w:proofErr w:type="spellStart"/>
      <w:r w:rsidR="00B73BBE" w:rsidRPr="00305362">
        <w:rPr>
          <w:rFonts w:eastAsiaTheme="minorEastAsia" w:hint="eastAsia"/>
        </w:rPr>
        <w:t>PCS_STATUS.</w:t>
      </w:r>
      <w:r w:rsidR="00B73BBE" w:rsidRPr="00305362">
        <w:rPr>
          <w:rFonts w:eastAsiaTheme="minorEastAsia"/>
          <w:sz w:val="22"/>
        </w:rPr>
        <w:t>cmd_status</w:t>
      </w:r>
      <w:proofErr w:type="spellEnd"/>
      <w:r w:rsidR="00B73BBE" w:rsidRPr="00305362">
        <w:rPr>
          <w:rFonts w:eastAsiaTheme="minorEastAsia" w:hint="eastAsia"/>
          <w:sz w:val="22"/>
        </w:rPr>
        <w:t>.</w:t>
      </w:r>
    </w:p>
    <w:p w:rsidR="006B1D7A" w:rsidRPr="00305362" w:rsidRDefault="006B1D7A" w:rsidP="004942BB">
      <w:pPr>
        <w:rPr>
          <w:rFonts w:eastAsiaTheme="minorEastAsia"/>
        </w:rPr>
      </w:pPr>
      <w:r w:rsidRPr="00305362">
        <w:rPr>
          <w:rFonts w:eastAsiaTheme="minorEastAsia" w:hint="eastAsia"/>
        </w:rPr>
        <w:t>Read operation: The field will be cleared after the command finishes.</w:t>
      </w:r>
    </w:p>
    <w:p w:rsidR="006B1D7A" w:rsidRDefault="00ED4F2A" w:rsidP="006B1D7A">
      <w:pPr>
        <w:rPr>
          <w:ins w:id="387" w:author="Chevy Chia-Wei Hsu(許家瑋)" w:date="2019-04-26T09:08:00Z"/>
          <w:rFonts w:eastAsiaTheme="minorEastAsia"/>
          <w:color w:val="FF0000"/>
        </w:rPr>
      </w:pPr>
      <w:r>
        <w:rPr>
          <w:rFonts w:eastAsiaTheme="minorEastAsia" w:hint="eastAsia"/>
          <w:color w:val="FF0000"/>
        </w:rPr>
        <w:t>Q: global reset by PCS0? YES</w:t>
      </w:r>
    </w:p>
    <w:p w:rsidR="00CB6377" w:rsidRDefault="00CB6377" w:rsidP="006B1D7A">
      <w:pPr>
        <w:rPr>
          <w:rFonts w:eastAsiaTheme="minorEastAsia"/>
          <w:color w:val="FF0000"/>
        </w:rPr>
      </w:pPr>
      <w:ins w:id="388" w:author="Chevy Chia-Wei Hsu(許家瑋)" w:date="2019-04-26T09:08:00Z">
        <w:r>
          <w:rPr>
            <w:rFonts w:eastAsiaTheme="minorEastAsia" w:hint="eastAsia"/>
            <w:color w:val="FF0000"/>
          </w:rPr>
          <w:tab/>
        </w:r>
        <w:r>
          <w:rPr>
            <w:rFonts w:eastAsiaTheme="minorEastAsia"/>
            <w:color w:val="FF0000"/>
          </w:rPr>
          <w:t>E</w:t>
        </w:r>
        <w:r>
          <w:rPr>
            <w:rFonts w:eastAsiaTheme="minorEastAsia" w:hint="eastAsia"/>
            <w:color w:val="FF0000"/>
          </w:rPr>
          <w:t>xcept AOPD</w:t>
        </w:r>
      </w:ins>
      <w:ins w:id="389" w:author="Chevy Chia-Wei Hsu(許家瑋)" w:date="2019-04-26T09:09:00Z">
        <w:r>
          <w:rPr>
            <w:rFonts w:eastAsiaTheme="minorEastAsia" w:hint="eastAsia"/>
            <w:color w:val="FF0000"/>
          </w:rPr>
          <w:t xml:space="preserve"> elements</w:t>
        </w:r>
      </w:ins>
    </w:p>
    <w:p w:rsidR="006F0533" w:rsidRPr="006B1D7A" w:rsidRDefault="006F0533" w:rsidP="004942BB">
      <w:pPr>
        <w:rPr>
          <w:rFonts w:eastAsiaTheme="minorEastAsia"/>
          <w:b/>
          <w:color w:val="FF0000"/>
          <w:szCs w:val="24"/>
        </w:rPr>
      </w:pPr>
    </w:p>
    <w:p w:rsidR="00E0626F" w:rsidRPr="00BC4B79" w:rsidRDefault="008D6360" w:rsidP="00E0626F">
      <w:pPr>
        <w:pStyle w:val="31"/>
        <w:spacing w:before="203"/>
      </w:pPr>
      <w:bookmarkStart w:id="390" w:name="_Toc8026645"/>
      <w:r w:rsidRPr="00BC4B79">
        <w:t xml:space="preserve">PCS_STATUS - Power </w:t>
      </w:r>
      <w:r w:rsidRPr="00BC4B79">
        <w:rPr>
          <w:rFonts w:hint="eastAsia"/>
        </w:rPr>
        <w:t>control slot</w:t>
      </w:r>
      <w:r w:rsidRPr="00BC4B79">
        <w:t xml:space="preserve"> status</w:t>
      </w:r>
      <w:bookmarkEnd w:id="390"/>
    </w:p>
    <w:tbl>
      <w:tblPr>
        <w:tblW w:w="4909" w:type="pct"/>
        <w:tblCellMar>
          <w:left w:w="0" w:type="dxa"/>
          <w:right w:w="0" w:type="dxa"/>
        </w:tblCellMar>
        <w:tblLook w:val="0420" w:firstRow="1" w:lastRow="0" w:firstColumn="0" w:lastColumn="0" w:noHBand="0" w:noVBand="1"/>
      </w:tblPr>
      <w:tblGrid>
        <w:gridCol w:w="1650"/>
        <w:gridCol w:w="1185"/>
        <w:gridCol w:w="5535"/>
        <w:gridCol w:w="887"/>
        <w:gridCol w:w="1081"/>
      </w:tblGrid>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29"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764276" w:rsidP="00292F0A">
            <w:pPr>
              <w:widowControl/>
              <w:snapToGrid/>
              <w:spacing w:line="240" w:lineRule="auto"/>
              <w:rPr>
                <w:rFonts w:cs="Candara"/>
                <w:color w:val="000000"/>
                <w:szCs w:val="24"/>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F5AA5" w:rsidRPr="00F12DD9"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0: </w:t>
            </w:r>
            <w:r w:rsidR="001F5AA5">
              <w:rPr>
                <w:rFonts w:ascii="NimbusSanL-Bold" w:hAnsi="NimbusSanL-Bold"/>
                <w:sz w:val="22"/>
              </w:rPr>
              <w:t>Active</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1: </w:t>
            </w:r>
            <w:r w:rsidR="001F5AA5">
              <w:rPr>
                <w:rFonts w:ascii="NimbusSanL-Bold" w:hAnsi="NimbusSanL-Bold"/>
                <w:sz w:val="22"/>
              </w:rPr>
              <w:t>Reset</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2: </w:t>
            </w:r>
            <w:r w:rsidR="001F5AA5">
              <w:rPr>
                <w:rFonts w:ascii="NimbusSanL-Bold" w:hAnsi="NimbusSanL-Bold"/>
                <w:sz w:val="22"/>
              </w:rPr>
              <w:t>Sleep</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3: </w:t>
            </w:r>
            <w:proofErr w:type="spellStart"/>
            <w:r w:rsidR="001F5AA5">
              <w:rPr>
                <w:rFonts w:ascii="NimbusSanL-Bold" w:hAnsi="NimbusSanL-Bold"/>
                <w:sz w:val="22"/>
              </w:rPr>
              <w:t>Busy_</w:t>
            </w:r>
            <w:r w:rsidR="006B1D7A">
              <w:rPr>
                <w:rFonts w:ascii="NimbusSanL-Bold" w:eastAsiaTheme="minorEastAsia" w:hAnsi="NimbusSanL-Bold" w:hint="eastAsia"/>
                <w:sz w:val="22"/>
              </w:rPr>
              <w:t>W</w:t>
            </w:r>
            <w:r w:rsidR="001F5AA5">
              <w:rPr>
                <w:rFonts w:ascii="NimbusSanL-Bold" w:hAnsi="NimbusSanL-Bold"/>
                <w:sz w:val="22"/>
              </w:rPr>
              <w:t>ait</w:t>
            </w:r>
            <w:proofErr w:type="spellEnd"/>
          </w:p>
          <w:p w:rsidR="00764276" w:rsidRPr="00764276" w:rsidRDefault="00764276" w:rsidP="001F5AA5">
            <w:pPr>
              <w:widowControl/>
              <w:snapToGrid/>
              <w:spacing w:line="240" w:lineRule="auto"/>
              <w:rPr>
                <w:rFonts w:ascii="NimbusSanL-Bold" w:eastAsiaTheme="minorEastAsia" w:hAnsi="NimbusSanL-Bold"/>
                <w:sz w:val="22"/>
              </w:rPr>
            </w:pPr>
          </w:p>
          <w:p w:rsidR="00F12DD9" w:rsidRPr="00764276" w:rsidRDefault="00F12DD9" w:rsidP="009D0629">
            <w:pPr>
              <w:widowControl/>
              <w:snapToGrid/>
              <w:spacing w:line="240" w:lineRule="auto"/>
              <w:rPr>
                <w:rFonts w:ascii="NimbusSanL-Bold" w:eastAsiaTheme="minorEastAsia" w:hAnsi="NimbusSanL-Bold"/>
                <w:i/>
                <w:iCs/>
                <w:sz w:val="22"/>
              </w:rPr>
            </w:pPr>
            <w:r>
              <w:rPr>
                <w:rFonts w:ascii="NimbusSanL-Bold" w:eastAsiaTheme="minorEastAsia" w:hAnsi="NimbusSanL-Bold" w:hint="eastAsia"/>
                <w:sz w:val="22"/>
              </w:rPr>
              <w:t>7:</w:t>
            </w:r>
            <w:r w:rsidR="009D0629">
              <w:rPr>
                <w:rFonts w:ascii="NimbusSanL-Bold" w:eastAsiaTheme="minorEastAsia" w:hAnsi="NimbusSanL-Bold" w:hint="eastAsia"/>
                <w:sz w:val="22"/>
              </w:rPr>
              <w:t xml:space="preserve"> </w:t>
            </w:r>
            <w:r w:rsidR="001F5AA5">
              <w:rPr>
                <w:rFonts w:ascii="NimbusSanL-Bold" w:hAnsi="NimbusSanL-Bold"/>
                <w:sz w:val="22"/>
              </w:rPr>
              <w:t>Timeou</w:t>
            </w:r>
            <w:r w:rsidR="001F5AA5" w:rsidRPr="00ED48B0">
              <w:rPr>
                <w:rFonts w:ascii="NimbusSanL-Bold" w:hAnsi="NimbusSanL-Bold"/>
                <w:sz w:val="22"/>
              </w:rPr>
              <w:t>t</w:t>
            </w:r>
          </w:p>
        </w:tc>
        <w:tc>
          <w:tcPr>
            <w:tcW w:w="429" w:type="pct"/>
            <w:tcBorders>
              <w:top w:val="single" w:sz="8" w:space="0" w:color="477AB1"/>
              <w:left w:val="nil"/>
              <w:bottom w:val="single" w:sz="8" w:space="0" w:color="477AB1"/>
              <w:right w:val="nil"/>
            </w:tcBorders>
            <w:shd w:val="clear" w:color="auto" w:fill="E9ECF2"/>
          </w:tcPr>
          <w:p w:rsidR="0010101C"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764276" w:rsidP="001F5AA5">
            <w:pPr>
              <w:widowControl/>
              <w:snapToGrid/>
              <w:spacing w:line="240" w:lineRule="auto"/>
              <w:rPr>
                <w:rFonts w:cs="Candara"/>
                <w:color w:val="000000"/>
                <w:szCs w:val="24"/>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89"/>
              <w:gridCol w:w="4048"/>
            </w:tblGrid>
            <w:tr w:rsidR="001F5AA5" w:rsidTr="001F5AA5">
              <w:tc>
                <w:tcPr>
                  <w:tcW w:w="1158"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4073"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r>
            <w:tr w:rsidR="001F5AA5" w:rsidTr="001F5AA5">
              <w:tc>
                <w:tcPr>
                  <w:tcW w:w="1158" w:type="dxa"/>
                </w:tcPr>
                <w:p w:rsidR="001F5AA5" w:rsidRDefault="00F12DD9" w:rsidP="001F5AA5">
                  <w:pPr>
                    <w:rPr>
                      <w:rFonts w:ascii="NimbusSanL-Bold" w:eastAsiaTheme="minorEastAsia" w:hAnsi="NimbusSanL-Bold"/>
                      <w:sz w:val="22"/>
                    </w:rPr>
                  </w:pPr>
                  <w:r>
                    <w:rPr>
                      <w:rFonts w:ascii="NimbusSanL-Bold" w:hAnsi="NimbusSanL-Bold"/>
                      <w:sz w:val="22"/>
                    </w:rPr>
                    <w:t>Active</w:t>
                  </w:r>
                </w:p>
              </w:tc>
              <w:tc>
                <w:tcPr>
                  <w:tcW w:w="4073" w:type="dxa"/>
                </w:tcPr>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W</w:t>
                  </w:r>
                  <w:r w:rsidR="00A32325">
                    <w:rPr>
                      <w:rFonts w:ascii="NimbusSanL-Bold" w:hAnsi="NimbusSanL-Bold"/>
                      <w:sz w:val="22"/>
                    </w:rPr>
                    <w:t>akeup cause</w:t>
                  </w:r>
                  <w:r>
                    <w:rPr>
                      <w:rFonts w:ascii="NimbusSanL-Bold" w:eastAsiaTheme="minorEastAsia" w:hAnsi="NimbusSanL-Bold" w:hint="eastAsia"/>
                      <w:sz w:val="22"/>
                    </w:rPr>
                    <w:t xml:space="preserve">. </w:t>
                  </w:r>
                  <w:r w:rsidR="00764276">
                    <w:rPr>
                      <w:rFonts w:ascii="NimbusSanL-Bold" w:hAnsi="NimbusSanL-Bold"/>
                      <w:sz w:val="22"/>
                    </w:rPr>
                    <w:t>Wakeup</w:t>
                  </w:r>
                  <w:r w:rsidR="00A32325">
                    <w:rPr>
                      <w:rFonts w:ascii="NimbusSanL-Bold" w:hAnsi="NimbusSanL-Bold"/>
                      <w:sz w:val="22"/>
                    </w:rPr>
                    <w:t xml:space="preserve"> from non-masked pending event (vector).</w:t>
                  </w:r>
                </w:p>
                <w:p w:rsidR="00F12DD9" w:rsidRDefault="00F12DD9" w:rsidP="002C0AC3">
                  <w:pPr>
                    <w:rPr>
                      <w:rFonts w:ascii="NimbusSanL-Bold" w:eastAsiaTheme="minorEastAsia" w:hAnsi="NimbusSanL-Bold"/>
                      <w:sz w:val="22"/>
                    </w:rPr>
                  </w:pPr>
                  <w:r>
                    <w:rPr>
                      <w:rFonts w:ascii="NimbusSanL-Bold" w:eastAsiaTheme="minorEastAsia" w:hAnsi="NimbusSanL-Bold" w:hint="eastAsia"/>
                      <w:sz w:val="22"/>
                    </w:rPr>
                    <w:t xml:space="preserve">0: </w:t>
                  </w:r>
                  <w:r w:rsidR="00A955F9">
                    <w:rPr>
                      <w:rFonts w:ascii="NimbusSanL-Bold" w:eastAsiaTheme="minorEastAsia" w:hAnsi="NimbusSanL-Bold" w:hint="eastAsia"/>
                      <w:sz w:val="22"/>
                    </w:rPr>
                    <w:t xml:space="preserve">Wakeup from </w:t>
                  </w:r>
                  <w:r>
                    <w:rPr>
                      <w:rFonts w:ascii="NimbusSanL-Bold" w:eastAsiaTheme="minorEastAsia" w:hAnsi="NimbusSanL-Bold" w:hint="eastAsia"/>
                      <w:sz w:val="22"/>
                    </w:rPr>
                    <w:t>PCS</w:t>
                  </w:r>
                  <w:r w:rsidR="00A955F9">
                    <w:rPr>
                      <w:rFonts w:ascii="NimbusSanL-Bold" w:eastAsiaTheme="minorEastAsia" w:hAnsi="NimbusSanL-Bold" w:hint="eastAsia"/>
                      <w:sz w:val="22"/>
                    </w:rPr>
                    <w:t xml:space="preserve"> or DVFS done</w:t>
                  </w:r>
                </w:p>
                <w:p w:rsidR="00215070" w:rsidRPr="00F12DD9" w:rsidRDefault="00215070" w:rsidP="002C0AC3">
                  <w:pPr>
                    <w:rPr>
                      <w:rFonts w:ascii="NimbusSanL-Bold" w:eastAsiaTheme="minorEastAsia" w:hAnsi="NimbusSanL-Bold"/>
                      <w:sz w:val="22"/>
                    </w:rPr>
                  </w:pPr>
                  <w:r>
                    <w:rPr>
                      <w:rFonts w:ascii="NimbusSanL-Bold" w:eastAsiaTheme="minorEastAsia" w:hAnsi="NimbusSanL-Bold" w:hint="eastAsia"/>
                      <w:sz w:val="22"/>
                    </w:rPr>
                    <w:t>1: wakeup event 1</w:t>
                  </w:r>
                  <w:r>
                    <w:rPr>
                      <w:rFonts w:ascii="NimbusSanL-Bold" w:eastAsiaTheme="minorEastAsia" w:hAnsi="NimbusSanL-Bold"/>
                      <w:sz w:val="22"/>
                    </w:rPr>
                    <w:t>…</w:t>
                  </w:r>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Reset</w:t>
                  </w:r>
                </w:p>
              </w:tc>
              <w:tc>
                <w:tcPr>
                  <w:tcW w:w="4073" w:type="dxa"/>
                </w:tcPr>
                <w:p w:rsidR="00A32325" w:rsidRDefault="00A32325" w:rsidP="001F5AA5">
                  <w:pPr>
                    <w:rPr>
                      <w:rFonts w:ascii="NimbusSanL-Bold" w:eastAsiaTheme="minorEastAsia" w:hAnsi="NimbusSanL-Bold"/>
                      <w:sz w:val="22"/>
                    </w:rPr>
                  </w:pPr>
                  <w:r>
                    <w:rPr>
                      <w:rFonts w:ascii="NimbusSanL-Bold" w:hAnsi="NimbusSanL-Bold"/>
                      <w:sz w:val="22"/>
                    </w:rPr>
                    <w:t>Reset cause:</w:t>
                  </w:r>
                </w:p>
                <w:p w:rsidR="00F12DD9" w:rsidRDefault="00731ADE" w:rsidP="00F12DD9">
                  <w:pPr>
                    <w:rPr>
                      <w:rFonts w:ascii="NimbusSanL-Bold" w:eastAsiaTheme="minorEastAsia" w:hAnsi="NimbusSanL-Bold"/>
                      <w:sz w:val="22"/>
                    </w:rPr>
                  </w:pPr>
                  <w:ins w:id="391" w:author="Chevy Chia-Wei Hsu(許家瑋)" w:date="2019-05-01T23:22:00Z">
                    <w:r>
                      <w:rPr>
                        <w:rFonts w:ascii="NimbusSanL-Bold" w:eastAsiaTheme="minorEastAsia" w:hAnsi="NimbusSanL-Bold" w:hint="eastAsia"/>
                        <w:sz w:val="22"/>
                      </w:rPr>
                      <w:t>[</w:t>
                    </w:r>
                  </w:ins>
                  <w:ins w:id="392" w:author="Chevy Chia-Wei Hsu(許家瑋)" w:date="2019-05-01T23:23:00Z">
                    <w:r>
                      <w:rPr>
                        <w:rFonts w:ascii="NimbusSanL-Bold" w:eastAsiaTheme="minorEastAsia" w:hAnsi="NimbusSanL-Bold" w:hint="eastAsia"/>
                        <w:sz w:val="22"/>
                      </w:rPr>
                      <w:t>3</w:t>
                    </w:r>
                  </w:ins>
                  <w:del w:id="393" w:author="Chevy Chia-Wei Hsu(許家瑋)" w:date="2019-05-01T23:23:00Z">
                    <w:r w:rsidR="00215070" w:rsidDel="00731ADE">
                      <w:rPr>
                        <w:rFonts w:ascii="NimbusSanL-Bold" w:eastAsiaTheme="minorEastAsia" w:hAnsi="NimbusSanL-Bold" w:hint="eastAsia"/>
                        <w:sz w:val="22"/>
                      </w:rPr>
                      <w:delText>0</w:delText>
                    </w:r>
                  </w:del>
                  <w:ins w:id="394" w:author="Chevy Chia-Wei Hsu(許家瑋)" w:date="2019-05-01T23:22:00Z">
                    <w:r>
                      <w:rPr>
                        <w:rFonts w:ascii="NimbusSanL-Bold" w:eastAsiaTheme="minorEastAsia" w:hAnsi="NimbusSanL-Bold" w:hint="eastAsia"/>
                        <w:sz w:val="22"/>
                      </w:rPr>
                      <w:t>]</w:t>
                    </w:r>
                  </w:ins>
                  <w:r w:rsidR="00215070">
                    <w:rPr>
                      <w:rFonts w:ascii="NimbusSanL-Bold" w:eastAsiaTheme="minorEastAsia" w:hAnsi="NimbusSanL-Bold" w:hint="eastAsia"/>
                      <w:sz w:val="22"/>
                    </w:rPr>
                    <w:t xml:space="preserve">: </w:t>
                  </w:r>
                  <w:r w:rsidR="00F12DD9">
                    <w:rPr>
                      <w:rFonts w:ascii="NimbusSanL-Bold" w:hAnsi="NimbusSanL-Bold"/>
                      <w:sz w:val="22"/>
                    </w:rPr>
                    <w:t>global power-on reset</w:t>
                  </w:r>
                </w:p>
                <w:p w:rsidR="002C0AC3" w:rsidRPr="002C5CBF" w:rsidRDefault="00731ADE" w:rsidP="002C0AC3">
                  <w:pPr>
                    <w:rPr>
                      <w:rFonts w:ascii="NimbusSanL-Bold" w:eastAsiaTheme="minorEastAsia" w:hAnsi="NimbusSanL-Bold"/>
                      <w:sz w:val="22"/>
                    </w:rPr>
                  </w:pPr>
                  <w:ins w:id="395" w:author="Chevy Chia-Wei Hsu(許家瑋)" w:date="2019-05-01T23:22:00Z">
                    <w:r>
                      <w:rPr>
                        <w:rFonts w:ascii="NimbusSanL-Bold" w:eastAsiaTheme="minorEastAsia" w:hAnsi="NimbusSanL-Bold" w:hint="eastAsia"/>
                        <w:sz w:val="22"/>
                      </w:rPr>
                      <w:t>[</w:t>
                    </w:r>
                  </w:ins>
                  <w:ins w:id="396" w:author="Chevy Chia-Wei Hsu(許家瑋)" w:date="2019-05-01T23:23:00Z">
                    <w:r>
                      <w:rPr>
                        <w:rFonts w:ascii="NimbusSanL-Bold" w:eastAsiaTheme="minorEastAsia" w:hAnsi="NimbusSanL-Bold" w:hint="eastAsia"/>
                        <w:sz w:val="22"/>
                      </w:rPr>
                      <w:t>4</w:t>
                    </w:r>
                  </w:ins>
                  <w:del w:id="397" w:author="Chevy Chia-Wei Hsu(許家瑋)" w:date="2019-05-01T23:23:00Z">
                    <w:r w:rsidR="00215070" w:rsidDel="00731ADE">
                      <w:rPr>
                        <w:rFonts w:ascii="NimbusSanL-Bold" w:eastAsiaTheme="minorEastAsia" w:hAnsi="NimbusSanL-Bold" w:hint="eastAsia"/>
                        <w:sz w:val="22"/>
                      </w:rPr>
                      <w:delText>1</w:delText>
                    </w:r>
                  </w:del>
                  <w:ins w:id="398" w:author="Chevy Chia-Wei Hsu(許家瑋)" w:date="2019-05-01T23:22:00Z">
                    <w:r>
                      <w:rPr>
                        <w:rFonts w:ascii="NimbusSanL-Bold" w:eastAsiaTheme="minorEastAsia" w:hAnsi="NimbusSanL-Bold" w:hint="eastAsia"/>
                        <w:sz w:val="22"/>
                      </w:rPr>
                      <w:t>]</w:t>
                    </w:r>
                  </w:ins>
                  <w:r w:rsidR="00215070">
                    <w:rPr>
                      <w:rFonts w:ascii="NimbusSanL-Bold" w:eastAsiaTheme="minorEastAsia" w:hAnsi="NimbusSanL-Bold" w:hint="eastAsia"/>
                      <w:sz w:val="22"/>
                    </w:rPr>
                    <w:t xml:space="preserve">: </w:t>
                  </w:r>
                  <w:proofErr w:type="spellStart"/>
                  <w:ins w:id="399" w:author="Chevy Chia-Wei Hsu(許家瑋)" w:date="2019-05-01T23:25:00Z">
                    <w:r>
                      <w:rPr>
                        <w:rFonts w:ascii="NimbusSanL-Bold" w:hAnsi="NimbusSanL-Bold"/>
                        <w:sz w:val="22"/>
                      </w:rPr>
                      <w:t>PCS_reset</w:t>
                    </w:r>
                    <w:proofErr w:type="spellEnd"/>
                    <w:r>
                      <w:rPr>
                        <w:rFonts w:ascii="NimbusSanL-Bold" w:eastAsiaTheme="minorEastAsia" w:hAnsi="NimbusSanL-Bold" w:hint="eastAsia"/>
                        <w:sz w:val="22"/>
                      </w:rPr>
                      <w:t xml:space="preserve"> (SW reset in SMU v0)</w:t>
                    </w:r>
                  </w:ins>
                  <w:del w:id="400" w:author="Chevy Chia-Wei Hsu(許家瑋)" w:date="2019-05-01T23:24:00Z">
                    <w:r w:rsidR="00F12DD9" w:rsidDel="00731ADE">
                      <w:rPr>
                        <w:rFonts w:ascii="NimbusSanL-Bold" w:hAnsi="NimbusSanL-Bold"/>
                        <w:sz w:val="22"/>
                      </w:rPr>
                      <w:delText>PCS</w:delText>
                    </w:r>
                    <w:r w:rsidR="00A32325" w:rsidDel="00731ADE">
                      <w:rPr>
                        <w:rFonts w:ascii="NimbusSanL-Bold" w:hAnsi="NimbusSanL-Bold"/>
                        <w:sz w:val="22"/>
                      </w:rPr>
                      <w:delText>_reset</w:delText>
                    </w:r>
                    <w:r w:rsidR="002C5CBF" w:rsidDel="00731ADE">
                      <w:rPr>
                        <w:rFonts w:ascii="NimbusSanL-Bold" w:eastAsiaTheme="minorEastAsia" w:hAnsi="NimbusSanL-Bold" w:hint="eastAsia"/>
                        <w:sz w:val="22"/>
                      </w:rPr>
                      <w:delText xml:space="preserve"> (SW reset in SMU v0)</w:delText>
                    </w:r>
                  </w:del>
                </w:p>
                <w:p w:rsidR="003C610C" w:rsidRPr="00645957" w:rsidRDefault="00731ADE" w:rsidP="003C610C">
                  <w:pPr>
                    <w:rPr>
                      <w:rFonts w:ascii="NimbusSanL-Bold" w:eastAsiaTheme="minorEastAsia" w:hAnsi="NimbusSanL-Bold"/>
                      <w:iCs/>
                      <w:sz w:val="22"/>
                    </w:rPr>
                  </w:pPr>
                  <w:ins w:id="401" w:author="Chevy Chia-Wei Hsu(許家瑋)" w:date="2019-05-01T23:22:00Z">
                    <w:r>
                      <w:rPr>
                        <w:rFonts w:ascii="NimbusSanL-Bold" w:eastAsiaTheme="minorEastAsia" w:hAnsi="NimbusSanL-Bold" w:hint="eastAsia"/>
                        <w:iCs/>
                        <w:sz w:val="22"/>
                      </w:rPr>
                      <w:t>[</w:t>
                    </w:r>
                  </w:ins>
                  <w:ins w:id="402" w:author="Chevy Chia-Wei Hsu(許家瑋)" w:date="2019-05-01T23:23:00Z">
                    <w:r>
                      <w:rPr>
                        <w:rFonts w:ascii="NimbusSanL-Bold" w:eastAsiaTheme="minorEastAsia" w:hAnsi="NimbusSanL-Bold" w:hint="eastAsia"/>
                        <w:iCs/>
                        <w:sz w:val="22"/>
                      </w:rPr>
                      <w:t>5</w:t>
                    </w:r>
                  </w:ins>
                  <w:del w:id="403" w:author="Chevy Chia-Wei Hsu(許家瑋)" w:date="2019-05-01T23:23:00Z">
                    <w:r w:rsidR="003C610C" w:rsidRPr="00645957" w:rsidDel="00731ADE">
                      <w:rPr>
                        <w:rFonts w:ascii="NimbusSanL-Bold" w:eastAsiaTheme="minorEastAsia" w:hAnsi="NimbusSanL-Bold" w:hint="eastAsia"/>
                        <w:iCs/>
                        <w:sz w:val="22"/>
                      </w:rPr>
                      <w:delText>2</w:delText>
                    </w:r>
                  </w:del>
                  <w:ins w:id="404" w:author="Chevy Chia-Wei Hsu(許家瑋)" w:date="2019-05-01T23:22:00Z">
                    <w:r>
                      <w:rPr>
                        <w:rFonts w:ascii="NimbusSanL-Bold" w:eastAsiaTheme="minorEastAsia" w:hAnsi="NimbusSanL-Bold" w:hint="eastAsia"/>
                        <w:iCs/>
                        <w:sz w:val="22"/>
                      </w:rPr>
                      <w:t>]</w:t>
                    </w:r>
                  </w:ins>
                  <w:r w:rsidR="003C610C" w:rsidRPr="00645957">
                    <w:rPr>
                      <w:rFonts w:ascii="NimbusSanL-Bold" w:eastAsiaTheme="minorEastAsia" w:hAnsi="NimbusSanL-Bold" w:hint="eastAsia"/>
                      <w:iCs/>
                      <w:sz w:val="22"/>
                    </w:rPr>
                    <w:t>:</w:t>
                  </w:r>
                  <w:ins w:id="405" w:author="Chevy Chia-Wei Hsu(許家瑋)" w:date="2019-05-01T23:24:00Z">
                    <w:r>
                      <w:rPr>
                        <w:rFonts w:ascii="NimbusSanL-Bold" w:hAnsi="NimbusSanL-Bold"/>
                        <w:sz w:val="22"/>
                      </w:rPr>
                      <w:t xml:space="preserve"> </w:t>
                    </w:r>
                  </w:ins>
                  <w:ins w:id="406" w:author="Chevy Chia-Wei Hsu(許家瑋)" w:date="2019-05-01T23:26:00Z">
                    <w:r>
                      <w:rPr>
                        <w:rFonts w:ascii="NimbusSanL-Bold" w:eastAsiaTheme="minorEastAsia" w:hAnsi="NimbusSanL-Bold" w:hint="eastAsia"/>
                        <w:sz w:val="22"/>
                      </w:rPr>
                      <w:t>implementation depend</w:t>
                    </w:r>
                  </w:ins>
                  <w:ins w:id="407" w:author="Chevy Chia-Wei Hsu(許家瑋)" w:date="2019-05-01T23:27:00Z">
                    <w:r>
                      <w:rPr>
                        <w:rFonts w:ascii="NimbusSanL-Bold" w:eastAsiaTheme="minorEastAsia" w:hAnsi="NimbusSanL-Bold" w:hint="eastAsia"/>
                        <w:sz w:val="22"/>
                      </w:rPr>
                      <w:t>ent</w:t>
                    </w:r>
                  </w:ins>
                  <w:del w:id="408" w:author="Chevy Chia-Wei Hsu(許家瑋)" w:date="2019-05-01T23:23:00Z">
                    <w:r w:rsidR="003C610C" w:rsidRPr="00645957" w:rsidDel="00731ADE">
                      <w:rPr>
                        <w:rFonts w:ascii="NimbusSanL-Bold" w:eastAsiaTheme="minorEastAsia" w:hAnsi="NimbusSanL-Bold" w:hint="eastAsia"/>
                        <w:iCs/>
                        <w:sz w:val="22"/>
                      </w:rPr>
                      <w:delText xml:space="preserve"> reset source </w:delText>
                    </w:r>
                    <w:r w:rsidR="0082459D" w:rsidRPr="00645957" w:rsidDel="00731ADE">
                      <w:rPr>
                        <w:rFonts w:ascii="NimbusSanL-Bold" w:eastAsiaTheme="minorEastAsia" w:hAnsi="NimbusSanL-Bold" w:hint="eastAsia"/>
                        <w:iCs/>
                        <w:sz w:val="22"/>
                      </w:rPr>
                      <w:delText>0</w:delText>
                    </w:r>
                  </w:del>
                </w:p>
                <w:p w:rsidR="00731ADE" w:rsidRPr="00645957" w:rsidRDefault="00731ADE" w:rsidP="00731ADE">
                  <w:pPr>
                    <w:rPr>
                      <w:ins w:id="409" w:author="Chevy Chia-Wei Hsu(許家瑋)" w:date="2019-05-01T23:27:00Z"/>
                      <w:rFonts w:ascii="NimbusSanL-Bold" w:eastAsiaTheme="minorEastAsia" w:hAnsi="NimbusSanL-Bold"/>
                      <w:iCs/>
                      <w:sz w:val="22"/>
                    </w:rPr>
                  </w:pPr>
                  <w:ins w:id="410" w:author="Chevy Chia-Wei Hsu(許家瑋)" w:date="2019-05-01T23:23:00Z">
                    <w:r>
                      <w:rPr>
                        <w:rFonts w:ascii="NimbusSanL-Bold" w:eastAsiaTheme="minorEastAsia" w:hAnsi="NimbusSanL-Bold" w:hint="eastAsia"/>
                        <w:iCs/>
                        <w:sz w:val="22"/>
                      </w:rPr>
                      <w:t>[6]</w:t>
                    </w:r>
                    <w:r w:rsidRPr="00645957">
                      <w:rPr>
                        <w:rFonts w:ascii="NimbusSanL-Bold" w:eastAsiaTheme="minorEastAsia" w:hAnsi="NimbusSanL-Bold" w:hint="eastAsia"/>
                        <w:iCs/>
                        <w:sz w:val="22"/>
                      </w:rPr>
                      <w:t xml:space="preserve">: </w:t>
                    </w:r>
                  </w:ins>
                  <w:ins w:id="411" w:author="Chevy Chia-Wei Hsu(許家瑋)" w:date="2019-05-01T23:27:00Z">
                    <w:r>
                      <w:rPr>
                        <w:rFonts w:ascii="NimbusSanL-Bold" w:eastAsiaTheme="minorEastAsia" w:hAnsi="NimbusSanL-Bold" w:hint="eastAsia"/>
                        <w:sz w:val="22"/>
                      </w:rPr>
                      <w:t>implementation dependent</w:t>
                    </w:r>
                  </w:ins>
                </w:p>
                <w:p w:rsidR="00152A5D" w:rsidDel="00731ADE" w:rsidRDefault="005577D1">
                  <w:pPr>
                    <w:rPr>
                      <w:del w:id="412" w:author="Chevy Chia-Wei Hsu(許家瑋)" w:date="2019-05-01T23:22:00Z"/>
                      <w:rFonts w:ascii="NimbusSanL-Bold" w:eastAsiaTheme="minorEastAsia" w:hAnsi="NimbusSanL-Bold"/>
                      <w:iCs/>
                      <w:sz w:val="22"/>
                    </w:rPr>
                    <w:pPrChange w:id="413" w:author="Chevy Chia-Wei Hsu(許家瑋)" w:date="2019-05-01T23:22:00Z">
                      <w:pPr>
                        <w:adjustRightInd/>
                        <w:textAlignment w:val="auto"/>
                      </w:pPr>
                    </w:pPrChange>
                  </w:pPr>
                  <w:del w:id="414" w:author="Chevy Chia-Wei Hsu(許家瑋)" w:date="2019-05-01T23:23:00Z">
                    <w:r w:rsidRPr="00645957" w:rsidDel="00731ADE">
                      <w:rPr>
                        <w:rFonts w:ascii="NimbusSanL-Bold" w:eastAsiaTheme="minorEastAsia" w:hAnsi="NimbusSanL-Bold" w:hint="eastAsia"/>
                        <w:iCs/>
                        <w:sz w:val="22"/>
                      </w:rPr>
                      <w:delText xml:space="preserve">3: </w:delText>
                    </w:r>
                  </w:del>
                  <w:del w:id="415" w:author="Chevy Chia-Wei Hsu(許家瑋)" w:date="2019-05-01T23:22:00Z">
                    <w:r w:rsidRPr="00645957" w:rsidDel="00731ADE">
                      <w:rPr>
                        <w:rFonts w:ascii="NimbusSanL-Bold" w:eastAsiaTheme="minorEastAsia" w:hAnsi="NimbusSanL-Bold" w:hint="eastAsia"/>
                        <w:iCs/>
                        <w:sz w:val="22"/>
                      </w:rPr>
                      <w:delText xml:space="preserve">reset source 1 </w:delText>
                    </w:r>
                  </w:del>
                </w:p>
                <w:p w:rsidR="007929AF" w:rsidRPr="00731ADE" w:rsidRDefault="00731ADE">
                  <w:pPr>
                    <w:rPr>
                      <w:rFonts w:ascii="NimbusSanL-Bold" w:eastAsiaTheme="minorEastAsia" w:hAnsi="NimbusSanL-Bold"/>
                      <w:iCs/>
                      <w:sz w:val="22"/>
                      <w:rPrChange w:id="416" w:author="Chevy Chia-Wei Hsu(許家瑋)" w:date="2019-05-01T23:27:00Z">
                        <w:rPr>
                          <w:rFonts w:ascii="NimbusSanL-Bold" w:eastAsiaTheme="minorEastAsia" w:hAnsi="NimbusSanL-Bold"/>
                          <w:iCs/>
                          <w:color w:val="808080" w:themeColor="background1" w:themeShade="80"/>
                          <w:sz w:val="22"/>
                        </w:rPr>
                      </w:rPrChange>
                    </w:rPr>
                    <w:pPrChange w:id="417" w:author="Chevy Chia-Wei Hsu(許家瑋)" w:date="2019-05-01T23:22:00Z">
                      <w:pPr>
                        <w:adjustRightInd/>
                        <w:textAlignment w:val="auto"/>
                      </w:pPr>
                    </w:pPrChange>
                  </w:pPr>
                  <w:ins w:id="418" w:author="Chevy Chia-Wei Hsu(許家瑋)" w:date="2019-05-01T23:23:00Z">
                    <w:r>
                      <w:rPr>
                        <w:rFonts w:ascii="NimbusSanL-Bold" w:eastAsiaTheme="minorEastAsia" w:hAnsi="NimbusSanL-Bold" w:hint="eastAsia"/>
                        <w:iCs/>
                        <w:sz w:val="22"/>
                      </w:rPr>
                      <w:t>[7]</w:t>
                    </w:r>
                    <w:r w:rsidRPr="00645957">
                      <w:rPr>
                        <w:rFonts w:ascii="NimbusSanL-Bold" w:eastAsiaTheme="minorEastAsia" w:hAnsi="NimbusSanL-Bold" w:hint="eastAsia"/>
                        <w:iCs/>
                        <w:sz w:val="22"/>
                      </w:rPr>
                      <w:t xml:space="preserve">: </w:t>
                    </w:r>
                  </w:ins>
                  <w:ins w:id="419" w:author="Chevy Chia-Wei Hsu(許家瑋)" w:date="2019-05-01T23:27:00Z">
                    <w:r>
                      <w:rPr>
                        <w:rFonts w:ascii="NimbusSanL-Bold" w:eastAsiaTheme="minorEastAsia" w:hAnsi="NimbusSanL-Bold" w:hint="eastAsia"/>
                        <w:sz w:val="22"/>
                      </w:rPr>
                      <w:t>implementation dependent</w:t>
                    </w:r>
                  </w:ins>
                  <w:del w:id="420" w:author="Chevy Chia-Wei Hsu(許家瑋)" w:date="2019-05-01T23:22:00Z">
                    <w:r w:rsidR="00152A5D" w:rsidRPr="00152A5D" w:rsidDel="00731ADE">
                      <w:rPr>
                        <w:rFonts w:ascii="NimbusSanL-Bold" w:eastAsiaTheme="minorEastAsia" w:hAnsi="NimbusSanL-Bold" w:hint="eastAsia"/>
                        <w:iCs/>
                        <w:color w:val="808080" w:themeColor="background1" w:themeShade="80"/>
                        <w:sz w:val="22"/>
                      </w:rPr>
                      <w:delText>4~: reserved</w:delText>
                    </w:r>
                  </w:del>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Sleep</w:t>
                  </w:r>
                </w:p>
              </w:tc>
              <w:tc>
                <w:tcPr>
                  <w:tcW w:w="4073" w:type="dxa"/>
                </w:tcPr>
                <w:p w:rsidR="002C0AC3" w:rsidRDefault="00A32325" w:rsidP="001F5AA5">
                  <w:pPr>
                    <w:rPr>
                      <w:rFonts w:ascii="NimbusSanL-Bold" w:eastAsiaTheme="minorEastAsia" w:hAnsi="NimbusSanL-Bold"/>
                      <w:sz w:val="22"/>
                    </w:rPr>
                  </w:pPr>
                  <w:r>
                    <w:rPr>
                      <w:rFonts w:ascii="NimbusSanL-Bold" w:hAnsi="NimbusSanL-Bold"/>
                      <w:sz w:val="22"/>
                    </w:rPr>
                    <w:t>Sleep</w:t>
                  </w:r>
                  <w:r w:rsidR="00F12DD9">
                    <w:rPr>
                      <w:rFonts w:ascii="NimbusSanL-Bold" w:eastAsiaTheme="minorEastAsia" w:hAnsi="NimbusSanL-Bold" w:hint="eastAsia"/>
                      <w:sz w:val="22"/>
                    </w:rPr>
                    <w:t xml:space="preserve"> mode</w:t>
                  </w:r>
                  <w:r>
                    <w:rPr>
                      <w:rFonts w:ascii="NimbusSanL-Bold" w:hAnsi="NimbusSanL-Bold"/>
                      <w:sz w:val="22"/>
                    </w:rPr>
                    <w:t>:</w:t>
                  </w:r>
                </w:p>
                <w:p w:rsidR="002C0AC3" w:rsidRDefault="00215070" w:rsidP="002C0AC3">
                  <w:pPr>
                    <w:rPr>
                      <w:rFonts w:ascii="NimbusSanL-Bold" w:eastAsiaTheme="minorEastAsia" w:hAnsi="NimbusSanL-Bold"/>
                      <w:sz w:val="22"/>
                    </w:rPr>
                  </w:pPr>
                  <w:r>
                    <w:rPr>
                      <w:rFonts w:ascii="NimbusSanL-Bold" w:eastAsiaTheme="minorEastAsia" w:hAnsi="NimbusSanL-Bold" w:hint="eastAsia"/>
                      <w:sz w:val="22"/>
                    </w:rPr>
                    <w:lastRenderedPageBreak/>
                    <w:t xml:space="preserve">0: </w:t>
                  </w:r>
                  <w:proofErr w:type="spellStart"/>
                  <w:r w:rsidR="00A32325">
                    <w:rPr>
                      <w:rFonts w:ascii="NimbusSanL-Bold" w:hAnsi="NimbusSanL-Bold"/>
                      <w:sz w:val="22"/>
                    </w:rPr>
                    <w:t>LightSleep</w:t>
                  </w:r>
                  <w:proofErr w:type="spellEnd"/>
                </w:p>
                <w:p w:rsidR="00DD1EF6" w:rsidRPr="00DD1EF6" w:rsidRDefault="00DD1EF6" w:rsidP="002C0AC3">
                  <w:pPr>
                    <w:rPr>
                      <w:rFonts w:ascii="NimbusSanL-Bold" w:eastAsiaTheme="minorEastAsia" w:hAnsi="NimbusSanL-Bold"/>
                      <w:color w:val="808080" w:themeColor="background1" w:themeShade="80"/>
                      <w:sz w:val="22"/>
                    </w:rPr>
                  </w:pPr>
                  <w:r w:rsidRPr="00DD1EF6">
                    <w:rPr>
                      <w:rFonts w:ascii="NimbusSanL-Bold" w:eastAsiaTheme="minorEastAsia" w:hAnsi="NimbusSanL-Bold" w:hint="eastAsia"/>
                      <w:color w:val="808080" w:themeColor="background1" w:themeShade="80"/>
                      <w:sz w:val="22"/>
                    </w:rPr>
                    <w:t>1~15: reserved for partial light sleep.</w:t>
                  </w:r>
                </w:p>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1</w:t>
                  </w:r>
                  <w:r w:rsidR="00DD1EF6">
                    <w:rPr>
                      <w:rFonts w:ascii="NimbusSanL-Bold" w:eastAsiaTheme="minorEastAsia" w:hAnsi="NimbusSanL-Bold" w:hint="eastAsia"/>
                      <w:sz w:val="22"/>
                    </w:rPr>
                    <w:t>6</w:t>
                  </w:r>
                  <w:r>
                    <w:rPr>
                      <w:rFonts w:ascii="NimbusSanL-Bold" w:eastAsiaTheme="minorEastAsia" w:hAnsi="NimbusSanL-Bold" w:hint="eastAsia"/>
                      <w:sz w:val="22"/>
                    </w:rPr>
                    <w:t xml:space="preserve">: </w:t>
                  </w:r>
                  <w:proofErr w:type="spellStart"/>
                  <w:r w:rsidR="00A32325">
                    <w:rPr>
                      <w:rFonts w:ascii="NimbusSanL-Bold" w:hAnsi="NimbusSanL-Bold"/>
                      <w:sz w:val="22"/>
                    </w:rPr>
                    <w:t>DeepSleep</w:t>
                  </w:r>
                  <w:proofErr w:type="spellEnd"/>
                </w:p>
                <w:p w:rsidR="00DD1EF6" w:rsidRPr="00DD1EF6" w:rsidRDefault="00DD1EF6" w:rsidP="002C0AC3">
                  <w:pPr>
                    <w:rPr>
                      <w:rFonts w:ascii="NimbusSanL-Bold" w:eastAsiaTheme="minorEastAsia" w:hAnsi="NimbusSanL-Bold"/>
                      <w:sz w:val="22"/>
                    </w:rPr>
                  </w:pPr>
                  <w:r>
                    <w:rPr>
                      <w:rFonts w:ascii="NimbusSanL-Bold" w:eastAsiaTheme="minorEastAsia" w:hAnsi="NimbusSanL-Bold" w:hint="eastAsia"/>
                      <w:sz w:val="22"/>
                    </w:rPr>
                    <w:t>17~31: reserved</w:t>
                  </w:r>
                </w:p>
              </w:tc>
            </w:tr>
            <w:tr w:rsidR="001F5AA5" w:rsidTr="001F5AA5">
              <w:tc>
                <w:tcPr>
                  <w:tcW w:w="1158" w:type="dxa"/>
                </w:tcPr>
                <w:p w:rsidR="001F5AA5" w:rsidRPr="00F12DD9" w:rsidRDefault="001F5AA5" w:rsidP="00ED48B0">
                  <w:pPr>
                    <w:widowControl/>
                    <w:rPr>
                      <w:rFonts w:ascii="NimbusSanL-Bold" w:eastAsiaTheme="minorEastAsia" w:hAnsi="NimbusSanL-Bold"/>
                      <w:sz w:val="22"/>
                    </w:rPr>
                  </w:pPr>
                  <w:proofErr w:type="spellStart"/>
                  <w:r w:rsidRPr="00C730CC">
                    <w:rPr>
                      <w:rFonts w:ascii="NimbusSanL-Bold" w:hAnsi="NimbusSanL-Bold"/>
                      <w:sz w:val="22"/>
                    </w:rPr>
                    <w:lastRenderedPageBreak/>
                    <w:t>Busy_</w:t>
                  </w:r>
                  <w:r w:rsidR="00ED48B0">
                    <w:rPr>
                      <w:rFonts w:ascii="NimbusSanL-Bold" w:eastAsiaTheme="minorEastAsia" w:hAnsi="NimbusSanL-Bold" w:hint="eastAsia"/>
                      <w:sz w:val="22"/>
                    </w:rPr>
                    <w:t>W</w:t>
                  </w:r>
                  <w:r w:rsidRPr="00C730CC">
                    <w:rPr>
                      <w:rFonts w:ascii="NimbusSanL-Bold" w:hAnsi="NimbusSanL-Bold"/>
                      <w:sz w:val="22"/>
                    </w:rPr>
                    <w:t>ait</w:t>
                  </w:r>
                  <w:proofErr w:type="spellEnd"/>
                  <w:r w:rsidRPr="00C730CC">
                    <w:rPr>
                      <w:rFonts w:ascii="NimbusSanL-Bold" w:hAnsi="NimbusSanL-Bold"/>
                      <w:sz w:val="22"/>
                    </w:rPr>
                    <w:t xml:space="preserve"> </w:t>
                  </w:r>
                </w:p>
              </w:tc>
              <w:tc>
                <w:tcPr>
                  <w:tcW w:w="4073" w:type="dxa"/>
                </w:tcPr>
                <w:p w:rsidR="00F75664" w:rsidRPr="00764276" w:rsidRDefault="00764276" w:rsidP="002C0AC3">
                  <w:pPr>
                    <w:rPr>
                      <w:rFonts w:ascii="NimbusSanL-Bold" w:eastAsiaTheme="minorEastAsia" w:hAnsi="NimbusSanL-Bold"/>
                      <w:sz w:val="22"/>
                    </w:rPr>
                  </w:pPr>
                  <w:r>
                    <w:rPr>
                      <w:rFonts w:ascii="NimbusSanL-Bold" w:eastAsiaTheme="minorEastAsia" w:hAnsi="NimbusSanL-Bold" w:hint="eastAsia"/>
                      <w:sz w:val="22"/>
                    </w:rPr>
                    <w:t xml:space="preserve">0: waiting on </w:t>
                  </w:r>
                  <w:r w:rsidR="00A32325">
                    <w:rPr>
                      <w:rFonts w:ascii="NimbusSanL-Bold" w:hAnsi="NimbusSanL-Bold"/>
                      <w:sz w:val="22"/>
                    </w:rPr>
                    <w:t>Reset</w:t>
                  </w:r>
                </w:p>
                <w:p w:rsidR="00F75664" w:rsidRPr="00043E0D" w:rsidRDefault="00764276" w:rsidP="002C0AC3">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 waiting on</w:t>
                  </w:r>
                  <w:r w:rsidRPr="00043E0D">
                    <w:rPr>
                      <w:rFonts w:ascii="NimbusSanL-Bold" w:hAnsi="NimbusSanL-Bold"/>
                      <w:color w:val="808080" w:themeColor="background1" w:themeShade="80"/>
                      <w:sz w:val="22"/>
                    </w:rPr>
                    <w:t xml:space="preserve"> </w:t>
                  </w:r>
                  <w:r w:rsidR="00A32325" w:rsidRPr="00043E0D">
                    <w:rPr>
                      <w:rFonts w:ascii="NimbusSanL-Bold" w:hAnsi="NimbusSanL-Bold"/>
                      <w:color w:val="808080" w:themeColor="background1" w:themeShade="80"/>
                      <w:sz w:val="22"/>
                    </w:rPr>
                    <w:t>DVFS</w:t>
                  </w:r>
                </w:p>
                <w:p w:rsidR="00F75664" w:rsidRDefault="00764276" w:rsidP="00F75664">
                  <w:pPr>
                    <w:rPr>
                      <w:rFonts w:ascii="NimbusSanL-Bold" w:eastAsiaTheme="minorEastAsia" w:hAnsi="NimbusSanL-Bold"/>
                      <w:sz w:val="22"/>
                    </w:rPr>
                  </w:pPr>
                  <w:r>
                    <w:rPr>
                      <w:rFonts w:ascii="NimbusSanL-Bold" w:eastAsiaTheme="minorEastAsia" w:hAnsi="NimbusSanL-Bold" w:hint="eastAsia"/>
                      <w:sz w:val="22"/>
                    </w:rPr>
                    <w:t>2: waiting on</w:t>
                  </w:r>
                  <w:r>
                    <w:rPr>
                      <w:rFonts w:ascii="NimbusSanL-Bold" w:hAnsi="NimbusSanL-Bold"/>
                      <w:sz w:val="22"/>
                    </w:rPr>
                    <w:t xml:space="preserve"> </w:t>
                  </w:r>
                  <w:proofErr w:type="spellStart"/>
                  <w:r w:rsidR="00F75664">
                    <w:rPr>
                      <w:rFonts w:ascii="NimbusSanL-Bold" w:hAnsi="NimbusSanL-Bold"/>
                      <w:sz w:val="22"/>
                    </w:rPr>
                    <w:t>LightSleep</w:t>
                  </w:r>
                  <w:proofErr w:type="spellEnd"/>
                </w:p>
                <w:p w:rsidR="001F5AA5" w:rsidRDefault="00764276" w:rsidP="00F75664">
                  <w:pPr>
                    <w:rPr>
                      <w:rFonts w:ascii="NimbusSanL-Bold" w:eastAsiaTheme="minorEastAsia" w:hAnsi="NimbusSanL-Bold"/>
                      <w:sz w:val="22"/>
                    </w:rPr>
                  </w:pPr>
                  <w:r>
                    <w:rPr>
                      <w:rFonts w:ascii="NimbusSanL-Bold" w:eastAsiaTheme="minorEastAsia" w:hAnsi="NimbusSanL-Bold" w:hint="eastAsia"/>
                      <w:sz w:val="22"/>
                    </w:rPr>
                    <w:t>3: waiting on</w:t>
                  </w:r>
                  <w:r>
                    <w:rPr>
                      <w:rFonts w:ascii="NimbusSanL-Bold" w:hAnsi="NimbusSanL-Bold"/>
                      <w:sz w:val="22"/>
                    </w:rPr>
                    <w:t xml:space="preserve"> </w:t>
                  </w:r>
                  <w:proofErr w:type="spellStart"/>
                  <w:r w:rsidR="00F75664">
                    <w:rPr>
                      <w:rFonts w:ascii="NimbusSanL-Bold" w:hAnsi="NimbusSanL-Bold"/>
                      <w:sz w:val="22"/>
                    </w:rPr>
                    <w:t>DeepSleep</w:t>
                  </w:r>
                  <w:proofErr w:type="spellEnd"/>
                </w:p>
                <w:p w:rsidR="00764276" w:rsidRPr="00764276" w:rsidRDefault="00764276" w:rsidP="00F75664">
                  <w:pPr>
                    <w:rPr>
                      <w:rFonts w:ascii="NimbusSanL-Bold" w:eastAsiaTheme="minorEastAsia" w:hAnsi="NimbusSanL-Bold"/>
                      <w:sz w:val="22"/>
                    </w:rPr>
                  </w:pPr>
                </w:p>
                <w:p w:rsidR="00764276" w:rsidRPr="00764276" w:rsidRDefault="00764276" w:rsidP="00764276">
                  <w:pPr>
                    <w:rPr>
                      <w:rFonts w:ascii="NimbusSanL-Bold" w:eastAsiaTheme="minorEastAsia" w:hAnsi="NimbusSanL-Bold"/>
                      <w:sz w:val="22"/>
                    </w:rPr>
                  </w:pPr>
                  <w:r>
                    <w:rPr>
                      <w:rFonts w:ascii="NimbusSanL-Bold" w:eastAsiaTheme="minorEastAsia" w:hAnsi="NimbusSanL-Bold" w:hint="eastAsia"/>
                      <w:sz w:val="22"/>
                    </w:rPr>
                    <w:t xml:space="preserve">16: Busy on </w:t>
                  </w:r>
                  <w:r>
                    <w:rPr>
                      <w:rFonts w:ascii="NimbusSanL-Bold" w:hAnsi="NimbusSanL-Bold"/>
                      <w:sz w:val="22"/>
                    </w:rPr>
                    <w:t>Reset</w:t>
                  </w:r>
                </w:p>
                <w:p w:rsidR="00764276" w:rsidRPr="00043E0D" w:rsidRDefault="00764276" w:rsidP="00764276">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17: Busy on</w:t>
                  </w:r>
                  <w:r w:rsidRPr="00043E0D">
                    <w:rPr>
                      <w:rFonts w:ascii="NimbusSanL-Bold" w:hAnsi="NimbusSanL-Bold"/>
                      <w:color w:val="808080" w:themeColor="background1" w:themeShade="80"/>
                      <w:sz w:val="22"/>
                    </w:rPr>
                    <w:t xml:space="preserve"> DVFS</w:t>
                  </w:r>
                </w:p>
                <w:p w:rsidR="00764276" w:rsidRDefault="00764276" w:rsidP="00764276">
                  <w:pPr>
                    <w:rPr>
                      <w:rFonts w:ascii="NimbusSanL-Bold" w:eastAsiaTheme="minorEastAsia" w:hAnsi="NimbusSanL-Bold"/>
                      <w:sz w:val="22"/>
                    </w:rPr>
                  </w:pPr>
                  <w:r>
                    <w:rPr>
                      <w:rFonts w:ascii="NimbusSanL-Bold" w:eastAsiaTheme="minorEastAsia" w:hAnsi="NimbusSanL-Bold" w:hint="eastAsia"/>
                      <w:sz w:val="22"/>
                    </w:rPr>
                    <w:t>18: Busy on</w:t>
                  </w:r>
                  <w:r>
                    <w:rPr>
                      <w:rFonts w:ascii="NimbusSanL-Bold" w:hAnsi="NimbusSanL-Bold"/>
                      <w:sz w:val="22"/>
                    </w:rPr>
                    <w:t xml:space="preserve"> </w:t>
                  </w:r>
                  <w:proofErr w:type="spellStart"/>
                  <w:r>
                    <w:rPr>
                      <w:rFonts w:ascii="NimbusSanL-Bold" w:hAnsi="NimbusSanL-Bold"/>
                      <w:sz w:val="22"/>
                    </w:rPr>
                    <w:t>LightSleep</w:t>
                  </w:r>
                  <w:proofErr w:type="spellEnd"/>
                </w:p>
                <w:p w:rsidR="00764276" w:rsidRPr="00764276" w:rsidRDefault="00764276" w:rsidP="00F75664">
                  <w:pPr>
                    <w:rPr>
                      <w:rFonts w:ascii="NimbusSanL-Bold" w:eastAsiaTheme="minorEastAsia" w:hAnsi="NimbusSanL-Bold"/>
                      <w:sz w:val="22"/>
                    </w:rPr>
                  </w:pPr>
                  <w:r>
                    <w:rPr>
                      <w:rFonts w:ascii="NimbusSanL-Bold" w:eastAsiaTheme="minorEastAsia" w:hAnsi="NimbusSanL-Bold" w:hint="eastAsia"/>
                      <w:sz w:val="22"/>
                    </w:rPr>
                    <w:t>19: Busy on</w:t>
                  </w:r>
                  <w:r>
                    <w:rPr>
                      <w:rFonts w:ascii="NimbusSanL-Bold" w:hAnsi="NimbusSanL-Bold"/>
                      <w:sz w:val="22"/>
                    </w:rPr>
                    <w:t xml:space="preserve"> </w:t>
                  </w:r>
                  <w:proofErr w:type="spellStart"/>
                  <w:r>
                    <w:rPr>
                      <w:rFonts w:ascii="NimbusSanL-Bold" w:hAnsi="NimbusSanL-Bold"/>
                      <w:sz w:val="22"/>
                    </w:rPr>
                    <w:t>DeepSleep</w:t>
                  </w:r>
                  <w:proofErr w:type="spellEnd"/>
                </w:p>
              </w:tc>
            </w:tr>
            <w:tr w:rsidR="001F5AA5" w:rsidTr="001F5AA5">
              <w:tc>
                <w:tcPr>
                  <w:tcW w:w="1158" w:type="dxa"/>
                </w:tcPr>
                <w:p w:rsidR="001F5AA5" w:rsidRPr="002C0AC3" w:rsidRDefault="009D0629" w:rsidP="001F5AA5">
                  <w:pPr>
                    <w:widowControl/>
                    <w:rPr>
                      <w:rFonts w:ascii="NimbusSanL-Bold" w:eastAsiaTheme="minorEastAsia" w:hAnsi="NimbusSanL-Bold"/>
                      <w:sz w:val="22"/>
                    </w:rPr>
                  </w:pPr>
                  <w:r>
                    <w:rPr>
                      <w:rFonts w:ascii="NimbusSanL-Bold" w:hAnsi="NimbusSanL-Bold"/>
                      <w:sz w:val="22"/>
                    </w:rPr>
                    <w:t>Timeou</w:t>
                  </w:r>
                  <w:r w:rsidRPr="00ED48B0">
                    <w:rPr>
                      <w:rFonts w:ascii="NimbusSanL-Bold" w:hAnsi="NimbusSanL-Bold"/>
                      <w:sz w:val="22"/>
                    </w:rPr>
                    <w:t>t</w:t>
                  </w:r>
                </w:p>
              </w:tc>
              <w:tc>
                <w:tcPr>
                  <w:tcW w:w="4073" w:type="dxa"/>
                </w:tcPr>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0: </w:t>
                  </w:r>
                  <w:r w:rsidR="00F12DD9" w:rsidRPr="009D0629">
                    <w:rPr>
                      <w:rFonts w:ascii="NimbusSanL-Bold" w:hAnsi="NimbusSanL-Bold"/>
                      <w:strike/>
                      <w:color w:val="808080" w:themeColor="background1" w:themeShade="80"/>
                      <w:sz w:val="22"/>
                    </w:rPr>
                    <w:t>Reset</w:t>
                  </w:r>
                  <w:r w:rsidRPr="009D0629">
                    <w:rPr>
                      <w:rFonts w:ascii="NimbusSanL-Bold" w:eastAsiaTheme="minorEastAsia" w:hAnsi="NimbusSanL-Bold" w:hint="eastAsia"/>
                      <w:strike/>
                      <w:color w:val="808080" w:themeColor="background1" w:themeShade="80"/>
                      <w:sz w:val="22"/>
                    </w:rPr>
                    <w:t xml:space="preserve"> </w:t>
                  </w:r>
                  <w:r w:rsidRPr="009D0629">
                    <w:rPr>
                      <w:rFonts w:asciiTheme="minorEastAsia" w:eastAsiaTheme="minorEastAsia" w:hAnsiTheme="minorEastAsia" w:hint="eastAsia"/>
                      <w:strike/>
                      <w:color w:val="808080" w:themeColor="background1" w:themeShade="80"/>
                      <w:sz w:val="22"/>
                    </w:rPr>
                    <w:t>T</w:t>
                  </w:r>
                  <w:r w:rsidRPr="009D0629">
                    <w:rPr>
                      <w:rFonts w:ascii="NimbusSanL-Bold" w:hAnsi="NimbusSanL-Bold"/>
                      <w:strike/>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1: </w:t>
                  </w:r>
                  <w:r w:rsidR="00F12DD9" w:rsidRPr="00BE0CA7">
                    <w:rPr>
                      <w:rFonts w:ascii="NimbusSanL-Bold" w:hAnsi="NimbusSanL-Bold"/>
                      <w:color w:val="808080" w:themeColor="background1" w:themeShade="80"/>
                      <w:sz w:val="22"/>
                    </w:rPr>
                    <w:t>DVFS</w:t>
                  </w:r>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2: </w:t>
                  </w:r>
                  <w:proofErr w:type="spellStart"/>
                  <w:r w:rsidR="00F12DD9" w:rsidRPr="00BE0CA7">
                    <w:rPr>
                      <w:rFonts w:ascii="NimbusSanL-Bold" w:hAnsi="NimbusSanL-Bold"/>
                      <w:color w:val="808080" w:themeColor="background1" w:themeShade="80"/>
                      <w:sz w:val="22"/>
                    </w:rPr>
                    <w:t>LightSleep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2C0AC3" w:rsidRDefault="00764276" w:rsidP="009D062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3: </w:t>
                  </w:r>
                  <w:proofErr w:type="spellStart"/>
                  <w:r w:rsidR="00F12DD9" w:rsidRPr="00BE0CA7">
                    <w:rPr>
                      <w:rFonts w:ascii="NimbusSanL-Bold" w:hAnsi="NimbusSanL-Bold"/>
                      <w:color w:val="808080" w:themeColor="background1" w:themeShade="80"/>
                      <w:sz w:val="22"/>
                    </w:rPr>
                    <w:t>DeepSleep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9D0629" w:rsidRPr="009D0629" w:rsidRDefault="009D0629" w:rsidP="009D0629">
                  <w:pPr>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Wakeup Timeout</w:t>
                  </w:r>
                </w:p>
              </w:tc>
            </w:tr>
          </w:tbl>
          <w:p w:rsidR="00E0626F" w:rsidRPr="00764276" w:rsidRDefault="00E0626F" w:rsidP="00A32325">
            <w:pPr>
              <w:rPr>
                <w:rFonts w:ascii="NimbusSanL-Bold" w:eastAsiaTheme="minorEastAsia" w:hAnsi="NimbusSanL-Bold"/>
                <w:sz w:val="22"/>
              </w:rPr>
            </w:pPr>
          </w:p>
        </w:tc>
        <w:tc>
          <w:tcPr>
            <w:tcW w:w="429" w:type="pct"/>
            <w:tcBorders>
              <w:top w:val="single" w:sz="8" w:space="0" w:color="477AB1"/>
              <w:left w:val="nil"/>
              <w:bottom w:val="single" w:sz="8" w:space="0" w:color="477AB1"/>
              <w:right w:val="nil"/>
            </w:tcBorders>
            <w:shd w:val="clear" w:color="auto" w:fill="E9ECF2"/>
          </w:tcPr>
          <w:p w:rsidR="00E0626F"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lastRenderedPageBreak/>
              <w:t>RW*</w:t>
            </w:r>
          </w:p>
          <w:p w:rsidR="001F5AA5" w:rsidRPr="001F5AA5" w:rsidRDefault="001F5AA5" w:rsidP="001F5AA5">
            <w:pPr>
              <w:widowControl/>
              <w:snapToGrid/>
              <w:spacing w:line="240" w:lineRule="auto"/>
              <w:rPr>
                <w:rFonts w:eastAsiaTheme="minorEastAsia" w:cs="Candara"/>
                <w:color w:val="000000"/>
                <w:szCs w:val="24"/>
              </w:rPr>
            </w:pP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F12DD9" w:rsidRDefault="00F12DD9" w:rsidP="00BD7510">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9D0629"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9D0629" w:rsidP="001F5AA5">
            <w:pPr>
              <w:widowControl/>
              <w:snapToGrid/>
              <w:spacing w:line="240" w:lineRule="auto"/>
              <w:rPr>
                <w:rFonts w:eastAsiaTheme="minorEastAsia"/>
                <w:sz w:val="22"/>
              </w:rPr>
            </w:pPr>
            <w:proofErr w:type="spellStart"/>
            <w:r w:rsidRPr="00D443A9">
              <w:rPr>
                <w:rFonts w:eastAsiaTheme="minorEastAsia"/>
                <w:sz w:val="22"/>
              </w:rPr>
              <w:lastRenderedPageBreak/>
              <w:t>cmd_status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C50631" w:rsidP="00724D89">
            <w:pPr>
              <w:widowControl/>
              <w:snapToGrid/>
              <w:spacing w:line="240" w:lineRule="auto"/>
              <w:rPr>
                <w:rFonts w:eastAsiaTheme="minorEastAsia" w:cs="Candara"/>
                <w:color w:val="000000"/>
                <w:sz w:val="22"/>
              </w:rPr>
            </w:pPr>
            <w:r w:rsidRPr="00D443A9">
              <w:rPr>
                <w:rFonts w:eastAsiaTheme="minorEastAsia" w:cs="Candara"/>
                <w:color w:val="000000"/>
                <w:sz w:val="22"/>
              </w:rPr>
              <w:t>10:8</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305362" w:rsidRDefault="009D0629" w:rsidP="001F5AA5">
            <w:pPr>
              <w:rPr>
                <w:rFonts w:eastAsiaTheme="minorEastAsia"/>
                <w:iCs/>
                <w:sz w:val="22"/>
              </w:rPr>
            </w:pPr>
            <w:r w:rsidRPr="00305362">
              <w:rPr>
                <w:rFonts w:eastAsiaTheme="minorEastAsia"/>
                <w:iCs/>
                <w:sz w:val="22"/>
              </w:rPr>
              <w:t>0: Command successful</w:t>
            </w:r>
          </w:p>
          <w:p w:rsidR="009D0629" w:rsidRPr="00305362" w:rsidRDefault="009D0629" w:rsidP="009D0629">
            <w:pPr>
              <w:rPr>
                <w:rFonts w:eastAsiaTheme="minorEastAsia"/>
                <w:iCs/>
                <w:color w:val="808080" w:themeColor="background1" w:themeShade="80"/>
                <w:sz w:val="22"/>
              </w:rPr>
            </w:pPr>
            <w:r w:rsidRPr="00305362">
              <w:rPr>
                <w:rFonts w:eastAsiaTheme="minorEastAsia"/>
                <w:color w:val="808080" w:themeColor="background1" w:themeShade="80"/>
                <w:sz w:val="22"/>
              </w:rPr>
              <w:t>1:</w:t>
            </w:r>
            <w:r w:rsidRPr="00305362">
              <w:rPr>
                <w:iCs/>
                <w:color w:val="808080" w:themeColor="background1" w:themeShade="80"/>
                <w:sz w:val="22"/>
              </w:rPr>
              <w:t xml:space="preserve"> Cancel</w:t>
            </w:r>
            <w:r w:rsidRPr="00305362">
              <w:rPr>
                <w:rFonts w:eastAsiaTheme="minorEastAsia"/>
                <w:iCs/>
                <w:color w:val="808080" w:themeColor="background1" w:themeShade="80"/>
                <w:sz w:val="22"/>
              </w:rPr>
              <w:t xml:space="preserve"> successful</w:t>
            </w:r>
          </w:p>
          <w:p w:rsidR="005E21D0" w:rsidRPr="00305362" w:rsidRDefault="005E21D0" w:rsidP="009D0629">
            <w:pPr>
              <w:rPr>
                <w:rFonts w:eastAsiaTheme="minorEastAsia"/>
                <w:iCs/>
                <w:sz w:val="22"/>
              </w:rPr>
            </w:pPr>
            <w:r w:rsidRPr="00305362">
              <w:rPr>
                <w:rFonts w:eastAsiaTheme="minorEastAsia"/>
                <w:iCs/>
                <w:sz w:val="22"/>
              </w:rPr>
              <w:t>(Command unsuccessful)</w:t>
            </w:r>
          </w:p>
          <w:p w:rsidR="009D0629" w:rsidRPr="00305362" w:rsidRDefault="005E21D0" w:rsidP="009D0629">
            <w:pPr>
              <w:rPr>
                <w:rFonts w:eastAsiaTheme="minorEastAsia"/>
                <w:iCs/>
                <w:sz w:val="22"/>
              </w:rPr>
            </w:pPr>
            <w:r w:rsidRPr="00305362">
              <w:rPr>
                <w:rFonts w:eastAsiaTheme="minorEastAsia"/>
                <w:sz w:val="22"/>
              </w:rPr>
              <w:t>6</w:t>
            </w:r>
            <w:r w:rsidR="009D0629" w:rsidRPr="00305362">
              <w:rPr>
                <w:rFonts w:eastAsiaTheme="minorEastAsia"/>
                <w:sz w:val="22"/>
              </w:rPr>
              <w:t>: waive PCS command</w:t>
            </w:r>
            <w:r w:rsidR="00047126" w:rsidRPr="00305362">
              <w:rPr>
                <w:rFonts w:eastAsiaTheme="minorEastAsia" w:hint="eastAsia"/>
                <w:sz w:val="22"/>
              </w:rPr>
              <w:t xml:space="preserve"> ( no </w:t>
            </w:r>
            <w:proofErr w:type="spellStart"/>
            <w:r w:rsidR="00047126" w:rsidRPr="00305362">
              <w:rPr>
                <w:rFonts w:eastAsiaTheme="minorEastAsia" w:hint="eastAsia"/>
                <w:sz w:val="22"/>
              </w:rPr>
              <w:t>pend_int</w:t>
            </w:r>
            <w:proofErr w:type="spellEnd"/>
            <w:r w:rsidR="00047126" w:rsidRPr="00305362">
              <w:rPr>
                <w:rFonts w:eastAsiaTheme="minorEastAsia" w:hint="eastAsia"/>
                <w:sz w:val="22"/>
              </w:rPr>
              <w:t>)</w:t>
            </w:r>
          </w:p>
          <w:p w:rsidR="009D0629" w:rsidRPr="00D443A9" w:rsidRDefault="005E21D0" w:rsidP="00047126">
            <w:pPr>
              <w:rPr>
                <w:rFonts w:eastAsiaTheme="minorEastAsia"/>
                <w:color w:val="FF0000"/>
                <w:sz w:val="22"/>
              </w:rPr>
            </w:pPr>
            <w:r w:rsidRPr="00305362">
              <w:rPr>
                <w:rFonts w:eastAsiaTheme="minorEastAsia"/>
                <w:sz w:val="22"/>
              </w:rPr>
              <w:t>7</w:t>
            </w:r>
            <w:r w:rsidR="009D0629" w:rsidRPr="00305362">
              <w:rPr>
                <w:rFonts w:eastAsiaTheme="minorEastAsia"/>
                <w:sz w:val="22"/>
              </w:rPr>
              <w:t>:</w:t>
            </w:r>
            <w:r w:rsidR="009D0629" w:rsidRPr="00305362">
              <w:rPr>
                <w:rFonts w:eastAsiaTheme="minorEastAsia"/>
                <w:iCs/>
                <w:sz w:val="22"/>
              </w:rPr>
              <w:t xml:space="preserve"> Unsupported/Wrong PCS command</w:t>
            </w:r>
            <w:r w:rsidR="00D443A9" w:rsidRPr="00305362">
              <w:rPr>
                <w:rFonts w:eastAsiaTheme="minorEastAsia" w:hint="eastAsia"/>
                <w:iCs/>
                <w:sz w:val="22"/>
              </w:rPr>
              <w:t xml:space="preserve"> (</w:t>
            </w:r>
            <w:r w:rsidR="00047126" w:rsidRPr="00305362">
              <w:rPr>
                <w:rFonts w:eastAsiaTheme="minorEastAsia" w:hint="eastAsia"/>
                <w:iCs/>
                <w:sz w:val="22"/>
              </w:rPr>
              <w:t xml:space="preserve">fire </w:t>
            </w:r>
            <w:proofErr w:type="spellStart"/>
            <w:r w:rsidR="00047126" w:rsidRPr="00305362">
              <w:rPr>
                <w:rFonts w:eastAsiaTheme="minorEastAsia" w:hint="eastAsia"/>
                <w:iCs/>
                <w:sz w:val="22"/>
              </w:rPr>
              <w:t>pend_int</w:t>
            </w:r>
            <w:proofErr w:type="spellEnd"/>
            <w:r w:rsidR="00D443A9" w:rsidRPr="00305362">
              <w:rPr>
                <w:rFonts w:eastAsiaTheme="minorEastAsia" w:hint="eastAsia"/>
                <w:iCs/>
                <w:sz w:val="22"/>
              </w:rPr>
              <w:t>)</w:t>
            </w:r>
          </w:p>
        </w:tc>
        <w:tc>
          <w:tcPr>
            <w:tcW w:w="429" w:type="pct"/>
            <w:tcBorders>
              <w:top w:val="single" w:sz="8" w:space="0" w:color="477AB1"/>
              <w:left w:val="nil"/>
              <w:bottom w:val="single" w:sz="8" w:space="0" w:color="477AB1"/>
              <w:right w:val="nil"/>
            </w:tcBorders>
            <w:shd w:val="clear" w:color="auto" w:fill="E9ECF2"/>
          </w:tcPr>
          <w:p w:rsidR="009D0629" w:rsidRPr="00D443A9" w:rsidRDefault="00E863B1" w:rsidP="001F5AA5">
            <w:pPr>
              <w:widowControl/>
              <w:snapToGrid/>
              <w:spacing w:line="240" w:lineRule="auto"/>
              <w:rPr>
                <w:rFonts w:eastAsiaTheme="minorEastAsia" w:cs="Candara"/>
                <w:color w:val="000000"/>
                <w:sz w:val="22"/>
              </w:rPr>
            </w:pPr>
            <w:r>
              <w:rPr>
                <w:rFonts w:eastAsiaTheme="minorEastAsia" w:cs="Candara" w:hint="eastAsia"/>
                <w:color w:val="000000"/>
                <w:sz w:val="22"/>
              </w:rPr>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E863B1" w:rsidP="001F5AA5">
            <w:pPr>
              <w:widowControl/>
              <w:snapToGrid/>
              <w:spacing w:line="240" w:lineRule="auto"/>
              <w:jc w:val="center"/>
              <w:rPr>
                <w:rFonts w:eastAsiaTheme="minorEastAsia" w:cs="Candara"/>
                <w:color w:val="000000"/>
                <w:sz w:val="22"/>
              </w:rPr>
            </w:pPr>
            <w:r>
              <w:rPr>
                <w:rFonts w:eastAsiaTheme="minorEastAsia" w:cs="Candara" w:hint="eastAsia"/>
                <w:color w:val="000000"/>
                <w:sz w:val="22"/>
              </w:rPr>
              <w:t>0</w:t>
            </w:r>
          </w:p>
        </w:tc>
      </w:tr>
      <w:tr w:rsidR="00D443A9" w:rsidRPr="00D443A9"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rPr>
                <w:rFonts w:eastAsiaTheme="minorEastAsia"/>
                <w:color w:val="808080" w:themeColor="background1" w:themeShade="80"/>
                <w:sz w:val="22"/>
              </w:rPr>
            </w:pPr>
            <w:r w:rsidRPr="00D443A9">
              <w:rPr>
                <w:rFonts w:eastAsiaTheme="minorEastAsia"/>
                <w:color w:val="808080" w:themeColor="background1" w:themeShade="80"/>
                <w:sz w:val="22"/>
              </w:rPr>
              <w:t>DVFS</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D443A9"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TBD</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rPr>
                <w:rFonts w:eastAsiaTheme="minorEastAsia"/>
                <w:iCs/>
                <w:color w:val="808080" w:themeColor="background1" w:themeShade="80"/>
                <w:sz w:val="22"/>
              </w:rPr>
            </w:pPr>
            <w:r w:rsidRPr="00D443A9">
              <w:rPr>
                <w:rFonts w:eastAsiaTheme="minorEastAsia"/>
                <w:iCs/>
                <w:color w:val="808080" w:themeColor="background1" w:themeShade="80"/>
                <w:sz w:val="22"/>
              </w:rPr>
              <w:t>DVFS factor</w:t>
            </w:r>
          </w:p>
        </w:tc>
        <w:tc>
          <w:tcPr>
            <w:tcW w:w="429" w:type="pct"/>
            <w:tcBorders>
              <w:top w:val="single" w:sz="8" w:space="0" w:color="477AB1"/>
              <w:left w:val="nil"/>
              <w:bottom w:val="single" w:sz="8" w:space="0" w:color="477AB1"/>
              <w:right w:val="nil"/>
            </w:tcBorders>
            <w:shd w:val="clear" w:color="auto" w:fill="E9ECF2"/>
          </w:tcPr>
          <w:p w:rsidR="00C50631" w:rsidRPr="00D443A9" w:rsidRDefault="00C50631"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RO</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jc w:val="center"/>
              <w:rPr>
                <w:rFonts w:eastAsiaTheme="minorEastAsia" w:cs="Candara"/>
                <w:color w:val="808080" w:themeColor="background1" w:themeShade="80"/>
                <w:sz w:val="22"/>
              </w:rPr>
            </w:pPr>
            <w:r w:rsidRPr="00D443A9">
              <w:rPr>
                <w:rFonts w:eastAsiaTheme="minorEastAsia" w:cs="Candara"/>
                <w:color w:val="808080" w:themeColor="background1" w:themeShade="80"/>
                <w:sz w:val="22"/>
              </w:rPr>
              <w:t>0</w:t>
            </w:r>
          </w:p>
        </w:tc>
      </w:tr>
      <w:tr w:rsidR="00232BD8" w:rsidRPr="001F5AA5"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39275A">
            <w:pPr>
              <w:widowControl/>
              <w:snapToGrid/>
              <w:spacing w:line="240" w:lineRule="auto"/>
              <w:rPr>
                <w:rFonts w:eastAsiaTheme="minorEastAsia"/>
                <w:sz w:val="22"/>
              </w:rPr>
            </w:pPr>
            <w:proofErr w:type="spellStart"/>
            <w:r w:rsidRPr="00D443A9">
              <w:rPr>
                <w:rFonts w:eastAsiaTheme="minorEastAsia"/>
                <w:sz w:val="22"/>
              </w:rPr>
              <w:t>wakeup</w:t>
            </w:r>
            <w:r w:rsidR="0098768E" w:rsidRPr="00D443A9">
              <w:rPr>
                <w:rFonts w:eastAsiaTheme="minorEastAsia"/>
                <w:sz w:val="22"/>
              </w:rPr>
              <w:t>_int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30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232BD8">
            <w:pPr>
              <w:widowControl/>
              <w:snapToGrid/>
              <w:spacing w:line="240" w:lineRule="auto"/>
              <w:rPr>
                <w:rFonts w:eastAsiaTheme="minorEastAsia"/>
                <w:sz w:val="22"/>
              </w:rPr>
            </w:pPr>
            <w:r w:rsidRPr="00D443A9">
              <w:rPr>
                <w:rFonts w:eastAsiaTheme="minorEastAsia"/>
                <w:sz w:val="22"/>
              </w:rPr>
              <w:t>P</w:t>
            </w:r>
            <w:r w:rsidRPr="00D443A9">
              <w:rPr>
                <w:sz w:val="22"/>
              </w:rPr>
              <w:t>ending</w:t>
            </w:r>
            <w:r w:rsidRPr="00D443A9">
              <w:rPr>
                <w:rFonts w:eastAsiaTheme="minorEastAsia"/>
                <w:sz w:val="22"/>
              </w:rPr>
              <w:t xml:space="preserve"> </w:t>
            </w:r>
            <w:r w:rsidR="00CC5B96" w:rsidRPr="00D443A9">
              <w:rPr>
                <w:rFonts w:eastAsiaTheme="minorEastAsia"/>
                <w:sz w:val="22"/>
              </w:rPr>
              <w:t xml:space="preserve">wakeup </w:t>
            </w:r>
            <w:r w:rsidRPr="00D443A9">
              <w:rPr>
                <w:rFonts w:eastAsiaTheme="minorEastAsia"/>
                <w:sz w:val="22"/>
              </w:rPr>
              <w:t>interrupt.</w:t>
            </w:r>
          </w:p>
          <w:p w:rsidR="00AF7AFD" w:rsidRPr="000865DA" w:rsidRDefault="00232BD8" w:rsidP="00AC4CDE">
            <w:pPr>
              <w:widowControl/>
              <w:snapToGrid/>
              <w:spacing w:line="240" w:lineRule="auto"/>
              <w:rPr>
                <w:rFonts w:eastAsiaTheme="minorEastAsia"/>
                <w:sz w:val="22"/>
              </w:rPr>
            </w:pPr>
            <w:r w:rsidRPr="00D443A9">
              <w:rPr>
                <w:rFonts w:eastAsiaTheme="minorEastAsia"/>
                <w:sz w:val="22"/>
              </w:rPr>
              <w:t xml:space="preserve">The bit is asserted when the </w:t>
            </w:r>
            <w:proofErr w:type="spellStart"/>
            <w:r w:rsidRPr="00D443A9">
              <w:rPr>
                <w:rFonts w:eastAsiaTheme="minorEastAsia"/>
                <w:sz w:val="22"/>
              </w:rPr>
              <w:t>PD_</w:t>
            </w:r>
            <w:r w:rsidR="0031696B" w:rsidRPr="00D443A9">
              <w:rPr>
                <w:rFonts w:eastAsiaTheme="minorEastAsia"/>
                <w:sz w:val="22"/>
              </w:rPr>
              <w:t>t</w:t>
            </w:r>
            <w:r w:rsidRPr="00D443A9">
              <w:rPr>
                <w:rFonts w:eastAsiaTheme="minorEastAsia"/>
                <w:sz w:val="22"/>
              </w:rPr>
              <w:t>ype</w:t>
            </w:r>
            <w:proofErr w:type="spellEnd"/>
            <w:r w:rsidRPr="00D443A9">
              <w:rPr>
                <w:rFonts w:eastAsiaTheme="minorEastAsia"/>
                <w:sz w:val="22"/>
              </w:rPr>
              <w:t xml:space="preserve"> is changed to Active by PCS.</w:t>
            </w:r>
          </w:p>
        </w:tc>
        <w:tc>
          <w:tcPr>
            <w:tcW w:w="429" w:type="pct"/>
            <w:tcBorders>
              <w:top w:val="single" w:sz="8" w:space="0" w:color="477AB1"/>
              <w:left w:val="nil"/>
              <w:bottom w:val="single" w:sz="8" w:space="0" w:color="477AB1"/>
              <w:right w:val="nil"/>
            </w:tcBorders>
            <w:shd w:val="clear" w:color="auto" w:fill="E9ECF2"/>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jc w:val="center"/>
              <w:rPr>
                <w:rFonts w:eastAsiaTheme="minorEastAsia" w:cs="Candara"/>
                <w:color w:val="000000"/>
                <w:sz w:val="22"/>
              </w:rPr>
            </w:pPr>
            <w:r w:rsidRPr="00D443A9">
              <w:rPr>
                <w:rFonts w:eastAsiaTheme="minorEastAsia" w:cs="Candara"/>
                <w:color w:val="000000"/>
                <w:sz w:val="22"/>
              </w:rPr>
              <w:t>0</w:t>
            </w:r>
          </w:p>
        </w:tc>
      </w:tr>
      <w:tr w:rsidR="00232BD8"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724D89" w:rsidRDefault="0098768E" w:rsidP="0098768E">
            <w:pPr>
              <w:widowControl/>
              <w:snapToGrid/>
              <w:spacing w:line="240" w:lineRule="auto"/>
              <w:rPr>
                <w:rFonts w:ascii="NimbusSanL-Bold" w:hAnsi="NimbusSanL-Bold"/>
                <w:color w:val="FF0000"/>
                <w:sz w:val="22"/>
              </w:rPr>
            </w:pPr>
            <w:proofErr w:type="spellStart"/>
            <w:r w:rsidRPr="00724D89">
              <w:rPr>
                <w:rFonts w:ascii="NimbusSanL-Bold" w:eastAsiaTheme="minorEastAsia" w:hAnsi="NimbusSanL-Bold" w:hint="eastAsia"/>
                <w:color w:val="FF0000"/>
                <w:sz w:val="22"/>
              </w:rPr>
              <w:t>pend_</w:t>
            </w:r>
            <w:r w:rsidR="001511CB" w:rsidRPr="00724D89">
              <w:rPr>
                <w:rFonts w:ascii="NimbusSanL-Bold" w:eastAsiaTheme="minorEastAsia" w:hAnsi="NimbusSanL-Bold" w:hint="eastAsia"/>
                <w:color w:val="FF0000"/>
                <w:sz w:val="22"/>
              </w:rPr>
              <w:t>i</w:t>
            </w:r>
            <w:r w:rsidR="00232BD8" w:rsidRPr="00724D89">
              <w:rPr>
                <w:rFonts w:ascii="NimbusSanL-Bold" w:hAnsi="NimbusSanL-Bold"/>
                <w:color w:val="FF0000"/>
                <w:sz w:val="22"/>
              </w:rPr>
              <w:t>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Default="00232BD8"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P</w:t>
            </w:r>
            <w:r>
              <w:rPr>
                <w:rFonts w:ascii="NimbusSanL-Bold" w:hAnsi="NimbusSanL-Bold"/>
                <w:sz w:val="22"/>
              </w:rPr>
              <w:t>ending</w:t>
            </w:r>
            <w:r>
              <w:rPr>
                <w:rFonts w:ascii="NimbusSanL-Bold" w:eastAsiaTheme="minorEastAsia" w:hAnsi="NimbusSanL-Bold" w:hint="eastAsia"/>
                <w:sz w:val="22"/>
              </w:rPr>
              <w:t xml:space="preserve"> interrupt.</w:t>
            </w:r>
          </w:p>
          <w:p w:rsidR="00232BD8" w:rsidRPr="00A32325" w:rsidRDefault="00232BD8" w:rsidP="00047126">
            <w:pPr>
              <w:widowControl/>
              <w:snapToGrid/>
              <w:spacing w:line="240" w:lineRule="auto"/>
              <w:rPr>
                <w:rFonts w:eastAsiaTheme="minorEastAsia" w:cs="Candara"/>
                <w:color w:val="000000"/>
                <w:szCs w:val="24"/>
              </w:rPr>
            </w:pPr>
            <w:r>
              <w:rPr>
                <w:rFonts w:ascii="NimbusSanL-Bold" w:eastAsiaTheme="minorEastAsia" w:hAnsi="NimbusSanL-Bold" w:hint="eastAsia"/>
                <w:sz w:val="22"/>
              </w:rPr>
              <w:t xml:space="preserve">The bit is asserted when the </w:t>
            </w:r>
            <w:proofErr w:type="spellStart"/>
            <w:r>
              <w:rPr>
                <w:rFonts w:ascii="NimbusSanL-Bold" w:eastAsiaTheme="minorEastAsia" w:hAnsi="NimbusSanL-Bold" w:hint="eastAsia"/>
                <w:sz w:val="22"/>
              </w:rPr>
              <w:t>PD_</w:t>
            </w:r>
            <w:r w:rsidR="0031696B">
              <w:rPr>
                <w:rFonts w:ascii="NimbusSanL-Bold" w:eastAsiaTheme="minorEastAsia" w:hAnsi="NimbusSanL-Bold" w:hint="eastAsia"/>
                <w:sz w:val="22"/>
              </w:rPr>
              <w:t>t</w:t>
            </w:r>
            <w:r>
              <w:rPr>
                <w:rFonts w:ascii="NimbusSanL-Bold" w:eastAsiaTheme="minorEastAsia" w:hAnsi="NimbusSanL-Bold" w:hint="eastAsia"/>
                <w:sz w:val="22"/>
              </w:rPr>
              <w:t>ype</w:t>
            </w:r>
            <w:proofErr w:type="spellEnd"/>
            <w:r>
              <w:rPr>
                <w:rFonts w:ascii="NimbusSanL-Bold" w:eastAsiaTheme="minorEastAsia" w:hAnsi="NimbusSanL-Bold" w:hint="eastAsia"/>
                <w:sz w:val="22"/>
              </w:rPr>
              <w:t xml:space="preserve"> is changed to </w:t>
            </w:r>
            <w:r w:rsidR="00724D89" w:rsidRPr="00047126">
              <w:rPr>
                <w:rFonts w:ascii="NimbusSanL-Bold" w:hAnsi="NimbusSanL-Bold"/>
                <w:color w:val="808080" w:themeColor="background1" w:themeShade="80"/>
                <w:sz w:val="22"/>
              </w:rPr>
              <w:t>Timeout</w:t>
            </w:r>
            <w:r w:rsidR="00724D89" w:rsidRPr="00047126">
              <w:rPr>
                <w:rFonts w:ascii="NimbusSanL-Bold" w:eastAsiaTheme="minorEastAsia" w:hAnsi="NimbusSanL-Bold" w:hint="eastAsia"/>
                <w:color w:val="808080" w:themeColor="background1" w:themeShade="80"/>
                <w:sz w:val="22"/>
              </w:rPr>
              <w:t xml:space="preserve"> </w:t>
            </w:r>
            <w:r>
              <w:rPr>
                <w:rFonts w:ascii="NimbusSanL-Bold" w:eastAsiaTheme="minorEastAsia" w:hAnsi="NimbusSanL-Bold" w:hint="eastAsia"/>
                <w:sz w:val="22"/>
              </w:rPr>
              <w:t>by PCS</w:t>
            </w:r>
            <w:r w:rsidR="00C50631">
              <w:rPr>
                <w:rFonts w:ascii="NimbusSanL-Bold" w:eastAsiaTheme="minorEastAsia" w:hAnsi="NimbusSanL-Bold" w:hint="eastAsia"/>
                <w:sz w:val="22"/>
              </w:rPr>
              <w:t xml:space="preserve"> or the </w:t>
            </w:r>
            <w:proofErr w:type="spellStart"/>
            <w:r w:rsidR="00C50631" w:rsidRPr="00C50631">
              <w:rPr>
                <w:rFonts w:ascii="NimbusSanL-Bold" w:eastAsiaTheme="minorEastAsia" w:hAnsi="NimbusSanL-Bold" w:hint="eastAsia"/>
                <w:color w:val="FF0000"/>
                <w:sz w:val="22"/>
              </w:rPr>
              <w:t>cmd_status</w:t>
            </w:r>
            <w:proofErr w:type="spellEnd"/>
            <w:r w:rsidR="00C50631" w:rsidRPr="00C50631">
              <w:rPr>
                <w:rFonts w:ascii="NimbusSanL-Bold" w:eastAsiaTheme="minorEastAsia" w:hAnsi="NimbusSanL-Bold" w:hint="eastAsia"/>
                <w:color w:val="FF0000"/>
                <w:sz w:val="22"/>
              </w:rPr>
              <w:t xml:space="preserve"> is </w:t>
            </w:r>
            <w:r w:rsidR="005E21D0">
              <w:rPr>
                <w:rFonts w:ascii="NimbusSanL-Bold" w:eastAsiaTheme="minorEastAsia" w:hAnsi="NimbusSanL-Bold" w:hint="eastAsia"/>
                <w:color w:val="FF0000"/>
                <w:sz w:val="22"/>
              </w:rPr>
              <w:t>7</w:t>
            </w:r>
            <w:r>
              <w:rPr>
                <w:rFonts w:ascii="NimbusSanL-Bold" w:eastAsiaTheme="minorEastAsia" w:hAnsi="NimbusSanL-Bold" w:hint="eastAsia"/>
                <w:sz w:val="22"/>
              </w:rPr>
              <w:t>.</w:t>
            </w:r>
          </w:p>
        </w:tc>
        <w:tc>
          <w:tcPr>
            <w:tcW w:w="429" w:type="pct"/>
            <w:tcBorders>
              <w:top w:val="single" w:sz="8" w:space="0" w:color="477AB1"/>
              <w:left w:val="nil"/>
              <w:bottom w:val="single" w:sz="8" w:space="0" w:color="477AB1"/>
              <w:right w:val="nil"/>
            </w:tcBorders>
            <w:shd w:val="clear" w:color="auto" w:fill="E9ECF2"/>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764276" w:rsidRDefault="00764276" w:rsidP="00764276">
      <w:pPr>
        <w:rPr>
          <w:rFonts w:ascii="NimbusSanL-Bold" w:eastAsiaTheme="minorEastAsia" w:hAnsi="NimbusSanL-Bold"/>
          <w:sz w:val="22"/>
        </w:rPr>
      </w:pPr>
      <w:r>
        <w:rPr>
          <w:rFonts w:ascii="NimbusSanL-Bold" w:hAnsi="NimbusSanL-Bold"/>
          <w:sz w:val="22"/>
        </w:rPr>
        <w:lastRenderedPageBreak/>
        <w:t>*</w:t>
      </w:r>
      <w:r>
        <w:rPr>
          <w:rFonts w:ascii="NimbusSanL-Bold" w:eastAsiaTheme="minorEastAsia" w:hAnsi="NimbusSanL-Bold" w:hint="eastAsia"/>
          <w:sz w:val="22"/>
        </w:rPr>
        <w:t xml:space="preserve">Note: </w:t>
      </w:r>
    </w:p>
    <w:p w:rsidR="00764276" w:rsidRDefault="00764276" w:rsidP="00764276">
      <w:pPr>
        <w:ind w:firstLine="482"/>
        <w:rPr>
          <w:rFonts w:ascii="NimbusSanL-Bold" w:eastAsiaTheme="minorEastAsia" w:hAnsi="NimbusSanL-Bold"/>
          <w:sz w:val="22"/>
        </w:rPr>
      </w:pPr>
      <w:r>
        <w:rPr>
          <w:rFonts w:ascii="NimbusSanL-Bold" w:hAnsi="NimbusSanL-Bold"/>
          <w:sz w:val="22"/>
        </w:rPr>
        <w:t>Write 0 Clear, when status is stable (</w:t>
      </w:r>
      <w:proofErr w:type="spellStart"/>
      <w:r>
        <w:rPr>
          <w:rFonts w:ascii="NimbusSanL-Bold" w:eastAsiaTheme="minorEastAsia" w:hAnsi="NimbusSanL-Bold" w:hint="eastAsia"/>
          <w:sz w:val="22"/>
        </w:rPr>
        <w:t>PD_</w:t>
      </w:r>
      <w:proofErr w:type="gramStart"/>
      <w:r>
        <w:rPr>
          <w:rFonts w:ascii="NimbusSanL-Bold" w:eastAsiaTheme="minorEastAsia" w:hAnsi="NimbusSanL-Bold" w:hint="eastAsia"/>
          <w:sz w:val="22"/>
        </w:rPr>
        <w:t>Type</w:t>
      </w:r>
      <w:proofErr w:type="spellEnd"/>
      <w:r>
        <w:rPr>
          <w:rFonts w:ascii="NimbusSanL-Bold" w:eastAsiaTheme="minorEastAsia" w:hAnsi="NimbusSanL-Bold" w:hint="eastAsia"/>
          <w:sz w:val="22"/>
        </w:rPr>
        <w:t xml:space="preserve"> !</w:t>
      </w:r>
      <w:proofErr w:type="gramEnd"/>
      <w:r>
        <w:rPr>
          <w:rFonts w:ascii="NimbusSanL-Bold" w:eastAsiaTheme="minorEastAsia" w:hAnsi="NimbusSanL-Bold" w:hint="eastAsia"/>
          <w:sz w:val="22"/>
        </w:rPr>
        <w:t xml:space="preserve">= </w:t>
      </w:r>
      <w:proofErr w:type="spellStart"/>
      <w:r w:rsidR="000E179F">
        <w:rPr>
          <w:rFonts w:ascii="NimbusSanL-Bold" w:hAnsi="NimbusSanL-Bold"/>
          <w:sz w:val="22"/>
        </w:rPr>
        <w:t>Busy_</w:t>
      </w:r>
      <w:r w:rsidR="00ED48B0">
        <w:rPr>
          <w:rFonts w:ascii="NimbusSanL-Bold" w:eastAsiaTheme="minorEastAsia" w:hAnsi="NimbusSanL-Bold" w:hint="eastAsia"/>
          <w:sz w:val="22"/>
        </w:rPr>
        <w:t>W</w:t>
      </w:r>
      <w:r w:rsidR="000E179F">
        <w:rPr>
          <w:rFonts w:ascii="NimbusSanL-Bold" w:hAnsi="NimbusSanL-Bold"/>
          <w:sz w:val="22"/>
        </w:rPr>
        <w:t>ait</w:t>
      </w:r>
      <w:proofErr w:type="spellEnd"/>
      <w:r>
        <w:rPr>
          <w:rFonts w:ascii="NimbusSanL-Bold" w:hAnsi="NimbusSanL-Bold"/>
          <w:sz w:val="22"/>
        </w:rPr>
        <w:t>)</w:t>
      </w:r>
    </w:p>
    <w:p w:rsidR="00E0626F" w:rsidRPr="00215070" w:rsidRDefault="00764276" w:rsidP="00764276">
      <w:pPr>
        <w:ind w:firstLine="482"/>
        <w:rPr>
          <w:rFonts w:ascii="NimbusSanL-Bold" w:eastAsiaTheme="minorEastAsia" w:hAnsi="NimbusSanL-Bold"/>
          <w:sz w:val="22"/>
        </w:rPr>
      </w:pPr>
      <w:r>
        <w:rPr>
          <w:rFonts w:ascii="NimbusSanL-Bold" w:hAnsi="NimbusSanL-Bold"/>
          <w:sz w:val="22"/>
        </w:rPr>
        <w:t>Keep the latest value</w:t>
      </w:r>
      <w:r w:rsidR="00215070">
        <w:rPr>
          <w:rFonts w:ascii="NimbusSanL-Bold" w:eastAsiaTheme="minorEastAsia" w:hAnsi="NimbusSanL-Bold" w:hint="eastAsia"/>
          <w:sz w:val="22"/>
        </w:rPr>
        <w:t>.</w:t>
      </w:r>
    </w:p>
    <w:p w:rsidR="00E15DD0" w:rsidRPr="004D3034" w:rsidRDefault="00B17CDC" w:rsidP="00E15DD0">
      <w:pPr>
        <w:pStyle w:val="21"/>
        <w:spacing w:before="203"/>
        <w:rPr>
          <w:rFonts w:eastAsia="新細明體"/>
        </w:rPr>
      </w:pPr>
      <w:bookmarkStart w:id="421" w:name="_Toc8026646"/>
      <w:r>
        <w:rPr>
          <w:rFonts w:eastAsiaTheme="minorEastAsia" w:hint="eastAsia"/>
        </w:rPr>
        <w:t>PCS o</w:t>
      </w:r>
      <w:r w:rsidR="00312E8F">
        <w:rPr>
          <w:rFonts w:eastAsiaTheme="minorEastAsia" w:hint="eastAsia"/>
        </w:rPr>
        <w:t>peration</w:t>
      </w:r>
      <w:r w:rsidR="00312E8F" w:rsidRPr="004D3034">
        <w:rPr>
          <w:rFonts w:eastAsia="新細明體"/>
        </w:rPr>
        <w:t xml:space="preserve"> </w:t>
      </w:r>
      <w:r>
        <w:rPr>
          <w:rFonts w:eastAsia="新細明體" w:hint="eastAsia"/>
        </w:rPr>
        <w:t>s</w:t>
      </w:r>
      <w:r w:rsidR="00E15DD0" w:rsidRPr="004D3034">
        <w:rPr>
          <w:rFonts w:eastAsia="新細明體"/>
        </w:rPr>
        <w:t>equence</w:t>
      </w:r>
      <w:bookmarkEnd w:id="421"/>
    </w:p>
    <w:p w:rsidR="00E057BC" w:rsidRDefault="00D57451" w:rsidP="00B17CDC">
      <w:pPr>
        <w:pStyle w:val="31"/>
        <w:spacing w:before="203"/>
      </w:pPr>
      <w:bookmarkStart w:id="422" w:name="_Toc8026647"/>
      <w:r>
        <w:t>Before an new operation</w:t>
      </w:r>
      <w:bookmarkEnd w:id="422"/>
    </w:p>
    <w:p w:rsidR="00D57451" w:rsidRPr="0063172B" w:rsidRDefault="00CF436C" w:rsidP="00D57451">
      <w:pPr>
        <w:pStyle w:val="affa"/>
        <w:numPr>
          <w:ilvl w:val="1"/>
          <w:numId w:val="45"/>
        </w:numPr>
        <w:ind w:leftChars="0"/>
        <w:rPr>
          <w:color w:val="808080" w:themeColor="background1" w:themeShade="80"/>
          <w:sz w:val="22"/>
        </w:rPr>
      </w:pPr>
      <w:r w:rsidRPr="0063172B">
        <w:rPr>
          <w:color w:val="808080" w:themeColor="background1" w:themeShade="80"/>
          <w:sz w:val="22"/>
        </w:rPr>
        <w:t>PCS</w:t>
      </w:r>
      <w:r w:rsidR="00E057BC" w:rsidRPr="0063172B">
        <w:rPr>
          <w:color w:val="808080" w:themeColor="background1" w:themeShade="80"/>
          <w:sz w:val="22"/>
        </w:rPr>
        <w:t>_SEL</w:t>
      </w:r>
      <w:r w:rsidR="00D57451" w:rsidRPr="0063172B">
        <w:rPr>
          <w:rFonts w:hint="eastAsia"/>
          <w:color w:val="808080" w:themeColor="background1" w:themeShade="80"/>
          <w:sz w:val="22"/>
        </w:rPr>
        <w:t xml:space="preserve"> (batch mode)</w:t>
      </w:r>
    </w:p>
    <w:p w:rsidR="00D57451" w:rsidRPr="00A711A2" w:rsidRDefault="00D57451" w:rsidP="00D57451">
      <w:pPr>
        <w:pStyle w:val="affa"/>
        <w:numPr>
          <w:ilvl w:val="1"/>
          <w:numId w:val="45"/>
        </w:numPr>
        <w:ind w:leftChars="0"/>
        <w:rPr>
          <w:sz w:val="22"/>
        </w:rPr>
      </w:pPr>
      <w:r w:rsidRPr="00A711A2">
        <w:rPr>
          <w:sz w:val="22"/>
        </w:rPr>
        <w:t>Check/Clear status</w:t>
      </w:r>
      <w:r w:rsidR="0039275A">
        <w:rPr>
          <w:rFonts w:eastAsiaTheme="minorEastAsia" w:hint="eastAsia"/>
          <w:sz w:val="22"/>
        </w:rPr>
        <w:t>/interrupts</w:t>
      </w:r>
    </w:p>
    <w:p w:rsidR="00E057BC" w:rsidRPr="00A711A2" w:rsidRDefault="00E057BC" w:rsidP="00D57451">
      <w:pPr>
        <w:pStyle w:val="affa"/>
        <w:numPr>
          <w:ilvl w:val="1"/>
          <w:numId w:val="45"/>
        </w:numPr>
        <w:ind w:leftChars="0"/>
        <w:rPr>
          <w:sz w:val="22"/>
        </w:rPr>
      </w:pPr>
      <w:r w:rsidRPr="00A711A2">
        <w:rPr>
          <w:sz w:val="22"/>
        </w:rPr>
        <w:t xml:space="preserve">Initialize </w:t>
      </w:r>
      <w:r w:rsidR="00CF436C" w:rsidRPr="00A711A2">
        <w:rPr>
          <w:sz w:val="22"/>
        </w:rPr>
        <w:t>PCS</w:t>
      </w:r>
      <w:r w:rsidRPr="00A711A2">
        <w:rPr>
          <w:sz w:val="22"/>
        </w:rPr>
        <w:t xml:space="preserve">_WE, </w:t>
      </w:r>
      <w:r w:rsidR="00CF436C" w:rsidRPr="00A711A2">
        <w:rPr>
          <w:sz w:val="22"/>
        </w:rPr>
        <w:t>PCS</w:t>
      </w:r>
      <w:r w:rsidRPr="00A711A2">
        <w:rPr>
          <w:sz w:val="22"/>
        </w:rPr>
        <w:t xml:space="preserve">_MISC </w:t>
      </w:r>
      <w:r w:rsidR="00D57451" w:rsidRPr="00A711A2">
        <w:rPr>
          <w:sz w:val="22"/>
        </w:rPr>
        <w:t>…</w:t>
      </w:r>
    </w:p>
    <w:p w:rsidR="00E057BC" w:rsidRDefault="00F12DD9" w:rsidP="00B17CDC">
      <w:pPr>
        <w:pStyle w:val="31"/>
        <w:spacing w:before="203"/>
      </w:pPr>
      <w:bookmarkStart w:id="423" w:name="_Toc8026648"/>
      <w:r>
        <w:t>PCS</w:t>
      </w:r>
      <w:r w:rsidR="00E057BC">
        <w:t xml:space="preserve"> Reset </w:t>
      </w:r>
      <w:r w:rsidR="00D57451">
        <w:t>operation</w:t>
      </w:r>
      <w:bookmarkEnd w:id="423"/>
    </w:p>
    <w:p w:rsidR="00D57451" w:rsidRPr="00D57451" w:rsidRDefault="00D57451"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00CF436C" w:rsidRPr="00D57451">
        <w:rPr>
          <w:rFonts w:ascii="NimbusSanL-Bold" w:hAnsi="NimbusSanL-Bold"/>
          <w:sz w:val="22"/>
        </w:rPr>
        <w:t>PCS</w:t>
      </w:r>
      <w:r w:rsidR="00E057BC" w:rsidRPr="00D57451">
        <w:rPr>
          <w:rFonts w:ascii="NimbusSanL-Bold" w:hAnsi="NimbusSanL-Bold"/>
          <w:sz w:val="22"/>
        </w:rPr>
        <w:t>_CTL</w:t>
      </w:r>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cmd</w:t>
      </w:r>
      <w:proofErr w:type="spellEnd"/>
      <w:r w:rsidR="00E057BC" w:rsidRPr="00D57451">
        <w:rPr>
          <w:rFonts w:ascii="NimbusSanL-Bold" w:hAnsi="NimbusSanL-Bold"/>
          <w:sz w:val="22"/>
        </w:rPr>
        <w:t xml:space="preserve"> = </w:t>
      </w:r>
      <w:proofErr w:type="spellStart"/>
      <w:r w:rsidR="00CF436C" w:rsidRPr="00D57451">
        <w:rPr>
          <w:rFonts w:ascii="NimbusSanL-Bold" w:hAnsi="NimbusSanL-Bold"/>
          <w:sz w:val="22"/>
        </w:rPr>
        <w:t>PCS</w:t>
      </w:r>
      <w:r w:rsidR="00E057BC" w:rsidRPr="00D57451">
        <w:rPr>
          <w:rFonts w:ascii="NimbusSanL-Bold" w:hAnsi="NimbusSanL-Bold"/>
          <w:sz w:val="22"/>
        </w:rPr>
        <w:t>_reset</w:t>
      </w:r>
      <w:proofErr w:type="spellEnd"/>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param</w:t>
      </w:r>
      <w:proofErr w:type="spellEnd"/>
      <w:r w:rsidRPr="00D57451">
        <w:rPr>
          <w:rFonts w:ascii="NimbusSanL-Bold" w:hAnsi="NimbusSanL-Bold"/>
          <w:sz w:val="22"/>
        </w:rPr>
        <w:t xml:space="preserve"> =</w:t>
      </w:r>
      <w:r>
        <w:rPr>
          <w:rFonts w:ascii="NimbusSanL-Bold" w:eastAsiaTheme="minorEastAsia" w:hAnsi="NimbusSanL-Bold" w:hint="eastAsia"/>
          <w:sz w:val="22"/>
        </w:rPr>
        <w:t xml:space="preserve"> R</w:t>
      </w:r>
      <w:r>
        <w:rPr>
          <w:rFonts w:ascii="NimbusSanL-Bold" w:hAnsi="NimbusSanL-Bold"/>
          <w:sz w:val="22"/>
        </w:rPr>
        <w:t>eset</w:t>
      </w:r>
      <w:r>
        <w:rPr>
          <w:rFonts w:ascii="NimbusSanL-Bold" w:eastAsiaTheme="minorEastAsia" w:hAnsi="NimbusSanL-Bold" w:hint="eastAsia"/>
          <w:sz w:val="22"/>
        </w:rPr>
        <w:t xml:space="preserve"> </w:t>
      </w:r>
      <w:r w:rsidR="00E057BC" w:rsidRPr="00D57451">
        <w:rPr>
          <w:rFonts w:ascii="NimbusSanL-Bold" w:hAnsi="NimbusSanL-Bold"/>
          <w:sz w:val="22"/>
        </w:rPr>
        <w:t>cycle</w:t>
      </w:r>
      <w:r>
        <w:rPr>
          <w:rFonts w:ascii="NimbusSanL-Bold" w:eastAsiaTheme="minorEastAsia" w:hAnsi="NimbusSanL-Bold" w:hint="eastAsia"/>
          <w:sz w:val="22"/>
        </w:rPr>
        <w:t xml:space="preserve"> count</w:t>
      </w:r>
    </w:p>
    <w:p w:rsidR="00D57451"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The reset will be asserted for specific cycles</w:t>
      </w:r>
    </w:p>
    <w:p w:rsidR="002D273C"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r w:rsidR="00650B28">
        <w:rPr>
          <w:rFonts w:ascii="NimbusSanL-Bold" w:eastAsiaTheme="minorEastAsia" w:hAnsi="NimbusSanL-Bold" w:hint="eastAsia"/>
          <w:sz w:val="22"/>
        </w:rPr>
        <w:t>ACTIVE</w:t>
      </w:r>
      <w:r>
        <w:rPr>
          <w:rFonts w:ascii="NimbusSanL-Bold" w:eastAsiaTheme="minorEastAsia" w:hAnsi="NimbusSanL-Bold" w:hint="eastAsia"/>
          <w:sz w:val="22"/>
        </w:rPr>
        <w:t xml:space="preserve"> state.</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w:t>
      </w:r>
      <w:r>
        <w:rPr>
          <w:rFonts w:ascii="NimbusSanL-Bold" w:hAnsi="NimbusSanL-Bold"/>
          <w:sz w:val="22"/>
        </w:rPr>
        <w:t>Type</w:t>
      </w:r>
      <w:proofErr w:type="spellEnd"/>
      <w:r>
        <w:rPr>
          <w:rFonts w:ascii="NimbusSanL-Bold" w:eastAsiaTheme="minorEastAsia" w:hAnsi="NimbusSanL-Bold" w:hint="eastAsia"/>
          <w:sz w:val="22"/>
        </w:rPr>
        <w:t xml:space="preserve"> = Reset</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t>
      </w:r>
      <w:proofErr w:type="spellStart"/>
      <w:r>
        <w:rPr>
          <w:rFonts w:ascii="NimbusSanL-Bold" w:hAnsi="NimbusSanL-Bold"/>
          <w:sz w:val="22"/>
        </w:rPr>
        <w:t>PCS_reset</w:t>
      </w:r>
      <w:proofErr w:type="spellEnd"/>
    </w:p>
    <w:p w:rsidR="00701769" w:rsidRDefault="00701769" w:rsidP="00B17CDC">
      <w:pPr>
        <w:pStyle w:val="31"/>
        <w:spacing w:before="203"/>
      </w:pPr>
      <w:bookmarkStart w:id="424" w:name="_Toc8026649"/>
      <w:r>
        <w:t xml:space="preserve">PCS </w:t>
      </w:r>
      <w:proofErr w:type="spellStart"/>
      <w:r>
        <w:t>L</w:t>
      </w:r>
      <w:r>
        <w:rPr>
          <w:rFonts w:eastAsiaTheme="minorEastAsia" w:hint="eastAsia"/>
        </w:rPr>
        <w:t>ight</w:t>
      </w:r>
      <w:r>
        <w:t>Sleep</w:t>
      </w:r>
      <w:proofErr w:type="spellEnd"/>
      <w:r>
        <w:t xml:space="preserve"> operation</w:t>
      </w:r>
      <w:bookmarkEnd w:id="424"/>
    </w:p>
    <w:p w:rsidR="00701769" w:rsidRPr="00D57451"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701769" w:rsidRPr="00D57451" w:rsidRDefault="00701769"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hAnsi="NimbusSanL-Bold"/>
          <w:sz w:val="22"/>
        </w:rPr>
        <w:t>LightSleep</w:t>
      </w:r>
      <w:proofErr w:type="spellEnd"/>
    </w:p>
    <w:p w:rsidR="00701769" w:rsidRPr="00701769"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701769" w:rsidRPr="00701769" w:rsidRDefault="00701769" w:rsidP="00701769">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701769" w:rsidRPr="002D273C" w:rsidRDefault="00B830A5"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10418F">
        <w:rPr>
          <w:rFonts w:ascii="NimbusSanL-Bold" w:eastAsiaTheme="minorEastAsia" w:hAnsi="NimbusSanL-Bold" w:hint="eastAsia"/>
          <w:sz w:val="22"/>
        </w:rPr>
        <w:t>is</w:t>
      </w:r>
      <w:r>
        <w:rPr>
          <w:rFonts w:ascii="NimbusSanL-Bold" w:eastAsiaTheme="minorEastAsia" w:hAnsi="NimbusSanL-Bold" w:hint="eastAsia"/>
          <w:sz w:val="22"/>
        </w:rPr>
        <w:t xml:space="preserv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701769" w:rsidRPr="002D273C"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sidR="00B830A5">
        <w:rPr>
          <w:rFonts w:ascii="NimbusSanL-Bold" w:eastAsiaTheme="minorEastAsia" w:hAnsi="NimbusSanL-Bold" w:hint="eastAsia"/>
          <w:sz w:val="22"/>
        </w:rPr>
        <w:t>Ligh</w:t>
      </w:r>
      <w:r w:rsidR="0010418F">
        <w:rPr>
          <w:rFonts w:ascii="NimbusSanL-Bold" w:eastAsiaTheme="minorEastAsia" w:hAnsi="NimbusSanL-Bold" w:hint="eastAsia"/>
          <w:sz w:val="22"/>
        </w:rPr>
        <w:t>t</w:t>
      </w:r>
      <w:r w:rsidR="00B830A5">
        <w:rPr>
          <w:rFonts w:ascii="NimbusSanL-Bold" w:eastAsiaTheme="minorEastAsia" w:hAnsi="NimbusSanL-Bold" w:hint="eastAsia"/>
          <w:sz w:val="22"/>
        </w:rPr>
        <w:t>Sleep</w:t>
      </w:r>
      <w:proofErr w:type="spellEnd"/>
      <w:r>
        <w:rPr>
          <w:rFonts w:ascii="NimbusSanL-Bold" w:eastAsiaTheme="minorEastAsia" w:hAnsi="NimbusSanL-Bold" w:hint="eastAsia"/>
          <w:sz w:val="22"/>
        </w:rPr>
        <w:t xml:space="preserve"> state.</w:t>
      </w:r>
    </w:p>
    <w:p w:rsidR="00701769" w:rsidRPr="002D273C" w:rsidRDefault="00701769" w:rsidP="00A711A2">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sidR="00E345EC">
        <w:rPr>
          <w:rFonts w:ascii="NimbusSanL-Bold" w:hAnsi="NimbusSanL-Bold"/>
          <w:sz w:val="22"/>
        </w:rPr>
        <w:t>Sleep</w:t>
      </w:r>
      <w:r w:rsidR="00A711A2">
        <w:rPr>
          <w:rFonts w:ascii="NimbusSanL-Bold" w:eastAsiaTheme="minorEastAsia" w:hAnsi="NimbusSanL-Bold" w:hint="eastAsia"/>
          <w:sz w:val="22"/>
        </w:rPr>
        <w:t>.Li</w:t>
      </w:r>
      <w:r w:rsidR="00E345EC">
        <w:rPr>
          <w:rFonts w:ascii="NimbusSanL-Bold" w:hAnsi="NimbusSanL-Bold"/>
          <w:sz w:val="22"/>
        </w:rPr>
        <w:t>ghtSleep</w:t>
      </w:r>
      <w:proofErr w:type="spellEnd"/>
    </w:p>
    <w:p w:rsidR="0010418F" w:rsidRDefault="0010418F" w:rsidP="00B17CDC">
      <w:pPr>
        <w:pStyle w:val="31"/>
        <w:spacing w:before="203"/>
      </w:pPr>
      <w:bookmarkStart w:id="425" w:name="_Toc8026650"/>
      <w:r>
        <w:t xml:space="preserve">PCS </w:t>
      </w:r>
      <w:proofErr w:type="spellStart"/>
      <w:r>
        <w:rPr>
          <w:rFonts w:eastAsiaTheme="minorEastAsia" w:hint="eastAsia"/>
        </w:rPr>
        <w:t>Deep</w:t>
      </w:r>
      <w:r>
        <w:t>Sleep</w:t>
      </w:r>
      <w:proofErr w:type="spellEnd"/>
      <w:r>
        <w:t xml:space="preserve"> operation</w:t>
      </w:r>
      <w:bookmarkEnd w:id="425"/>
    </w:p>
    <w:p w:rsidR="0010418F" w:rsidRPr="00D57451"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10418F" w:rsidRPr="00D57451" w:rsidRDefault="0010418F"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eastAsiaTheme="minorEastAsia" w:hAnsi="NimbusSanL-Bold" w:hint="eastAsia"/>
          <w:sz w:val="22"/>
        </w:rPr>
        <w:t>Deep</w:t>
      </w:r>
      <w:r>
        <w:rPr>
          <w:rFonts w:ascii="NimbusSanL-Bold" w:hAnsi="NimbusSanL-Bold"/>
          <w:sz w:val="22"/>
        </w:rPr>
        <w:t>Sleep</w:t>
      </w:r>
      <w:proofErr w:type="spellEnd"/>
    </w:p>
    <w:p w:rsidR="0010418F" w:rsidRPr="00701769"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10418F" w:rsidRPr="00701769" w:rsidRDefault="0010418F" w:rsidP="0010418F">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will be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lastRenderedPageBreak/>
        <w:t>The isolation/retention cells are enable</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reset is asserted </w:t>
      </w:r>
      <w:r>
        <w:rPr>
          <w:rFonts w:ascii="NimbusSanL-Bold" w:eastAsiaTheme="minorEastAsia" w:hAnsi="NimbusSanL-Bold"/>
          <w:sz w:val="22"/>
        </w:rPr>
        <w:t>and then</w:t>
      </w:r>
      <w:r>
        <w:rPr>
          <w:rFonts w:ascii="NimbusSanL-Bold" w:eastAsiaTheme="minorEastAsia" w:hAnsi="NimbusSanL-Bold" w:hint="eastAsia"/>
          <w:sz w:val="22"/>
        </w:rPr>
        <w:t xml:space="preserve"> the power is gated</w:t>
      </w:r>
    </w:p>
    <w:p w:rsidR="0010418F" w:rsidRPr="002D273C"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state.</w:t>
      </w:r>
    </w:p>
    <w:p w:rsidR="0010418F" w:rsidRDefault="0010418F" w:rsidP="0010418F">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Pr>
          <w:rFonts w:ascii="NimbusSanL-Bold" w:hAnsi="NimbusSanL-Bold"/>
          <w:sz w:val="22"/>
        </w:rPr>
        <w:t>Sleep</w:t>
      </w:r>
      <w:r w:rsidR="00A711A2">
        <w:rPr>
          <w:rFonts w:ascii="NimbusSanL-Bold" w:eastAsiaTheme="minorEastAsia" w:hAnsi="NimbusSanL-Bold" w:hint="eastAsia"/>
          <w:sz w:val="22"/>
        </w:rPr>
        <w:t>.Deep</w:t>
      </w:r>
      <w:r w:rsidR="00A711A2">
        <w:rPr>
          <w:rFonts w:ascii="NimbusSanL-Bold" w:hAnsi="NimbusSanL-Bold"/>
          <w:sz w:val="22"/>
        </w:rPr>
        <w:t>Sleep</w:t>
      </w:r>
      <w:proofErr w:type="spellEnd"/>
    </w:p>
    <w:p w:rsidR="00A711A2" w:rsidRDefault="00A711A2" w:rsidP="00B17CDC">
      <w:pPr>
        <w:pStyle w:val="31"/>
        <w:spacing w:before="203"/>
      </w:pPr>
      <w:bookmarkStart w:id="426" w:name="_Toc8026651"/>
      <w:r>
        <w:rPr>
          <w:rFonts w:eastAsiaTheme="minorEastAsia" w:hint="eastAsia"/>
        </w:rPr>
        <w:t>PCS</w:t>
      </w:r>
      <w:r>
        <w:t xml:space="preserve"> Wakeup operation</w:t>
      </w:r>
      <w:bookmarkEnd w:id="426"/>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is under </w:t>
      </w:r>
      <w:proofErr w:type="spellStart"/>
      <w:r>
        <w:rPr>
          <w:rFonts w:ascii="NimbusSanL-Bold" w:eastAsiaTheme="minorEastAsia" w:hAnsi="NimbusSanL-Bold" w:hint="eastAsia"/>
          <w:sz w:val="22"/>
        </w:rPr>
        <w:t>Deep</w:t>
      </w:r>
      <w:r>
        <w:rPr>
          <w:rFonts w:ascii="NimbusSanL-Bold" w:hAnsi="NimbusSanL-Bold"/>
          <w:sz w:val="22"/>
        </w:rPr>
        <w:t>Sleep</w:t>
      </w:r>
      <w:proofErr w:type="spellEnd"/>
      <w:r>
        <w:rPr>
          <w:rFonts w:ascii="NimbusSanL-Bold" w:eastAsiaTheme="minorEastAsia" w:hAnsi="NimbusSanL-Bold" w:hint="eastAsia"/>
          <w:sz w:val="22"/>
        </w:rPr>
        <w:t>/</w:t>
      </w:r>
      <w:proofErr w:type="spellStart"/>
      <w:r>
        <w:rPr>
          <w:rFonts w:ascii="NimbusSanL-Bold" w:eastAsiaTheme="minorEastAsia" w:hAnsi="NimbusSanL-Bold" w:hint="eastAsia"/>
          <w:sz w:val="22"/>
        </w:rPr>
        <w:t>LightSleep</w:t>
      </w:r>
      <w:proofErr w:type="spellEnd"/>
      <w:r>
        <w:rPr>
          <w:rFonts w:ascii="NimbusSanL-Bold" w:eastAsiaTheme="minorEastAsia" w:hAnsi="NimbusSanL-Bold" w:hint="eastAsia"/>
          <w:sz w:val="22"/>
        </w:rPr>
        <w:t xml:space="preserve"> state</w:t>
      </w:r>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W</w:t>
      </w:r>
      <w:r>
        <w:rPr>
          <w:rFonts w:ascii="NimbusSanL-Bold" w:eastAsiaTheme="minorEastAsia" w:hAnsi="NimbusSanL-Bold" w:hint="eastAsia"/>
          <w:sz w:val="22"/>
        </w:rPr>
        <w:t>akeup by PCS</w:t>
      </w:r>
    </w:p>
    <w:p w:rsidR="00A711A2" w:rsidRPr="00A711A2" w:rsidRDefault="00A711A2" w:rsidP="00A711A2">
      <w:pPr>
        <w:pStyle w:val="affa"/>
        <w:numPr>
          <w:ilvl w:val="3"/>
          <w:numId w:val="45"/>
        </w:numPr>
        <w:ind w:leftChars="0"/>
        <w:rPr>
          <w:rFonts w:ascii="NimbusSanL-Bold" w:hAnsi="NimbusSanL-Bold"/>
          <w:sz w:val="22"/>
        </w:rPr>
      </w:pPr>
      <w:r>
        <w:rPr>
          <w:rFonts w:ascii="NimbusSanL-Bold" w:hAnsi="NimbusSanL-Bold"/>
          <w:sz w:val="22"/>
        </w:rPr>
        <w:t xml:space="preserve">PCS_CTL = </w:t>
      </w:r>
      <w:del w:id="427" w:author="Chevy Chia-Wei Hsu(許家瑋)" w:date="2019-04-26T11:21:00Z">
        <w:r w:rsidDel="00183B17">
          <w:rPr>
            <w:rFonts w:ascii="NimbusSanL-Bold" w:hAnsi="NimbusSanL-Bold"/>
            <w:sz w:val="22"/>
          </w:rPr>
          <w:delText>Sleep</w:delText>
        </w:r>
        <w:r w:rsidDel="00183B17">
          <w:rPr>
            <w:rFonts w:ascii="NimbusSanL-Bold" w:eastAsiaTheme="minorEastAsia" w:hAnsi="NimbusSanL-Bold" w:hint="eastAsia"/>
            <w:sz w:val="22"/>
          </w:rPr>
          <w:delText>.</w:delText>
        </w:r>
        <w:r w:rsidDel="00183B17">
          <w:rPr>
            <w:rFonts w:ascii="NimbusSanL-Bold" w:hAnsi="NimbusSanL-Bold"/>
            <w:sz w:val="22"/>
          </w:rPr>
          <w:delText>wakeup</w:delText>
        </w:r>
      </w:del>
      <w:proofErr w:type="spellStart"/>
      <w:ins w:id="428" w:author="Chevy Chia-Wei Hsu(許家瑋)" w:date="2019-04-26T11:21:00Z">
        <w:r w:rsidR="00183B17">
          <w:rPr>
            <w:rFonts w:ascii="NimbusSanL-Bold" w:hAnsi="NimbusSanL-Bold"/>
            <w:sz w:val="22"/>
          </w:rPr>
          <w:t>Active.wakeup</w:t>
        </w:r>
      </w:ins>
      <w:proofErr w:type="spellEnd"/>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on-mask</w:t>
      </w:r>
      <w:r w:rsidR="003017A4">
        <w:rPr>
          <w:rFonts w:ascii="NimbusSanL-Bold" w:eastAsiaTheme="minorEastAsia" w:hAnsi="NimbusSanL-Bold" w:hint="eastAsia"/>
          <w:sz w:val="22"/>
        </w:rPr>
        <w:t>ed</w:t>
      </w:r>
      <w:r>
        <w:rPr>
          <w:rFonts w:ascii="NimbusSanL-Bold" w:eastAsiaTheme="minorEastAsia" w:hAnsi="NimbusSanL-Bold" w:hint="eastAsia"/>
          <w:sz w:val="22"/>
        </w:rPr>
        <w:t xml:space="preserve"> </w:t>
      </w:r>
      <w:r>
        <w:rPr>
          <w:rFonts w:ascii="NimbusSanL-Bold" w:hAnsi="NimbusSanL-Bold"/>
          <w:sz w:val="22"/>
        </w:rPr>
        <w:t>wakeup event</w:t>
      </w:r>
      <w:r>
        <w:rPr>
          <w:rFonts w:ascii="NimbusSanL-Bold" w:eastAsiaTheme="minorEastAsia" w:hAnsi="NimbusSanL-Bold" w:hint="eastAsia"/>
          <w:sz w:val="22"/>
        </w:rPr>
        <w:t xml:space="preserve"> occurs</w:t>
      </w:r>
    </w:p>
    <w:p w:rsidR="00C95D0C" w:rsidRPr="00C95D0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w:t>
      </w:r>
      <w:r w:rsidRPr="00C95D0C">
        <w:rPr>
          <w:rFonts w:ascii="NimbusSanL-Bold" w:eastAsiaTheme="minorEastAsia" w:hAnsi="NimbusSanL-Bold" w:hint="eastAsia"/>
          <w:sz w:val="22"/>
        </w:rPr>
        <w:t>The</w:t>
      </w:r>
      <w:r w:rsidR="004313E3">
        <w:rPr>
          <w:rFonts w:ascii="NimbusSanL-Bold" w:eastAsiaTheme="minorEastAsia" w:hAnsi="NimbusSanL-Bold" w:hint="eastAsia"/>
          <w:sz w:val="22"/>
        </w:rPr>
        <w:t xml:space="preserve"> </w:t>
      </w:r>
      <w:r w:rsidR="004313E3" w:rsidRPr="00C95D0C">
        <w:rPr>
          <w:rFonts w:ascii="NimbusSanL-Bold" w:eastAsiaTheme="minorEastAsia" w:hAnsi="NimbusSanL-Bold" w:hint="eastAsia"/>
          <w:sz w:val="22"/>
        </w:rPr>
        <w:t xml:space="preserve">power </w:t>
      </w:r>
      <w:r w:rsidR="004313E3">
        <w:rPr>
          <w:rFonts w:ascii="NimbusSanL-Bold" w:eastAsiaTheme="minorEastAsia" w:hAnsi="NimbusSanL-Bold" w:hint="eastAsia"/>
          <w:sz w:val="22"/>
        </w:rPr>
        <w:t>is supplied</w:t>
      </w:r>
      <w:r w:rsidRPr="00C95D0C">
        <w:rPr>
          <w:rFonts w:ascii="NimbusSanL-Bold" w:eastAsiaTheme="minorEastAsia" w:hAnsi="NimbusSanL-Bold" w:hint="eastAsia"/>
          <w:sz w:val="22"/>
        </w:rPr>
        <w:t xml:space="preserve"> </w:t>
      </w:r>
      <w:r w:rsidRPr="00C95D0C">
        <w:rPr>
          <w:rFonts w:ascii="NimbusSanL-Bold" w:eastAsiaTheme="minorEastAsia" w:hAnsi="NimbusSanL-Bold"/>
          <w:sz w:val="22"/>
        </w:rPr>
        <w:t>and then</w:t>
      </w:r>
      <w:r w:rsidRPr="00C95D0C">
        <w:rPr>
          <w:rFonts w:ascii="NimbusSanL-Bold" w:eastAsiaTheme="minorEastAsia" w:hAnsi="NimbusSanL-Bold" w:hint="eastAsia"/>
          <w:sz w:val="22"/>
        </w:rPr>
        <w:t xml:space="preserve"> the </w:t>
      </w:r>
      <w:r w:rsidR="004313E3" w:rsidRPr="00C95D0C">
        <w:rPr>
          <w:rFonts w:ascii="NimbusSanL-Bold" w:eastAsiaTheme="minorEastAsia" w:hAnsi="NimbusSanL-Bold" w:hint="eastAsia"/>
          <w:sz w:val="22"/>
        </w:rPr>
        <w:t xml:space="preserve">reset is </w:t>
      </w:r>
      <w:r w:rsidR="00373C20">
        <w:rPr>
          <w:rFonts w:ascii="NimbusSanL-Bold" w:eastAsiaTheme="minorEastAsia" w:hAnsi="NimbusSanL-Bold" w:hint="eastAsia"/>
          <w:sz w:val="22"/>
        </w:rPr>
        <w:t>de-asserted</w:t>
      </w:r>
    </w:p>
    <w:p w:rsidR="00C95D0C" w:rsidRPr="0010418F"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The </w:t>
      </w:r>
      <w:r w:rsidR="004313E3">
        <w:rPr>
          <w:rFonts w:ascii="NimbusSanL-Bold" w:eastAsiaTheme="minorEastAsia" w:hAnsi="NimbusSanL-Bold" w:hint="eastAsia"/>
          <w:sz w:val="22"/>
        </w:rPr>
        <w:t>isolation/retention cells are dis</w:t>
      </w:r>
      <w:r>
        <w:rPr>
          <w:rFonts w:ascii="NimbusSanL-Bold" w:eastAsiaTheme="minorEastAsia" w:hAnsi="NimbusSanL-Bold" w:hint="eastAsia"/>
          <w:sz w:val="22"/>
        </w:rPr>
        <w:t>able</w:t>
      </w:r>
      <w:r w:rsidR="00650B28">
        <w:rPr>
          <w:rFonts w:ascii="NimbusSanL-Bold" w:eastAsiaTheme="minorEastAsia" w:hAnsi="NimbusSanL-Bold" w:hint="eastAsia"/>
          <w:sz w:val="22"/>
        </w:rPr>
        <w:t>d</w:t>
      </w:r>
      <w:r w:rsidR="004313E3">
        <w:rPr>
          <w:rFonts w:ascii="NimbusSanL-Bold" w:eastAsiaTheme="minorEastAsia" w:hAnsi="NimbusSanL-Bold" w:hint="eastAsia"/>
          <w:sz w:val="22"/>
        </w:rPr>
        <w:t xml:space="preserve"> and the state is </w:t>
      </w:r>
      <w:r w:rsidR="004313E3">
        <w:rPr>
          <w:rFonts w:ascii="NimbusSanL-Bold" w:eastAsiaTheme="minorEastAsia" w:hAnsi="NimbusSanL-Bold"/>
          <w:sz w:val="22"/>
        </w:rPr>
        <w:t>recovered</w:t>
      </w:r>
      <w:r w:rsidR="004313E3">
        <w:rPr>
          <w:rFonts w:ascii="NimbusSanL-Bold" w:eastAsiaTheme="minorEastAsia" w:hAnsi="NimbusSanL-Bold" w:hint="eastAsia"/>
          <w:sz w:val="22"/>
        </w:rPr>
        <w:t>.</w:t>
      </w:r>
    </w:p>
    <w:p w:rsidR="00A711A2" w:rsidRPr="00C95D0C"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C95D0C">
        <w:rPr>
          <w:rFonts w:ascii="NimbusSanL-Bold" w:eastAsiaTheme="minorEastAsia" w:hAnsi="NimbusSanL-Bold" w:hint="eastAsia"/>
          <w:sz w:val="22"/>
        </w:rPr>
        <w:t>is generated</w:t>
      </w:r>
    </w:p>
    <w:p w:rsidR="00C95D0C" w:rsidRPr="002D273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The PD goes to Active state</w:t>
      </w:r>
    </w:p>
    <w:p w:rsidR="00C95D0C" w:rsidRPr="00C95D0C" w:rsidRDefault="00C95D0C" w:rsidP="00C95D0C">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C95D0C" w:rsidRPr="00C95D0C" w:rsidRDefault="00C95D0C" w:rsidP="00C95D0C">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C95D0C" w:rsidRPr="00F56CC9" w:rsidRDefault="0039275A" w:rsidP="00C95D0C">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w:t>
      </w:r>
      <w:r w:rsidR="00C95D0C">
        <w:rPr>
          <w:rFonts w:ascii="NimbusSanL-Bold" w:eastAsiaTheme="minorEastAsia" w:hAnsi="NimbusSanL-Bold" w:hint="eastAsia"/>
          <w:sz w:val="22"/>
        </w:rPr>
        <w:t>cs_</w:t>
      </w:r>
      <w:r>
        <w:rPr>
          <w:rFonts w:ascii="NimbusSanL-Bold" w:eastAsiaTheme="minorEastAsia" w:hAnsi="NimbusSanL-Bold" w:hint="eastAsia"/>
          <w:sz w:val="22"/>
        </w:rPr>
        <w:t>wakeup</w:t>
      </w:r>
      <w:proofErr w:type="spellEnd"/>
      <w:r w:rsidR="00C95D0C">
        <w:rPr>
          <w:rFonts w:ascii="NimbusSanL-Bold" w:eastAsiaTheme="minorEastAsia" w:hAnsi="NimbusSanL-Bold" w:hint="eastAsia"/>
          <w:sz w:val="22"/>
        </w:rPr>
        <w:t xml:space="preserve"> is asserted</w:t>
      </w:r>
    </w:p>
    <w:p w:rsidR="00F56CC9" w:rsidRPr="00305362" w:rsidRDefault="00F56CC9" w:rsidP="00F56CC9">
      <w:pPr>
        <w:pStyle w:val="31"/>
        <w:spacing w:before="203"/>
      </w:pPr>
      <w:bookmarkStart w:id="429" w:name="_Toc8026652"/>
      <w:r w:rsidRPr="00305362">
        <w:rPr>
          <w:rFonts w:eastAsiaTheme="minorEastAsia" w:hint="eastAsia"/>
        </w:rPr>
        <w:t>PCS</w:t>
      </w:r>
      <w:r w:rsidRPr="00305362">
        <w:t xml:space="preserve"> Wakeup operation</w:t>
      </w:r>
      <w:r w:rsidRPr="00305362">
        <w:rPr>
          <w:rFonts w:asciiTheme="minorEastAsia" w:eastAsiaTheme="minorEastAsia" w:hAnsiTheme="minorEastAsia" w:hint="eastAsia"/>
        </w:rPr>
        <w:t xml:space="preserve"> (</w:t>
      </w:r>
      <w:r w:rsidRPr="00305362">
        <w:rPr>
          <w:rFonts w:eastAsiaTheme="minorEastAsia" w:hint="eastAsia"/>
        </w:rPr>
        <w:t xml:space="preserve">in </w:t>
      </w:r>
      <w:r w:rsidRPr="00305362">
        <w:rPr>
          <w:rFonts w:ascii="NimbusSanL-Bold" w:eastAsiaTheme="minorEastAsia" w:hAnsi="NimbusSanL-Bold" w:hint="eastAsia"/>
          <w:sz w:val="22"/>
        </w:rPr>
        <w:t>WAIT_STBY</w:t>
      </w:r>
      <w:r w:rsidRPr="00305362">
        <w:rPr>
          <w:rFonts w:eastAsiaTheme="minorEastAsia" w:hint="eastAsia"/>
        </w:rPr>
        <w:t xml:space="preserve"> state)</w:t>
      </w:r>
      <w:bookmarkEnd w:id="429"/>
    </w:p>
    <w:p w:rsidR="00F56CC9" w:rsidRPr="00F56CC9" w:rsidRDefault="00F56CC9" w:rsidP="00F56CC9">
      <w:r>
        <w:rPr>
          <w:rFonts w:eastAsiaTheme="minorEastAsia" w:hint="eastAsia"/>
        </w:rPr>
        <w:t>The PD can be w</w:t>
      </w:r>
      <w:r>
        <w:rPr>
          <w:rFonts w:hint="eastAsia"/>
        </w:rPr>
        <w:t xml:space="preserve">akeup </w:t>
      </w:r>
      <w:r>
        <w:t>immediately</w:t>
      </w:r>
      <w:r>
        <w:rPr>
          <w:rFonts w:hint="eastAsia"/>
        </w:rPr>
        <w:t xml:space="preserve"> from ST_</w:t>
      </w:r>
      <w:r w:rsidRPr="00FD6A87">
        <w:rPr>
          <w:rFonts w:ascii="NimbusSanL-Bold" w:eastAsiaTheme="minorEastAsia" w:hAnsi="NimbusSanL-Bold" w:hint="eastAsia"/>
          <w:sz w:val="22"/>
        </w:rPr>
        <w:t>WAIT</w:t>
      </w:r>
      <w:r>
        <w:rPr>
          <w:rFonts w:ascii="NimbusSanL-Bold" w:eastAsiaTheme="minorEastAsia" w:hAnsi="NimbusSanL-Bold" w:hint="eastAsia"/>
          <w:sz w:val="22"/>
        </w:rPr>
        <w:t>_STBY</w:t>
      </w:r>
      <w:r>
        <w:rPr>
          <w:rFonts w:hint="eastAsia"/>
        </w:rPr>
        <w:t>.</w:t>
      </w:r>
    </w:p>
    <w:p w:rsidR="00F56CC9" w:rsidRPr="00F56CC9"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is under </w:t>
      </w:r>
      <w:r w:rsidRPr="00FD6A87">
        <w:rPr>
          <w:rFonts w:ascii="NimbusSanL-Bold" w:eastAsiaTheme="minorEastAsia" w:hAnsi="NimbusSanL-Bold" w:hint="eastAsia"/>
          <w:sz w:val="22"/>
        </w:rPr>
        <w:t>WAIT</w:t>
      </w:r>
      <w:r>
        <w:rPr>
          <w:rFonts w:ascii="NimbusSanL-Bold" w:eastAsiaTheme="minorEastAsia" w:hAnsi="NimbusSanL-Bold" w:hint="eastAsia"/>
          <w:sz w:val="22"/>
        </w:rPr>
        <w:t>_STBY state</w:t>
      </w:r>
    </w:p>
    <w:p w:rsidR="00F56CC9" w:rsidRPr="00F56CC9" w:rsidRDefault="00F56CC9" w:rsidP="00F56CC9">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F56CC9" w:rsidRPr="00A711A2"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t>W</w:t>
      </w:r>
      <w:r>
        <w:rPr>
          <w:rFonts w:ascii="NimbusSanL-Bold" w:eastAsiaTheme="minorEastAsia" w:hAnsi="NimbusSanL-Bold" w:hint="eastAsia"/>
          <w:sz w:val="22"/>
        </w:rPr>
        <w:t>akeup by PCS</w:t>
      </w:r>
    </w:p>
    <w:p w:rsidR="00F56CC9" w:rsidRPr="00A711A2" w:rsidRDefault="00F56CC9" w:rsidP="00F56CC9">
      <w:pPr>
        <w:pStyle w:val="affa"/>
        <w:numPr>
          <w:ilvl w:val="3"/>
          <w:numId w:val="45"/>
        </w:numPr>
        <w:ind w:leftChars="0"/>
        <w:rPr>
          <w:rFonts w:ascii="NimbusSanL-Bold" w:hAnsi="NimbusSanL-Bold"/>
          <w:sz w:val="22"/>
        </w:rPr>
      </w:pPr>
      <w:r>
        <w:rPr>
          <w:rFonts w:ascii="NimbusSanL-Bold" w:hAnsi="NimbusSanL-Bold"/>
          <w:sz w:val="22"/>
        </w:rPr>
        <w:t xml:space="preserve">PCS_CTL = </w:t>
      </w:r>
      <w:del w:id="430" w:author="Chevy Chia-Wei Hsu(許家瑋)" w:date="2019-04-26T11:21:00Z">
        <w:r w:rsidDel="00183B17">
          <w:rPr>
            <w:rFonts w:ascii="NimbusSanL-Bold" w:hAnsi="NimbusSanL-Bold"/>
            <w:sz w:val="22"/>
          </w:rPr>
          <w:delText>Sleep</w:delText>
        </w:r>
        <w:r w:rsidDel="00183B17">
          <w:rPr>
            <w:rFonts w:ascii="NimbusSanL-Bold" w:eastAsiaTheme="minorEastAsia" w:hAnsi="NimbusSanL-Bold" w:hint="eastAsia"/>
            <w:sz w:val="22"/>
          </w:rPr>
          <w:delText>.</w:delText>
        </w:r>
        <w:r w:rsidDel="00183B17">
          <w:rPr>
            <w:rFonts w:ascii="NimbusSanL-Bold" w:hAnsi="NimbusSanL-Bold"/>
            <w:sz w:val="22"/>
          </w:rPr>
          <w:delText>wakeup</w:delText>
        </w:r>
      </w:del>
      <w:proofErr w:type="spellStart"/>
      <w:ins w:id="431" w:author="Chevy Chia-Wei Hsu(許家瑋)" w:date="2019-04-26T11:21:00Z">
        <w:r w:rsidR="00183B17">
          <w:rPr>
            <w:rFonts w:ascii="NimbusSanL-Bold" w:hAnsi="NimbusSanL-Bold"/>
            <w:sz w:val="22"/>
          </w:rPr>
          <w:t>Active.wakeup</w:t>
        </w:r>
      </w:ins>
      <w:proofErr w:type="spellEnd"/>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 xml:space="preserve">on-masked </w:t>
      </w:r>
      <w:r>
        <w:rPr>
          <w:rFonts w:ascii="NimbusSanL-Bold" w:hAnsi="NimbusSanL-Bold"/>
          <w:sz w:val="22"/>
        </w:rPr>
        <w:t>wakeup event</w:t>
      </w:r>
      <w:r>
        <w:rPr>
          <w:rFonts w:ascii="NimbusSanL-Bold" w:eastAsiaTheme="minorEastAsia" w:hAnsi="NimbusSanL-Bold" w:hint="eastAsia"/>
          <w:sz w:val="22"/>
        </w:rPr>
        <w:t xml:space="preserve"> occurs</w:t>
      </w:r>
    </w:p>
    <w:p w:rsidR="00F56CC9" w:rsidRPr="00F56CC9"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The PD goes to Active state</w:t>
      </w:r>
      <w:r w:rsidRPr="00F56CC9">
        <w:rPr>
          <w:rFonts w:ascii="NimbusSanL-Bold" w:eastAsiaTheme="minorEastAsia" w:hAnsi="NimbusSanL-Bold" w:hint="eastAsia"/>
          <w:sz w:val="22"/>
        </w:rPr>
        <w:t xml:space="preserve"> </w:t>
      </w:r>
      <w:r>
        <w:rPr>
          <w:rFonts w:ascii="NimbusSanL-Bold" w:eastAsiaTheme="minorEastAsia" w:hAnsi="NimbusSanL-Bold" w:hint="eastAsia"/>
          <w:sz w:val="22"/>
        </w:rPr>
        <w:t xml:space="preserve">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F56CC9" w:rsidRPr="00C95D0C" w:rsidRDefault="00F56CC9" w:rsidP="00F56CC9">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F56CC9" w:rsidRPr="00C95D0C" w:rsidRDefault="00F56CC9" w:rsidP="00F56CC9">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F56CC9" w:rsidRPr="00F56CC9" w:rsidRDefault="00F56CC9" w:rsidP="00F56CC9">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pcs_wakeup</w:t>
      </w:r>
      <w:proofErr w:type="spellEnd"/>
      <w:r>
        <w:rPr>
          <w:rFonts w:ascii="NimbusSanL-Bold" w:eastAsiaTheme="minorEastAsia" w:hAnsi="NimbusSanL-Bold" w:hint="eastAsia"/>
          <w:sz w:val="22"/>
        </w:rPr>
        <w:t xml:space="preserve"> is asserted</w:t>
      </w:r>
    </w:p>
    <w:p w:rsidR="00F56CC9" w:rsidRPr="00F56CC9" w:rsidRDefault="00F56CC9" w:rsidP="00F56CC9">
      <w:pPr>
        <w:pStyle w:val="affa"/>
        <w:ind w:leftChars="0"/>
        <w:rPr>
          <w:rFonts w:ascii="NimbusSanL-Bold" w:eastAsiaTheme="minorEastAsia" w:hAnsi="NimbusSanL-Bold"/>
          <w:sz w:val="22"/>
        </w:rPr>
      </w:pPr>
    </w:p>
    <w:p w:rsidR="00D5242A" w:rsidRPr="0063172B" w:rsidRDefault="00D5242A" w:rsidP="00B17CDC">
      <w:pPr>
        <w:pStyle w:val="31"/>
        <w:spacing w:before="203"/>
        <w:rPr>
          <w:color w:val="808080" w:themeColor="background1" w:themeShade="80"/>
        </w:rPr>
      </w:pPr>
      <w:bookmarkStart w:id="432" w:name="_Toc8026653"/>
      <w:r w:rsidRPr="0063172B">
        <w:rPr>
          <w:rFonts w:hint="eastAsia"/>
          <w:color w:val="808080" w:themeColor="background1" w:themeShade="80"/>
        </w:rPr>
        <w:t>PCS</w:t>
      </w:r>
      <w:r w:rsidRPr="0063172B">
        <w:rPr>
          <w:color w:val="808080" w:themeColor="background1" w:themeShade="80"/>
        </w:rPr>
        <w:t xml:space="preserve"> </w:t>
      </w:r>
      <w:r w:rsidRPr="0063172B">
        <w:rPr>
          <w:rFonts w:hint="eastAsia"/>
          <w:color w:val="808080" w:themeColor="background1" w:themeShade="80"/>
        </w:rPr>
        <w:t>DVFS</w:t>
      </w:r>
      <w:r w:rsidRPr="0063172B">
        <w:rPr>
          <w:color w:val="808080" w:themeColor="background1" w:themeShade="80"/>
        </w:rPr>
        <w:t xml:space="preserve"> operation</w:t>
      </w:r>
      <w:r w:rsidRPr="0063172B">
        <w:rPr>
          <w:rFonts w:hint="eastAsia"/>
          <w:color w:val="808080" w:themeColor="background1" w:themeShade="80"/>
        </w:rPr>
        <w:t xml:space="preserve"> (TBD)</w:t>
      </w:r>
      <w:bookmarkEnd w:id="432"/>
    </w:p>
    <w:p w:rsidR="004313E3" w:rsidRPr="00D5242A" w:rsidRDefault="004313E3" w:rsidP="00D5242A">
      <w:pPr>
        <w:rPr>
          <w:rFonts w:ascii="NimbusSanL-Bold" w:eastAsiaTheme="minorEastAsia" w:hAnsi="NimbusSanL-Bold"/>
          <w:sz w:val="22"/>
        </w:rPr>
      </w:pPr>
    </w:p>
    <w:p w:rsidR="00373C20" w:rsidRPr="00373C20" w:rsidRDefault="00CF436C" w:rsidP="00373C20">
      <w:pPr>
        <w:pStyle w:val="1"/>
        <w:pageBreakBefore/>
        <w:spacing w:before="406" w:after="203"/>
        <w:rPr>
          <w:rFonts w:eastAsiaTheme="minorEastAsia"/>
        </w:rPr>
      </w:pPr>
      <w:bookmarkStart w:id="433" w:name="_Toc8026654"/>
      <w:r>
        <w:rPr>
          <w:rFonts w:hint="eastAsia"/>
        </w:rPr>
        <w:lastRenderedPageBreak/>
        <w:t>AE350</w:t>
      </w:r>
      <w:ins w:id="434" w:author="Chevy Chia-Wei Hsu(許家瑋)" w:date="2019-05-06T08:53:00Z">
        <w:r w:rsidR="0090599A">
          <w:rPr>
            <w:rFonts w:eastAsiaTheme="minorEastAsia" w:hint="eastAsia"/>
          </w:rPr>
          <w:t xml:space="preserve"> Integration</w:t>
        </w:r>
      </w:ins>
      <w:bookmarkEnd w:id="433"/>
    </w:p>
    <w:p w:rsidR="00373C20" w:rsidRDefault="00373C20" w:rsidP="00373C20">
      <w:pPr>
        <w:rPr>
          <w:rFonts w:eastAsiaTheme="minorEastAsia"/>
        </w:rPr>
      </w:pPr>
      <w:r>
        <w:rPr>
          <w:rFonts w:ascii="NimbusSanL-Bold" w:eastAsiaTheme="minorEastAsia" w:hAnsi="NimbusSanL-Bold"/>
          <w:noProof/>
          <w:sz w:val="22"/>
        </w:rPr>
        <mc:AlternateContent>
          <mc:Choice Requires="wpc">
            <w:drawing>
              <wp:inline distT="0" distB="0" distL="0" distR="0" wp14:anchorId="42586F67" wp14:editId="55B6A660">
                <wp:extent cx="6503670" cy="7331524"/>
                <wp:effectExtent l="0" t="0" r="0" b="98425"/>
                <wp:docPr id="28" name="畫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2" name="圖片 32"/>
                          <pic:cNvPicPr>
                            <a:picLocks noChangeAspect="1"/>
                          </pic:cNvPicPr>
                        </pic:nvPicPr>
                        <pic:blipFill>
                          <a:blip r:embed="rId25"/>
                          <a:stretch>
                            <a:fillRect/>
                          </a:stretch>
                        </pic:blipFill>
                        <pic:spPr>
                          <a:xfrm>
                            <a:off x="0" y="0"/>
                            <a:ext cx="6199377" cy="7423150"/>
                          </a:xfrm>
                          <a:prstGeom prst="rect">
                            <a:avLst/>
                          </a:prstGeom>
                        </pic:spPr>
                      </pic:pic>
                      <wps:wsp>
                        <wps:cNvPr id="38" name="矩形 38"/>
                        <wps:cNvSpPr/>
                        <wps:spPr>
                          <a:xfrm>
                            <a:off x="1065475" y="5915770"/>
                            <a:ext cx="1773141" cy="38961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矩形 41"/>
                        <wps:cNvSpPr/>
                        <wps:spPr>
                          <a:xfrm>
                            <a:off x="421419" y="1836751"/>
                            <a:ext cx="795131" cy="15823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矩形 186"/>
                        <wps:cNvSpPr/>
                        <wps:spPr>
                          <a:xfrm>
                            <a:off x="952162" y="1962057"/>
                            <a:ext cx="190951" cy="273073"/>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畫布 28" o:spid="_x0000_s1026" editas="canvas" style="width:512.1pt;height:577.3pt;mso-position-horizontal-relative:char;mso-position-vertical-relative:line" coordsize="65036,73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">
                <v:shape id="_x0000_s1027" type="#_x0000_t75" style="position:absolute;width:65036;height:73310;visibility:visible;mso-wrap-style:square">
                  <v:fill o:detectmouseclick="t"/>
                  <v:path o:connecttype="none"/>
                </v:shape>
                <v:shape id="圖片 32" o:spid="_x0000_s1028" type="#_x0000_t75" style="position:absolute;width:61993;height:74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sW1jEAAAA2wAAAA8AAABkcnMvZG93bnJldi54bWxEj0FrwkAUhO8F/8PyhN7qRgulRDdBRaVQ&#10;emg0nh/ZZxLNvg3Z1aT99d2C4HGYmW+YRTqYRtyoc7VlBdNJBIK4sLrmUsFhv315B+E8ssbGMin4&#10;IQdpMnpaYKxtz990y3wpAoRdjAoq79tYSldUZNBNbEscvJPtDPogu1LqDvsAN42cRdGbNFhzWKiw&#10;pXVFxSW7GgWfbWbWxZcvd9Nfe877Tb467nOlnsfDcg7C0+Af4Xv7Qyt4ncH/l/ADZP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sW1jEAAAA2wAAAA8AAAAAAAAAAAAAAAAA&#10;nwIAAGRycy9kb3ducmV2LnhtbFBLBQYAAAAABAAEAPcAAACQAwAAAAA=&#10;">
                  <v:imagedata r:id="rId26" o:title=""/>
                  <v:path arrowok="t"/>
                </v:shape>
                <v:rect id="矩形 38" o:spid="_x0000_s1029" style="position:absolute;left:10654;top:59157;width:17732;height:3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Bex8AA&#10;AADbAAAADwAAAGRycy9kb3ducmV2LnhtbERPy4rCMBTdC/5DuIIb0dQHIh2jqCC406oLZ3dp7jQd&#10;m5vSRK1/P1kMuDyc93Ld2ko8qfGlYwXjUQKCOHe65ELB9bIfLkD4gKyxckwK3uRhvep2lphq9+KM&#10;nudQiBjCPkUFJoQ6ldLnhiz6kauJI/fjGoshwqaQusFXDLeVnCTJXFosOTYYrGlnKL+fH1bB6TvL&#10;sb7Nx2aRnQ60HRyL39lRqX6v3XyBCNSGj/jffdAKpnFs/BJ/gF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Bex8AAAADbAAAADwAAAAAAAAAAAAAAAACYAgAAZHJzL2Rvd25y&#10;ZXYueG1sUEsFBgAAAAAEAAQA9QAAAIUDAAAAAA==&#10;" filled="f" strokecolor="#00b050" strokeweight="2pt"/>
                <v:rect id="矩形 41" o:spid="_x0000_s1030" style="position:absolute;left:4214;top:18367;width:7951;height:158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TydMMA&#10;AADbAAAADwAAAGRycy9kb3ducmV2LnhtbESPT4vCMBTE78J+h/AWvMia+geRrlF2BUU8COpevD2b&#10;t22xeSlJtPXbG0HwOMzMb5jZojWVuJHzpWUFg34CgjizuuRcwd9x9TUF4QOyxsoyKbiTh8X8ozPD&#10;VNuG93Q7hFxECPsUFRQh1KmUPivIoO/bmjh6/9YZDFG6XGqHTYSbSg6TZCINlhwXCqxpWVB2OVyN&#10;gvP65JbT39E6XHuTiL7kW9o1SnU/259vEIHa8A6/2hutYDyA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TydMMAAADbAAAADwAAAAAAAAAAAAAAAACYAgAAZHJzL2Rv&#10;d25yZXYueG1sUEsFBgAAAAAEAAQA9QAAAIgDAAAAAA==&#10;" filled="f" strokecolor="red" strokeweight="2pt"/>
                <v:rect id="矩形 186" o:spid="_x0000_s1031" style="position:absolute;left:9521;top:19620;width:1910;height:2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ww8MA&#10;AADcAAAADwAAAGRycy9kb3ducmV2LnhtbERPTWvCQBC9F/oflil4Kc0mIiGkrqEtCN406qG9Ddlp&#10;Nm12NmRXjf/eFQq9zeN9zrKabC/ONPrOsYIsSUEQN0533Co4HtYvBQgfkDX2jknBlTxUq8eHJZba&#10;Xbim8z60IoawL1GBCWEopfSNIYs+cQNx5L7daDFEOLZSj3iJ4baX8zTNpcWOY4PBgT4MNb/7k1Ww&#10;+6obHD7zzBT1bkPvz9v2Z7FVavY0vb2CCDSFf/Gfe6Pj/CKH+zPxAr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Vww8MAAADcAAAADwAAAAAAAAAAAAAAAACYAgAAZHJzL2Rv&#10;d25yZXYueG1sUEsFBgAAAAAEAAQA9QAAAIgDAAAAAA==&#10;" filled="f" strokecolor="#00b050" strokeweight="2pt"/>
                <w10:anchorlock/>
              </v:group>
            </w:pict>
          </mc:Fallback>
        </mc:AlternateContent>
      </w:r>
    </w:p>
    <w:p w:rsidR="00A11996" w:rsidRDefault="00A11996" w:rsidP="00A11996">
      <w:pPr>
        <w:pStyle w:val="affa"/>
        <w:numPr>
          <w:ilvl w:val="0"/>
          <w:numId w:val="49"/>
        </w:numPr>
        <w:ind w:leftChars="0"/>
        <w:rPr>
          <w:rFonts w:eastAsia="新細明體"/>
        </w:rPr>
      </w:pPr>
      <w:del w:id="435" w:author="Chevy Chia-Wei Hsu(許家瑋)" w:date="2019-04-26T16:41:00Z">
        <w:r w:rsidDel="00C34D72">
          <w:rPr>
            <w:rFonts w:eastAsia="新細明體" w:hint="eastAsia"/>
          </w:rPr>
          <w:lastRenderedPageBreak/>
          <w:delText>smu_top.v</w:delText>
        </w:r>
      </w:del>
      <w:ins w:id="436" w:author="Chevy Chia-Wei Hsu(許家瑋)" w:date="2019-04-26T15:06:00Z">
        <w:r w:rsidR="001178F1">
          <w:rPr>
            <w:rFonts w:eastAsia="新細明體" w:hint="eastAsia"/>
          </w:rPr>
          <w:t>atcsmu100</w:t>
        </w:r>
      </w:ins>
      <w:ins w:id="437" w:author="Chevy Chia-Wei Hsu(許家瑋)" w:date="2019-04-26T16:41:00Z">
        <w:r w:rsidR="00C34D72">
          <w:rPr>
            <w:rFonts w:eastAsia="新細明體" w:hint="eastAsia"/>
          </w:rPr>
          <w:t>.v</w:t>
        </w:r>
      </w:ins>
    </w:p>
    <w:p w:rsidR="00A11996" w:rsidRPr="00A11996" w:rsidRDefault="00A11996" w:rsidP="00A11996">
      <w:pPr>
        <w:pStyle w:val="affa"/>
        <w:numPr>
          <w:ilvl w:val="0"/>
          <w:numId w:val="49"/>
        </w:numPr>
        <w:ind w:leftChars="0"/>
        <w:rPr>
          <w:rFonts w:eastAsia="新細明體"/>
        </w:rPr>
      </w:pPr>
      <w:r w:rsidRPr="00A11996">
        <w:rPr>
          <w:rFonts w:eastAsia="新細明體"/>
        </w:rPr>
        <w:t>ae350_pin.v</w:t>
      </w:r>
    </w:p>
    <w:p w:rsidR="00A11996" w:rsidRPr="00A11996" w:rsidRDefault="00A11996" w:rsidP="00A11996">
      <w:pPr>
        <w:pStyle w:val="affa"/>
        <w:numPr>
          <w:ilvl w:val="1"/>
          <w:numId w:val="49"/>
        </w:numPr>
        <w:ind w:leftChars="0"/>
        <w:rPr>
          <w:rFonts w:eastAsia="新細明體"/>
        </w:rPr>
      </w:pPr>
      <w:r w:rsidRPr="00A11996">
        <w:rPr>
          <w:rFonts w:eastAsia="新細明體"/>
        </w:rPr>
        <w:t>ae350_aopd_pin.v</w:t>
      </w:r>
    </w:p>
    <w:p w:rsidR="00A11996" w:rsidRDefault="00A11996" w:rsidP="00A11996">
      <w:pPr>
        <w:pStyle w:val="affa"/>
        <w:numPr>
          <w:ilvl w:val="0"/>
          <w:numId w:val="49"/>
        </w:numPr>
        <w:ind w:leftChars="0"/>
        <w:rPr>
          <w:rFonts w:eastAsia="新細明體"/>
        </w:rPr>
      </w:pPr>
      <w:r w:rsidRPr="00A11996">
        <w:rPr>
          <w:rFonts w:eastAsia="新細明體"/>
        </w:rPr>
        <w:t>ae350_rstgen.v</w:t>
      </w:r>
    </w:p>
    <w:p w:rsidR="00126089" w:rsidRDefault="00126089" w:rsidP="00126089">
      <w:pPr>
        <w:pStyle w:val="affa"/>
        <w:numPr>
          <w:ilvl w:val="1"/>
          <w:numId w:val="49"/>
        </w:numPr>
        <w:ind w:leftChars="0"/>
        <w:rPr>
          <w:rFonts w:eastAsia="新細明體"/>
        </w:rPr>
      </w:pPr>
      <w:r w:rsidRPr="00126089">
        <w:rPr>
          <w:rFonts w:eastAsia="新細明體"/>
        </w:rPr>
        <w:t>ae350_aopd_rstgen.v</w:t>
      </w:r>
    </w:p>
    <w:p w:rsidR="00126089" w:rsidRPr="00A11996" w:rsidRDefault="00126089" w:rsidP="00126089">
      <w:pPr>
        <w:pStyle w:val="affa"/>
        <w:numPr>
          <w:ilvl w:val="0"/>
          <w:numId w:val="49"/>
        </w:numPr>
        <w:ind w:leftChars="0"/>
        <w:rPr>
          <w:rFonts w:eastAsia="新細明體"/>
        </w:rPr>
      </w:pPr>
      <w:r w:rsidRPr="00126089">
        <w:rPr>
          <w:rFonts w:eastAsia="新細明體"/>
        </w:rPr>
        <w:t>ae350_clkgen.v</w:t>
      </w:r>
    </w:p>
    <w:p w:rsidR="00A11996" w:rsidRPr="003D2B62" w:rsidRDefault="00A11996" w:rsidP="00A11996">
      <w:pPr>
        <w:pStyle w:val="affa"/>
        <w:numPr>
          <w:ilvl w:val="1"/>
          <w:numId w:val="49"/>
        </w:numPr>
        <w:ind w:leftChars="0"/>
        <w:rPr>
          <w:rFonts w:eastAsia="新細明體"/>
        </w:rPr>
      </w:pPr>
      <w:r w:rsidRPr="00A11996">
        <w:rPr>
          <w:rFonts w:eastAsia="新細明體"/>
        </w:rPr>
        <w:t>ae350_aopd_clkgen.v</w:t>
      </w:r>
    </w:p>
    <w:p w:rsidR="00C34B13" w:rsidRPr="00C34B13" w:rsidRDefault="00C34B13" w:rsidP="00C34B13">
      <w:pPr>
        <w:pStyle w:val="affa"/>
        <w:numPr>
          <w:ilvl w:val="0"/>
          <w:numId w:val="49"/>
        </w:numPr>
        <w:ind w:leftChars="0"/>
        <w:rPr>
          <w:rFonts w:eastAsia="新細明體"/>
        </w:rPr>
      </w:pPr>
      <w:r w:rsidRPr="00C34B13">
        <w:rPr>
          <w:rFonts w:eastAsia="新細明體"/>
        </w:rPr>
        <w:t>ae350_aopd_testgen.v</w:t>
      </w:r>
    </w:p>
    <w:p w:rsidR="00A11996" w:rsidRPr="00C34B13" w:rsidRDefault="00C34B13" w:rsidP="00C34B13">
      <w:pPr>
        <w:pStyle w:val="affa"/>
        <w:numPr>
          <w:ilvl w:val="1"/>
          <w:numId w:val="49"/>
        </w:numPr>
        <w:ind w:leftChars="0"/>
        <w:rPr>
          <w:rFonts w:eastAsiaTheme="minorEastAsia"/>
        </w:rPr>
      </w:pPr>
      <w:r w:rsidRPr="00C34B13">
        <w:rPr>
          <w:rFonts w:eastAsia="新細明體" w:hint="eastAsia"/>
        </w:rPr>
        <w:t xml:space="preserve">(merge) </w:t>
      </w:r>
      <w:r w:rsidR="00A11996" w:rsidRPr="00C34B13">
        <w:rPr>
          <w:rFonts w:eastAsiaTheme="minorEastAsia"/>
        </w:rPr>
        <w:t>ae350_testgen.v</w:t>
      </w:r>
    </w:p>
    <w:p w:rsidR="00A23801" w:rsidRPr="00A11996" w:rsidRDefault="00A23801" w:rsidP="00A23801">
      <w:pPr>
        <w:pStyle w:val="affa"/>
        <w:numPr>
          <w:ilvl w:val="0"/>
          <w:numId w:val="49"/>
        </w:numPr>
        <w:ind w:leftChars="0"/>
        <w:rPr>
          <w:ins w:id="438" w:author="Chevy Chia-Wei Hsu(許家瑋)" w:date="2019-04-26T12:45:00Z"/>
          <w:rFonts w:eastAsia="新細明體"/>
        </w:rPr>
      </w:pPr>
      <w:ins w:id="439" w:author="Chevy Chia-Wei Hsu(許家瑋)" w:date="2019-04-26T12:45:00Z">
        <w:r w:rsidRPr="00126089">
          <w:rPr>
            <w:rFonts w:eastAsia="新細明體"/>
          </w:rPr>
          <w:t>ae350_</w:t>
        </w:r>
        <w:r>
          <w:rPr>
            <w:rFonts w:eastAsia="新細明體" w:hint="eastAsia"/>
          </w:rPr>
          <w:t>vol_ctrl</w:t>
        </w:r>
        <w:r w:rsidRPr="00126089">
          <w:rPr>
            <w:rFonts w:eastAsia="新細明體"/>
          </w:rPr>
          <w:t>.v</w:t>
        </w:r>
      </w:ins>
    </w:p>
    <w:p w:rsidR="00ED035D" w:rsidDel="0090599A" w:rsidRDefault="00ED035D" w:rsidP="003D2B62">
      <w:pPr>
        <w:ind w:firstLine="216"/>
        <w:rPr>
          <w:del w:id="440" w:author="Chevy Chia-Wei Hsu(許家瑋)" w:date="2019-05-06T08:54:00Z"/>
          <w:rFonts w:eastAsia="新細明體"/>
        </w:rPr>
      </w:pPr>
    </w:p>
    <w:p w:rsidR="00ED035D" w:rsidDel="0090599A" w:rsidRDefault="00ED035D" w:rsidP="003D2B62">
      <w:pPr>
        <w:ind w:firstLine="216"/>
        <w:rPr>
          <w:del w:id="441" w:author="Chevy Chia-Wei Hsu(許家瑋)" w:date="2019-05-06T08:54:00Z"/>
          <w:rFonts w:eastAsia="新細明體"/>
        </w:rPr>
      </w:pPr>
    </w:p>
    <w:p w:rsidR="00ED035D" w:rsidRPr="00373C20" w:rsidRDefault="00ED035D" w:rsidP="003D2B62">
      <w:pPr>
        <w:ind w:firstLine="216"/>
        <w:rPr>
          <w:rFonts w:eastAsiaTheme="minorEastAsia"/>
        </w:rPr>
      </w:pPr>
      <w:del w:id="442" w:author="Chevy Chia-Wei Hsu(許家瑋)" w:date="2019-05-06T08:54:00Z">
        <w:r w:rsidDel="0090599A">
          <w:rPr>
            <w:rFonts w:eastAsiaTheme="minorEastAsia"/>
            <w:noProof/>
          </w:rPr>
          <w:drawing>
            <wp:inline distT="0" distB="0" distL="0" distR="0" wp14:anchorId="220BB90C" wp14:editId="36C6B510">
              <wp:extent cx="6503670" cy="3871983"/>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03670" cy="3871983"/>
                      </a:xfrm>
                      <a:prstGeom prst="rect">
                        <a:avLst/>
                      </a:prstGeom>
                      <a:noFill/>
                      <a:ln>
                        <a:noFill/>
                      </a:ln>
                    </pic:spPr>
                  </pic:pic>
                </a:graphicData>
              </a:graphic>
            </wp:inline>
          </w:drawing>
        </w:r>
      </w:del>
    </w:p>
    <w:p w:rsidR="00AA0DCD" w:rsidRDefault="00AA0DCD" w:rsidP="00AA0DCD">
      <w:pPr>
        <w:pStyle w:val="21"/>
        <w:spacing w:before="203"/>
        <w:rPr>
          <w:rFonts w:eastAsiaTheme="minorEastAsia"/>
        </w:rPr>
      </w:pPr>
      <w:bookmarkStart w:id="443" w:name="_Toc8026655"/>
      <w:r>
        <w:rPr>
          <w:rFonts w:hint="eastAsia"/>
        </w:rPr>
        <w:t>Power domain</w:t>
      </w:r>
      <w:bookmarkEnd w:id="443"/>
    </w:p>
    <w:p w:rsidR="0054039C" w:rsidRPr="00346874" w:rsidRDefault="00ED4160" w:rsidP="00346874">
      <w:pPr>
        <w:pStyle w:val="aa"/>
        <w:rPr>
          <w:rFonts w:eastAsia="新細明體"/>
        </w:rPr>
      </w:pPr>
      <w:r>
        <w:rPr>
          <w:rFonts w:ascii="NimbusSanL-Bold" w:hAnsi="NimbusSanL-Bold"/>
          <w:sz w:val="22"/>
        </w:rPr>
        <w:t>       </w:t>
      </w:r>
      <w:bookmarkStart w:id="444" w:name="_Toc8026676"/>
      <w:proofErr w:type="gramStart"/>
      <w:r w:rsidR="00346874">
        <w:t xml:space="preserve">Table </w:t>
      </w:r>
      <w:r w:rsidR="00894EFA">
        <w:fldChar w:fldCharType="begin"/>
      </w:r>
      <w:r w:rsidR="00894EFA">
        <w:instrText xml:space="preserve"> SEQ Table \* ARABIC </w:instrText>
      </w:r>
      <w:r w:rsidR="00894EFA">
        <w:fldChar w:fldCharType="separate"/>
      </w:r>
      <w:r w:rsidR="00EF63D1">
        <w:rPr>
          <w:noProof/>
        </w:rPr>
        <w:t>7</w:t>
      </w:r>
      <w:r w:rsidR="00894EFA">
        <w:rPr>
          <w:noProof/>
        </w:rPr>
        <w:fldChar w:fldCharType="end"/>
      </w:r>
      <w:r w:rsidR="00346874" w:rsidRPr="00BA17B9">
        <w:rPr>
          <w:rFonts w:eastAsia="新細明體" w:hint="eastAsia"/>
        </w:rPr>
        <w:t>.</w:t>
      </w:r>
      <w:proofErr w:type="gramEnd"/>
      <w:r w:rsidR="00346874" w:rsidRPr="00BA17B9">
        <w:rPr>
          <w:rFonts w:eastAsia="新細明體" w:hint="eastAsia"/>
        </w:rPr>
        <w:t xml:space="preserve"> </w:t>
      </w:r>
      <w:r w:rsidR="00373C20">
        <w:rPr>
          <w:rFonts w:ascii="NimbusSanL-Bold" w:eastAsiaTheme="minorEastAsia" w:hAnsi="NimbusSanL-Bold" w:hint="eastAsia"/>
          <w:sz w:val="22"/>
        </w:rPr>
        <w:t>Power domain partition</w:t>
      </w:r>
      <w:bookmarkEnd w:id="444"/>
    </w:p>
    <w:tbl>
      <w:tblPr>
        <w:tblStyle w:val="a9"/>
        <w:tblW w:w="0" w:type="auto"/>
        <w:tblLook w:val="04A0" w:firstRow="1" w:lastRow="0" w:firstColumn="1" w:lastColumn="0" w:noHBand="0" w:noVBand="1"/>
      </w:tblPr>
      <w:tblGrid>
        <w:gridCol w:w="1526"/>
        <w:gridCol w:w="6520"/>
        <w:gridCol w:w="2252"/>
      </w:tblGrid>
      <w:tr w:rsidR="0054039C" w:rsidTr="0054039C">
        <w:tc>
          <w:tcPr>
            <w:tcW w:w="1526" w:type="dxa"/>
          </w:tcPr>
          <w:p w:rsidR="0054039C" w:rsidRPr="00126089" w:rsidRDefault="00373C20" w:rsidP="00373C20">
            <w:pPr>
              <w:jc w:val="center"/>
              <w:rPr>
                <w:rFonts w:eastAsiaTheme="minorEastAsia"/>
                <w:sz w:val="22"/>
              </w:rPr>
            </w:pPr>
            <w:r w:rsidRPr="00126089">
              <w:rPr>
                <w:rFonts w:eastAsiaTheme="minorEastAsia"/>
                <w:sz w:val="22"/>
              </w:rPr>
              <w:t>PD</w:t>
            </w:r>
          </w:p>
        </w:tc>
        <w:tc>
          <w:tcPr>
            <w:tcW w:w="6520" w:type="dxa"/>
          </w:tcPr>
          <w:p w:rsidR="0054039C" w:rsidRPr="00126089" w:rsidRDefault="0054039C" w:rsidP="00373C20">
            <w:pPr>
              <w:jc w:val="center"/>
              <w:rPr>
                <w:rFonts w:eastAsiaTheme="minorEastAsia"/>
                <w:sz w:val="22"/>
              </w:rPr>
            </w:pPr>
            <w:r w:rsidRPr="00126089">
              <w:rPr>
                <w:rFonts w:eastAsiaTheme="minorEastAsia"/>
                <w:sz w:val="22"/>
              </w:rPr>
              <w:t>Description/Components</w:t>
            </w:r>
          </w:p>
        </w:tc>
        <w:tc>
          <w:tcPr>
            <w:tcW w:w="2252" w:type="dxa"/>
          </w:tcPr>
          <w:p w:rsidR="0054039C" w:rsidRPr="00126089" w:rsidRDefault="0054039C" w:rsidP="00373C20">
            <w:pPr>
              <w:jc w:val="center"/>
              <w:rPr>
                <w:rFonts w:eastAsiaTheme="minorEastAsia"/>
                <w:sz w:val="22"/>
              </w:rPr>
            </w:pPr>
            <w:r w:rsidRPr="00126089">
              <w:rPr>
                <w:rFonts w:eastAsiaTheme="minorEastAsia"/>
                <w:sz w:val="22"/>
              </w:rPr>
              <w:t>power state</w:t>
            </w:r>
          </w:p>
        </w:tc>
      </w:tr>
      <w:tr w:rsidR="0054039C" w:rsidTr="0054039C">
        <w:tc>
          <w:tcPr>
            <w:tcW w:w="1526" w:type="dxa"/>
          </w:tcPr>
          <w:p w:rsidR="00496DB0" w:rsidRPr="00126089" w:rsidRDefault="00496DB0" w:rsidP="00ED4160">
            <w:pPr>
              <w:rPr>
                <w:rFonts w:eastAsiaTheme="minorEastAsia"/>
                <w:sz w:val="22"/>
              </w:rPr>
            </w:pPr>
            <w:r w:rsidRPr="00126089">
              <w:rPr>
                <w:rFonts w:eastAsiaTheme="minorEastAsia"/>
                <w:sz w:val="22"/>
              </w:rPr>
              <w:t>Always on</w:t>
            </w:r>
          </w:p>
          <w:p w:rsidR="0054039C" w:rsidRPr="00126089" w:rsidRDefault="00496DB0" w:rsidP="00ED4160">
            <w:pPr>
              <w:rPr>
                <w:rFonts w:eastAsiaTheme="minorEastAsia"/>
                <w:sz w:val="22"/>
              </w:rPr>
            </w:pPr>
            <w:r w:rsidRPr="00126089">
              <w:rPr>
                <w:rFonts w:eastAsiaTheme="minorEastAsia"/>
                <w:sz w:val="22"/>
              </w:rPr>
              <w:t>(</w:t>
            </w:r>
            <w:r w:rsidR="0054039C" w:rsidRPr="00126089">
              <w:rPr>
                <w:rFonts w:eastAsiaTheme="minorEastAsia"/>
                <w:sz w:val="22"/>
              </w:rPr>
              <w:t>AO</w:t>
            </w:r>
            <w:r w:rsidRPr="00126089">
              <w:rPr>
                <w:rFonts w:eastAsiaTheme="minorEastAsia"/>
                <w:sz w:val="22"/>
              </w:rPr>
              <w:t>)</w:t>
            </w:r>
          </w:p>
          <w:p w:rsidR="00D2121D" w:rsidRPr="00126089" w:rsidRDefault="00D2121D" w:rsidP="00ED4160">
            <w:pPr>
              <w:rPr>
                <w:rFonts w:eastAsiaTheme="minorEastAsia"/>
                <w:sz w:val="22"/>
              </w:rPr>
            </w:pPr>
            <w:r w:rsidRPr="00126089">
              <w:rPr>
                <w:rFonts w:eastAsiaTheme="minorEastAsia"/>
                <w:sz w:val="22"/>
              </w:rPr>
              <w:t>(PCS0)</w:t>
            </w:r>
          </w:p>
        </w:tc>
        <w:tc>
          <w:tcPr>
            <w:tcW w:w="6520" w:type="dxa"/>
          </w:tcPr>
          <w:p w:rsidR="0054039C" w:rsidRPr="00126089" w:rsidRDefault="0054039C" w:rsidP="00ED4160">
            <w:pPr>
              <w:adjustRightInd/>
              <w:textAlignment w:val="auto"/>
              <w:rPr>
                <w:rFonts w:eastAsiaTheme="minorEastAsia"/>
                <w:sz w:val="22"/>
              </w:rPr>
            </w:pPr>
            <w:r w:rsidRPr="00126089">
              <w:rPr>
                <w:sz w:val="22"/>
              </w:rPr>
              <w:t>SMU/RTC</w:t>
            </w:r>
          </w:p>
          <w:p w:rsidR="00820FD5" w:rsidRPr="00D67BAC" w:rsidRDefault="00257D3A" w:rsidP="00ED4160">
            <w:pPr>
              <w:rPr>
                <w:rFonts w:eastAsiaTheme="minorEastAsia"/>
                <w:sz w:val="22"/>
              </w:rPr>
            </w:pPr>
            <w:r w:rsidRPr="00126089">
              <w:rPr>
                <w:rFonts w:eastAsiaTheme="minorEastAsia"/>
                <w:sz w:val="22"/>
              </w:rPr>
              <w:t>ncejdtm200</w:t>
            </w:r>
            <w:r w:rsidR="00D67BAC">
              <w:rPr>
                <w:rFonts w:eastAsiaTheme="minorEastAsia" w:hint="eastAsia"/>
                <w:sz w:val="22"/>
              </w:rPr>
              <w:t>.</w:t>
            </w:r>
            <w:r w:rsidR="00D67BAC" w:rsidRPr="00126089">
              <w:rPr>
                <w:rFonts w:eastAsiaTheme="minorEastAsia"/>
                <w:sz w:val="22"/>
              </w:rPr>
              <w:t>ncejdtm200</w:t>
            </w:r>
            <w:r w:rsidR="00D67BAC">
              <w:rPr>
                <w:rFonts w:eastAsiaTheme="minorEastAsia" w:hint="eastAsia"/>
                <w:sz w:val="22"/>
              </w:rPr>
              <w:t>_tap</w:t>
            </w:r>
          </w:p>
          <w:p w:rsidR="00167305" w:rsidRPr="00126089" w:rsidRDefault="00167305" w:rsidP="00167305">
            <w:pPr>
              <w:rPr>
                <w:rFonts w:eastAsiaTheme="minorEastAsia"/>
                <w:sz w:val="22"/>
              </w:rPr>
            </w:pPr>
            <w:r w:rsidRPr="003D2B62">
              <w:rPr>
                <w:rFonts w:eastAsiaTheme="minorEastAsia"/>
                <w:sz w:val="22"/>
              </w:rPr>
              <w:t>ae350_clkgen</w:t>
            </w:r>
          </w:p>
          <w:p w:rsidR="00167305" w:rsidRPr="00126089" w:rsidRDefault="00167305" w:rsidP="00167305">
            <w:pPr>
              <w:rPr>
                <w:rFonts w:eastAsiaTheme="minorEastAsia"/>
                <w:sz w:val="22"/>
              </w:rPr>
            </w:pPr>
            <w:r w:rsidRPr="00126089">
              <w:rPr>
                <w:rFonts w:eastAsiaTheme="minorEastAsia"/>
                <w:sz w:val="22"/>
              </w:rPr>
              <w:t>ae350_rstgen.v</w:t>
            </w:r>
          </w:p>
          <w:p w:rsidR="00126089" w:rsidRPr="003D2B62" w:rsidRDefault="00167305" w:rsidP="00167305">
            <w:pPr>
              <w:rPr>
                <w:rFonts w:eastAsiaTheme="minorEastAsia"/>
                <w:sz w:val="22"/>
              </w:rPr>
            </w:pPr>
            <w:r w:rsidRPr="003D2B62">
              <w:rPr>
                <w:rFonts w:eastAsiaTheme="minorEastAsia"/>
                <w:sz w:val="22"/>
              </w:rPr>
              <w:t>ae350_pin.v</w:t>
            </w:r>
          </w:p>
          <w:p w:rsidR="003D2B62" w:rsidRPr="003D2B62" w:rsidRDefault="003D2B62" w:rsidP="00167305">
            <w:pPr>
              <w:rPr>
                <w:rFonts w:eastAsiaTheme="minorEastAsia"/>
                <w:sz w:val="22"/>
              </w:rPr>
            </w:pPr>
            <w:r w:rsidRPr="003D2B62">
              <w:rPr>
                <w:rFonts w:eastAsiaTheme="minorEastAsia"/>
                <w:sz w:val="22"/>
              </w:rPr>
              <w:t>ae350_testgen.v</w:t>
            </w:r>
          </w:p>
          <w:p w:rsidR="00167305" w:rsidRPr="003D2B62" w:rsidRDefault="00167305" w:rsidP="00167305">
            <w:pPr>
              <w:rPr>
                <w:rFonts w:eastAsiaTheme="minorEastAsia"/>
                <w:color w:val="808080" w:themeColor="background1" w:themeShade="80"/>
                <w:sz w:val="22"/>
              </w:rPr>
            </w:pPr>
            <w:r w:rsidRPr="003D2B62">
              <w:rPr>
                <w:rFonts w:eastAsia="新細明體" w:hint="eastAsia"/>
                <w:color w:val="808080" w:themeColor="background1" w:themeShade="80"/>
                <w:sz w:val="22"/>
              </w:rPr>
              <w:t>(next revision)</w:t>
            </w:r>
          </w:p>
          <w:p w:rsidR="00126089" w:rsidRPr="003D2B62" w:rsidRDefault="00126089" w:rsidP="00ED4160">
            <w:pPr>
              <w:rPr>
                <w:rFonts w:eastAsiaTheme="minorEastAsia"/>
                <w:color w:val="808080" w:themeColor="background1" w:themeShade="80"/>
                <w:sz w:val="22"/>
              </w:rPr>
            </w:pPr>
            <w:r w:rsidRPr="003D2B62">
              <w:rPr>
                <w:rFonts w:eastAsia="新細明體"/>
                <w:color w:val="808080" w:themeColor="background1" w:themeShade="80"/>
                <w:sz w:val="22"/>
              </w:rPr>
              <w:t>ae350_aopd_clkgen</w:t>
            </w:r>
          </w:p>
          <w:p w:rsidR="00126089" w:rsidRPr="003D2B62" w:rsidRDefault="00126089" w:rsidP="00ED4160">
            <w:pPr>
              <w:rPr>
                <w:rFonts w:eastAsiaTheme="minorEastAsia"/>
                <w:color w:val="808080" w:themeColor="background1" w:themeShade="80"/>
                <w:sz w:val="22"/>
              </w:rPr>
            </w:pPr>
            <w:r w:rsidRPr="003D2B62">
              <w:rPr>
                <w:rFonts w:eastAsiaTheme="minorEastAsia"/>
                <w:color w:val="808080" w:themeColor="background1" w:themeShade="80"/>
                <w:sz w:val="22"/>
              </w:rPr>
              <w:t>ae350_aopd_rstgen.v</w:t>
            </w:r>
          </w:p>
          <w:p w:rsidR="0004423B" w:rsidRPr="0004423B" w:rsidRDefault="00126089" w:rsidP="0004423B">
            <w:pPr>
              <w:rPr>
                <w:rFonts w:eastAsia="新細明體"/>
                <w:color w:val="808080" w:themeColor="background1" w:themeShade="80"/>
                <w:sz w:val="22"/>
              </w:rPr>
            </w:pPr>
            <w:r w:rsidRPr="003D2B62">
              <w:rPr>
                <w:rFonts w:eastAsia="新細明體"/>
                <w:color w:val="808080" w:themeColor="background1" w:themeShade="80"/>
                <w:sz w:val="22"/>
              </w:rPr>
              <w:t>ae350_aopd_pin.v</w:t>
            </w:r>
          </w:p>
        </w:tc>
        <w:tc>
          <w:tcPr>
            <w:tcW w:w="2252" w:type="dxa"/>
          </w:tcPr>
          <w:p w:rsidR="0054039C" w:rsidRPr="00126089" w:rsidRDefault="0054039C" w:rsidP="00ED4160">
            <w:pPr>
              <w:rPr>
                <w:rFonts w:eastAsiaTheme="minorEastAsia"/>
                <w:sz w:val="22"/>
              </w:rPr>
            </w:pPr>
            <w:r w:rsidRPr="00126089">
              <w:rPr>
                <w:rFonts w:eastAsiaTheme="minorEastAsia"/>
                <w:sz w:val="22"/>
              </w:rPr>
              <w:t>ON</w:t>
            </w:r>
          </w:p>
        </w:tc>
      </w:tr>
      <w:tr w:rsidR="0054039C" w:rsidTr="0054039C">
        <w:tc>
          <w:tcPr>
            <w:tcW w:w="1526" w:type="dxa"/>
          </w:tcPr>
          <w:p w:rsidR="00496DB0" w:rsidRPr="00126089" w:rsidRDefault="0054039C" w:rsidP="0054039C">
            <w:pPr>
              <w:rPr>
                <w:rFonts w:eastAsiaTheme="minorEastAsia"/>
                <w:sz w:val="22"/>
              </w:rPr>
            </w:pPr>
            <w:r w:rsidRPr="00126089">
              <w:rPr>
                <w:sz w:val="22"/>
              </w:rPr>
              <w:t>Platform</w:t>
            </w:r>
            <w:r w:rsidRPr="00126089">
              <w:rPr>
                <w:rFonts w:eastAsiaTheme="minorEastAsia"/>
                <w:sz w:val="22"/>
              </w:rPr>
              <w:t>0</w:t>
            </w:r>
          </w:p>
          <w:p w:rsidR="00D2121D" w:rsidRPr="00126089" w:rsidRDefault="00D2121D" w:rsidP="0054039C">
            <w:pPr>
              <w:rPr>
                <w:sz w:val="22"/>
              </w:rPr>
            </w:pPr>
            <w:r w:rsidRPr="00126089">
              <w:rPr>
                <w:rFonts w:eastAsiaTheme="minorEastAsia"/>
                <w:sz w:val="22"/>
              </w:rPr>
              <w:t>(PCS1)</w:t>
            </w:r>
          </w:p>
        </w:tc>
        <w:tc>
          <w:tcPr>
            <w:tcW w:w="6520" w:type="dxa"/>
          </w:tcPr>
          <w:p w:rsidR="003B19EE" w:rsidRPr="004208A5" w:rsidRDefault="005F5959" w:rsidP="0099384D">
            <w:pPr>
              <w:rPr>
                <w:rFonts w:eastAsiaTheme="minorEastAsia"/>
                <w:sz w:val="22"/>
              </w:rPr>
            </w:pPr>
            <w:r w:rsidRPr="00126089">
              <w:rPr>
                <w:rFonts w:eastAsiaTheme="minorEastAsia"/>
                <w:sz w:val="22"/>
              </w:rPr>
              <w:t>PLDM</w:t>
            </w:r>
            <w:r w:rsidR="00D67BAC">
              <w:rPr>
                <w:rFonts w:eastAsiaTheme="minorEastAsia" w:hint="eastAsia"/>
                <w:sz w:val="22"/>
              </w:rPr>
              <w:t>/</w:t>
            </w:r>
            <w:r w:rsidR="00D67BAC" w:rsidRPr="00126089">
              <w:rPr>
                <w:rFonts w:eastAsiaTheme="minorEastAsia"/>
                <w:sz w:val="22"/>
              </w:rPr>
              <w:t>ncejdtm200</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 xml:space="preserve"> (+</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496DB0" w:rsidRPr="00126089" w:rsidRDefault="0054039C" w:rsidP="0054039C">
            <w:pPr>
              <w:rPr>
                <w:rFonts w:eastAsiaTheme="minorEastAsia"/>
                <w:sz w:val="22"/>
              </w:rPr>
            </w:pPr>
            <w:r w:rsidRPr="00126089">
              <w:rPr>
                <w:sz w:val="22"/>
              </w:rPr>
              <w:t>Platform</w:t>
            </w:r>
            <w:r w:rsidRPr="00126089">
              <w:rPr>
                <w:rFonts w:eastAsiaTheme="minorEastAsia"/>
                <w:sz w:val="22"/>
              </w:rPr>
              <w:t>1</w:t>
            </w:r>
          </w:p>
          <w:p w:rsidR="00D2121D" w:rsidRDefault="00D2121D" w:rsidP="0054039C">
            <w:pPr>
              <w:rPr>
                <w:ins w:id="445" w:author="Chevy Chia-Wei Hsu(許家瑋)" w:date="2019-04-26T11:25:00Z"/>
                <w:rFonts w:eastAsiaTheme="minorEastAsia"/>
                <w:sz w:val="22"/>
              </w:rPr>
            </w:pPr>
            <w:r w:rsidRPr="00126089">
              <w:rPr>
                <w:rFonts w:eastAsiaTheme="minorEastAsia"/>
                <w:sz w:val="22"/>
              </w:rPr>
              <w:t>(PCS2)</w:t>
            </w:r>
          </w:p>
          <w:p w:rsidR="002D46CC" w:rsidRPr="00126089" w:rsidRDefault="002D46CC" w:rsidP="0054039C">
            <w:pPr>
              <w:rPr>
                <w:sz w:val="22"/>
              </w:rPr>
            </w:pPr>
            <w:ins w:id="446" w:author="Chevy Chia-Wei Hsu(許家瑋)" w:date="2019-04-26T11:25:00Z">
              <w:r>
                <w:rPr>
                  <w:rFonts w:eastAsiaTheme="minorEastAsia" w:hint="eastAsia"/>
                  <w:sz w:val="22"/>
                </w:rPr>
                <w:t>(MPD)</w:t>
              </w:r>
            </w:ins>
          </w:p>
        </w:tc>
        <w:tc>
          <w:tcPr>
            <w:tcW w:w="6520" w:type="dxa"/>
          </w:tcPr>
          <w:p w:rsidR="0054039C" w:rsidRPr="00126089" w:rsidRDefault="0054039C" w:rsidP="0054039C">
            <w:pPr>
              <w:rPr>
                <w:rFonts w:eastAsiaTheme="minorEastAsia"/>
                <w:sz w:val="22"/>
              </w:rPr>
            </w:pPr>
            <w:proofErr w:type="spellStart"/>
            <w:r w:rsidRPr="00126089">
              <w:rPr>
                <w:sz w:val="22"/>
              </w:rPr>
              <w:t>BUSes</w:t>
            </w:r>
            <w:proofErr w:type="spellEnd"/>
            <w:r w:rsidRPr="00126089">
              <w:rPr>
                <w:sz w:val="22"/>
              </w:rPr>
              <w:t>/PIPs</w:t>
            </w:r>
            <w:r w:rsidR="005F5959" w:rsidRPr="00126089">
              <w:rPr>
                <w:rFonts w:eastAsiaTheme="minorEastAsia"/>
                <w:sz w:val="22"/>
              </w:rPr>
              <w:t xml:space="preserve"> /</w:t>
            </w:r>
            <w:r w:rsidR="005F5959" w:rsidRPr="00126089">
              <w:rPr>
                <w:sz w:val="22"/>
              </w:rPr>
              <w:t xml:space="preserve"> PLICs/PLMT</w:t>
            </w:r>
            <w:r w:rsidR="00EC42B0" w:rsidRPr="00126089">
              <w:rPr>
                <w:rFonts w:eastAsiaTheme="minorEastAsia"/>
                <w:sz w:val="22"/>
              </w:rPr>
              <w:t xml:space="preserve"> …</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54039C" w:rsidRPr="003D2B62" w:rsidRDefault="0054039C" w:rsidP="00ED4160">
            <w:pPr>
              <w:rPr>
                <w:rFonts w:eastAsiaTheme="minorEastAsia"/>
                <w:sz w:val="22"/>
              </w:rPr>
            </w:pPr>
            <w:r w:rsidRPr="00126089">
              <w:rPr>
                <w:sz w:val="22"/>
              </w:rPr>
              <w:t>CPU0</w:t>
            </w:r>
            <w:r w:rsidR="003D2B62">
              <w:rPr>
                <w:rFonts w:eastAsiaTheme="minorEastAsia" w:hint="eastAsia"/>
                <w:sz w:val="22"/>
              </w:rPr>
              <w:t>~3</w:t>
            </w:r>
          </w:p>
          <w:p w:rsidR="00D2121D" w:rsidRPr="00126089" w:rsidRDefault="00D2121D" w:rsidP="00ED4160">
            <w:pPr>
              <w:rPr>
                <w:rFonts w:eastAsiaTheme="minorEastAsia"/>
                <w:sz w:val="22"/>
              </w:rPr>
            </w:pPr>
            <w:r w:rsidRPr="00126089">
              <w:rPr>
                <w:rFonts w:eastAsiaTheme="minorEastAsia"/>
                <w:sz w:val="22"/>
              </w:rPr>
              <w:t>(PCS3</w:t>
            </w:r>
            <w:r w:rsidR="003D2B62">
              <w:rPr>
                <w:rFonts w:eastAsiaTheme="minorEastAsia" w:hint="eastAsia"/>
                <w:sz w:val="22"/>
              </w:rPr>
              <w:t>~6</w:t>
            </w:r>
            <w:r w:rsidRPr="00126089">
              <w:rPr>
                <w:rFonts w:eastAsiaTheme="minorEastAsia"/>
                <w:sz w:val="22"/>
              </w:rPr>
              <w:t>)</w:t>
            </w:r>
          </w:p>
        </w:tc>
        <w:tc>
          <w:tcPr>
            <w:tcW w:w="6520" w:type="dxa"/>
          </w:tcPr>
          <w:p w:rsidR="0054039C" w:rsidRDefault="0054039C" w:rsidP="003D2B62">
            <w:pPr>
              <w:rPr>
                <w:rFonts w:eastAsiaTheme="minorEastAsia"/>
                <w:sz w:val="22"/>
              </w:rPr>
            </w:pPr>
            <w:r w:rsidRPr="00126089">
              <w:rPr>
                <w:sz w:val="22"/>
              </w:rPr>
              <w:t>Core_top</w:t>
            </w:r>
            <w:r w:rsidR="0095131C" w:rsidRPr="00126089">
              <w:rPr>
                <w:rFonts w:eastAsiaTheme="minorEastAsia"/>
                <w:sz w:val="22"/>
              </w:rPr>
              <w:t>_</w:t>
            </w:r>
            <w:r w:rsidRPr="00126089">
              <w:rPr>
                <w:rFonts w:eastAsiaTheme="minorEastAsia"/>
                <w:sz w:val="22"/>
              </w:rPr>
              <w:t>0</w:t>
            </w:r>
            <w:r w:rsidR="003D2B62">
              <w:rPr>
                <w:rFonts w:eastAsiaTheme="minorEastAsia" w:hint="eastAsia"/>
                <w:sz w:val="22"/>
              </w:rPr>
              <w:t>+L2C</w:t>
            </w:r>
          </w:p>
          <w:p w:rsidR="003D2B62" w:rsidRDefault="003D2B62" w:rsidP="003D2B62">
            <w:pPr>
              <w:rPr>
                <w:rFonts w:eastAsiaTheme="minorEastAsia"/>
                <w:sz w:val="22"/>
              </w:rPr>
            </w:pPr>
            <w:r w:rsidRPr="00126089">
              <w:rPr>
                <w:sz w:val="22"/>
              </w:rPr>
              <w:t>Core_top</w:t>
            </w:r>
            <w:r w:rsidRPr="00126089">
              <w:rPr>
                <w:rFonts w:eastAsiaTheme="minorEastAsia"/>
                <w:sz w:val="22"/>
              </w:rPr>
              <w:t>_</w:t>
            </w:r>
            <w:r>
              <w:rPr>
                <w:rFonts w:eastAsiaTheme="minorEastAsia" w:hint="eastAsia"/>
                <w:sz w:val="22"/>
              </w:rPr>
              <w:t>1</w:t>
            </w:r>
          </w:p>
          <w:p w:rsidR="003D2B62" w:rsidRDefault="003D2B62" w:rsidP="003D2B62">
            <w:pPr>
              <w:rPr>
                <w:rFonts w:eastAsiaTheme="minorEastAsia"/>
                <w:sz w:val="22"/>
              </w:rPr>
            </w:pPr>
            <w:r w:rsidRPr="00126089">
              <w:rPr>
                <w:sz w:val="22"/>
              </w:rPr>
              <w:t>Core_top</w:t>
            </w:r>
            <w:r w:rsidRPr="00126089">
              <w:rPr>
                <w:rFonts w:eastAsiaTheme="minorEastAsia"/>
                <w:sz w:val="22"/>
              </w:rPr>
              <w:t>_</w:t>
            </w:r>
            <w:r>
              <w:rPr>
                <w:rFonts w:eastAsiaTheme="minorEastAsia" w:hint="eastAsia"/>
                <w:sz w:val="22"/>
              </w:rPr>
              <w:t>2</w:t>
            </w:r>
          </w:p>
          <w:p w:rsidR="003D2B62" w:rsidRDefault="003D2B62" w:rsidP="003D2B62">
            <w:pPr>
              <w:rPr>
                <w:rFonts w:eastAsiaTheme="minorEastAsia"/>
                <w:sz w:val="22"/>
              </w:rPr>
            </w:pPr>
            <w:r w:rsidRPr="00126089">
              <w:rPr>
                <w:sz w:val="22"/>
              </w:rPr>
              <w:lastRenderedPageBreak/>
              <w:t>Core_top</w:t>
            </w:r>
            <w:r w:rsidRPr="00126089">
              <w:rPr>
                <w:rFonts w:eastAsiaTheme="minorEastAsia"/>
                <w:sz w:val="22"/>
              </w:rPr>
              <w:t>_</w:t>
            </w:r>
            <w:r>
              <w:rPr>
                <w:rFonts w:eastAsiaTheme="minorEastAsia" w:hint="eastAsia"/>
                <w:sz w:val="22"/>
              </w:rPr>
              <w:t>3</w:t>
            </w:r>
          </w:p>
          <w:p w:rsidR="00FF3158" w:rsidRDefault="00FF3158" w:rsidP="003D2B62">
            <w:pPr>
              <w:rPr>
                <w:rFonts w:eastAsiaTheme="minorEastAsia"/>
                <w:i/>
                <w:sz w:val="22"/>
              </w:rPr>
            </w:pPr>
            <w:proofErr w:type="spellStart"/>
            <w:r w:rsidRPr="00FF3158">
              <w:rPr>
                <w:rFonts w:eastAsiaTheme="minorEastAsia"/>
                <w:i/>
                <w:sz w:val="22"/>
              </w:rPr>
              <w:t>defparam</w:t>
            </w:r>
            <w:proofErr w:type="spellEnd"/>
            <w:r w:rsidRPr="00FF3158">
              <w:rPr>
                <w:rFonts w:eastAsiaTheme="minorEastAsia"/>
                <w:i/>
                <w:sz w:val="22"/>
              </w:rPr>
              <w:t xml:space="preserve"> smu_pcs3.PCS_RESET_SUPPORT = 0;</w:t>
            </w:r>
          </w:p>
          <w:p w:rsidR="0004423B" w:rsidRPr="0004423B" w:rsidRDefault="00767DD5" w:rsidP="0004423B">
            <w:pPr>
              <w:rPr>
                <w:rFonts w:eastAsiaTheme="minorEastAsia"/>
                <w:i/>
                <w:sz w:val="22"/>
              </w:rPr>
            </w:pPr>
            <w:r w:rsidRPr="00767DD5">
              <w:rPr>
                <w:rFonts w:eastAsiaTheme="minorEastAsia" w:hint="eastAsia"/>
                <w:i/>
                <w:sz w:val="22"/>
              </w:rPr>
              <w:t>see A25MP_DS</w:t>
            </w:r>
            <w:r>
              <w:rPr>
                <w:rFonts w:eastAsiaTheme="minorEastAsia" w:hint="eastAsia"/>
                <w:i/>
                <w:sz w:val="22"/>
              </w:rPr>
              <w:t>:</w:t>
            </w:r>
            <w:r w:rsidRPr="00767DD5">
              <w:rPr>
                <w:rFonts w:eastAsiaTheme="minorEastAsia" w:hint="eastAsia"/>
                <w:i/>
                <w:sz w:val="22"/>
              </w:rPr>
              <w:t xml:space="preserve"> </w:t>
            </w:r>
            <w:r w:rsidRPr="00767DD5">
              <w:rPr>
                <w:rFonts w:eastAsiaTheme="minorEastAsia"/>
                <w:i/>
                <w:sz w:val="22"/>
              </w:rPr>
              <w:t>HART_RESET_CTL (0x44</w:t>
            </w:r>
            <w:r w:rsidRPr="00767DD5">
              <w:rPr>
                <w:rFonts w:eastAsiaTheme="minorEastAsia" w:hint="eastAsia"/>
                <w:i/>
                <w:sz w:val="22"/>
              </w:rPr>
              <w:t>)</w:t>
            </w:r>
          </w:p>
        </w:tc>
        <w:tc>
          <w:tcPr>
            <w:tcW w:w="2252" w:type="dxa"/>
          </w:tcPr>
          <w:p w:rsidR="0054039C" w:rsidRPr="00126089" w:rsidRDefault="0054039C" w:rsidP="00ED4160">
            <w:pPr>
              <w:rPr>
                <w:rFonts w:eastAsiaTheme="minorEastAsia"/>
                <w:sz w:val="22"/>
              </w:rPr>
            </w:pPr>
            <w:r w:rsidRPr="00126089">
              <w:rPr>
                <w:rFonts w:eastAsiaTheme="minorEastAsia"/>
                <w:sz w:val="22"/>
              </w:rPr>
              <w:lastRenderedPageBreak/>
              <w:t>HI</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964312" w:rsidRPr="00126089" w:rsidRDefault="0054039C" w:rsidP="00ED4160">
            <w:pPr>
              <w:rPr>
                <w:rFonts w:eastAsiaTheme="minorEastAsia"/>
                <w:color w:val="808080" w:themeColor="background1" w:themeShade="80"/>
                <w:sz w:val="22"/>
              </w:rPr>
            </w:pPr>
            <w:r w:rsidRPr="00126089">
              <w:rPr>
                <w:rFonts w:eastAsiaTheme="minorEastAsia"/>
                <w:color w:val="808080" w:themeColor="background1" w:themeShade="80"/>
                <w:sz w:val="22"/>
              </w:rPr>
              <w:t>LO</w:t>
            </w:r>
            <w:r w:rsidR="0095131C" w:rsidRPr="00126089">
              <w:rPr>
                <w:rFonts w:eastAsiaTheme="minorEastAsia"/>
                <w:color w:val="808080" w:themeColor="background1" w:themeShade="80"/>
                <w:sz w:val="22"/>
              </w:rPr>
              <w:t>(+</w:t>
            </w:r>
            <w:proofErr w:type="spellStart"/>
            <w:r w:rsidR="0095131C" w:rsidRPr="00126089">
              <w:rPr>
                <w:rFonts w:eastAsiaTheme="minorEastAsia"/>
                <w:color w:val="808080" w:themeColor="background1" w:themeShade="80"/>
                <w:sz w:val="22"/>
              </w:rPr>
              <w:t>LightSleep</w:t>
            </w:r>
            <w:proofErr w:type="spellEnd"/>
            <w:r w:rsidR="0095131C" w:rsidRPr="00126089">
              <w:rPr>
                <w:rFonts w:eastAsiaTheme="minorEastAsia"/>
                <w:color w:val="808080" w:themeColor="background1" w:themeShade="80"/>
                <w:sz w:val="22"/>
              </w:rPr>
              <w:t>)</w:t>
            </w:r>
          </w:p>
          <w:p w:rsidR="0054039C" w:rsidRPr="00126089" w:rsidRDefault="0054039C" w:rsidP="00ED4160">
            <w:pPr>
              <w:rPr>
                <w:rFonts w:eastAsiaTheme="minorEastAsia"/>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bl>
    <w:p w:rsidR="0004423B" w:rsidRPr="0004423B" w:rsidRDefault="0004423B" w:rsidP="0004423B">
      <w:pPr>
        <w:rPr>
          <w:ins w:id="447" w:author="Chevy Chia-Wei Hsu(許家瑋)" w:date="2019-04-26T09:33:00Z"/>
          <w:rFonts w:ascii="NimbusSanL-Bold" w:eastAsiaTheme="minorEastAsia" w:hAnsi="NimbusSanL-Bold"/>
          <w:sz w:val="22"/>
        </w:rPr>
      </w:pPr>
      <w:proofErr w:type="spellStart"/>
      <w:proofErr w:type="gramStart"/>
      <w:ins w:id="448" w:author="Chevy Chia-Wei Hsu(許家瑋)" w:date="2019-04-26T09:33:00Z">
        <w:r w:rsidRPr="0004423B">
          <w:rPr>
            <w:rFonts w:ascii="NimbusSanL-Bold" w:eastAsiaTheme="minorEastAsia" w:hAnsi="NimbusSanL-Bold"/>
            <w:sz w:val="22"/>
          </w:rPr>
          <w:lastRenderedPageBreak/>
          <w:t>defparam</w:t>
        </w:r>
        <w:proofErr w:type="spellEnd"/>
        <w:proofErr w:type="gramEnd"/>
        <w:r w:rsidRPr="0004423B">
          <w:rPr>
            <w:rFonts w:ascii="NimbusSanL-Bold" w:eastAsiaTheme="minorEastAsia" w:hAnsi="NimbusSanL-Bold"/>
            <w:sz w:val="22"/>
          </w:rPr>
          <w:t xml:space="preserve"> smu_pcs0.LIGHT_SLEEP_SUPPORT = 0;</w:t>
        </w:r>
      </w:ins>
    </w:p>
    <w:p w:rsidR="0004423B" w:rsidRPr="0004423B" w:rsidRDefault="0004423B" w:rsidP="0004423B">
      <w:pPr>
        <w:rPr>
          <w:ins w:id="449" w:author="Chevy Chia-Wei Hsu(許家瑋)" w:date="2019-04-26T09:33:00Z"/>
          <w:rFonts w:ascii="NimbusSanL-Bold" w:eastAsiaTheme="minorEastAsia" w:hAnsi="NimbusSanL-Bold"/>
          <w:sz w:val="22"/>
        </w:rPr>
      </w:pPr>
      <w:proofErr w:type="spellStart"/>
      <w:proofErr w:type="gramStart"/>
      <w:ins w:id="450"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smu_pcs0.DEEP_SLEEP_SUPPORT = 0;</w:t>
        </w:r>
      </w:ins>
    </w:p>
    <w:p w:rsidR="0004423B" w:rsidRPr="0004423B" w:rsidRDefault="0004423B" w:rsidP="0004423B">
      <w:pPr>
        <w:rPr>
          <w:ins w:id="451" w:author="Chevy Chia-Wei Hsu(許家瑋)" w:date="2019-04-26T09:33:00Z"/>
          <w:rFonts w:ascii="NimbusSanL-Bold" w:eastAsiaTheme="minorEastAsia" w:hAnsi="NimbusSanL-Bold"/>
          <w:sz w:val="22"/>
        </w:rPr>
      </w:pPr>
      <w:proofErr w:type="spellStart"/>
      <w:proofErr w:type="gramStart"/>
      <w:ins w:id="452"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smu_pcs3.PCS_RESET_SUPPORT = 0; // core0 cannot be reset by PCS</w:t>
        </w:r>
      </w:ins>
    </w:p>
    <w:p w:rsidR="0004423B" w:rsidRPr="0004423B" w:rsidRDefault="0004423B" w:rsidP="0004423B">
      <w:pPr>
        <w:rPr>
          <w:ins w:id="453" w:author="Chevy Chia-Wei Hsu(許家瑋)" w:date="2019-04-26T09:33:00Z"/>
          <w:rFonts w:ascii="NimbusSanL-Bold" w:eastAsiaTheme="minorEastAsia" w:hAnsi="NimbusSanL-Bold"/>
          <w:sz w:val="22"/>
        </w:rPr>
      </w:pPr>
      <w:proofErr w:type="spellStart"/>
      <w:proofErr w:type="gramStart"/>
      <w:ins w:id="454"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smu_pcs3.FIELD_MEM_INIT = 2;</w:t>
        </w:r>
      </w:ins>
    </w:p>
    <w:p w:rsidR="0004423B" w:rsidRPr="0004423B" w:rsidRDefault="0004423B" w:rsidP="0004423B">
      <w:pPr>
        <w:rPr>
          <w:ins w:id="455" w:author="Chevy Chia-Wei Hsu(許家瑋)" w:date="2019-04-26T09:33:00Z"/>
          <w:rFonts w:ascii="NimbusSanL-Bold" w:eastAsiaTheme="minorEastAsia" w:hAnsi="NimbusSanL-Bold"/>
          <w:sz w:val="22"/>
        </w:rPr>
      </w:pPr>
      <w:proofErr w:type="spellStart"/>
      <w:proofErr w:type="gramStart"/>
      <w:ins w:id="456"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smu_pcs4.FIELD_MEM_INIT = 2;</w:t>
        </w:r>
      </w:ins>
    </w:p>
    <w:p w:rsidR="0004423B" w:rsidRPr="0004423B" w:rsidRDefault="0004423B" w:rsidP="0004423B">
      <w:pPr>
        <w:rPr>
          <w:ins w:id="457" w:author="Chevy Chia-Wei Hsu(許家瑋)" w:date="2019-04-26T09:33:00Z"/>
          <w:rFonts w:ascii="NimbusSanL-Bold" w:eastAsiaTheme="minorEastAsia" w:hAnsi="NimbusSanL-Bold"/>
          <w:sz w:val="22"/>
        </w:rPr>
      </w:pPr>
      <w:proofErr w:type="spellStart"/>
      <w:proofErr w:type="gramStart"/>
      <w:ins w:id="458"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smu_pcs5.FIELD_MEM_INIT = 2;</w:t>
        </w:r>
      </w:ins>
    </w:p>
    <w:p w:rsidR="004B4F3D" w:rsidRPr="00F4763C" w:rsidRDefault="0004423B" w:rsidP="0004423B">
      <w:pPr>
        <w:rPr>
          <w:rFonts w:ascii="NimbusSanL-Bold" w:eastAsiaTheme="minorEastAsia" w:hAnsi="NimbusSanL-Bold"/>
          <w:sz w:val="22"/>
        </w:rPr>
      </w:pPr>
      <w:proofErr w:type="spellStart"/>
      <w:proofErr w:type="gramStart"/>
      <w:ins w:id="459"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smu_pcs6.FIELD_MEM_INIT = 2;</w:t>
        </w:r>
      </w:ins>
    </w:p>
    <w:p w:rsidR="00AA0DCD" w:rsidRDefault="00A77887" w:rsidP="00AA0DCD">
      <w:pPr>
        <w:pStyle w:val="21"/>
        <w:spacing w:before="203"/>
        <w:rPr>
          <w:rFonts w:eastAsiaTheme="minorEastAsia"/>
        </w:rPr>
      </w:pPr>
      <w:bookmarkStart w:id="460" w:name="_Toc8026656"/>
      <w:r>
        <w:t>Power state</w:t>
      </w:r>
      <w:r w:rsidR="00AA0DCD">
        <w:rPr>
          <w:rFonts w:hint="eastAsia"/>
        </w:rPr>
        <w:t xml:space="preserve"> table</w:t>
      </w:r>
      <w:bookmarkEnd w:id="460"/>
    </w:p>
    <w:p w:rsidR="00A77887" w:rsidRDefault="00A77887" w:rsidP="00A77887">
      <w:pPr>
        <w:rPr>
          <w:rFonts w:eastAsiaTheme="minorEastAsia"/>
        </w:rPr>
      </w:pPr>
      <w:r>
        <w:t>The legal combinations of states of each power domain</w:t>
      </w:r>
      <w:r>
        <w:rPr>
          <w:rFonts w:eastAsiaTheme="minorEastAsia" w:hint="eastAsia"/>
        </w:rPr>
        <w:t>.</w:t>
      </w:r>
      <w:r w:rsidR="009F218F">
        <w:rPr>
          <w:rFonts w:eastAsiaTheme="minorEastAsia" w:hint="eastAsia"/>
        </w:rPr>
        <w:t xml:space="preserve"> (</w:t>
      </w:r>
      <w:r w:rsidR="005C5784">
        <w:rPr>
          <w:rFonts w:eastAsiaTheme="minorEastAsia" w:hint="eastAsia"/>
        </w:rPr>
        <w:t xml:space="preserve">UPF view, </w:t>
      </w:r>
      <w:r w:rsidR="009F218F">
        <w:rPr>
          <w:rFonts w:eastAsiaTheme="minorEastAsia" w:hint="eastAsia"/>
        </w:rPr>
        <w:t>+DVFS)</w:t>
      </w:r>
    </w:p>
    <w:p w:rsidR="00346874" w:rsidRPr="00346874" w:rsidRDefault="00346874" w:rsidP="00346874">
      <w:pPr>
        <w:pStyle w:val="aa"/>
        <w:rPr>
          <w:rFonts w:eastAsia="新細明體"/>
        </w:rPr>
      </w:pPr>
      <w:bookmarkStart w:id="461" w:name="_Toc8026677"/>
      <w:proofErr w:type="gramStart"/>
      <w:r>
        <w:t xml:space="preserve">Table </w:t>
      </w:r>
      <w:r w:rsidR="00894EFA">
        <w:fldChar w:fldCharType="begin"/>
      </w:r>
      <w:r w:rsidR="00894EFA">
        <w:instrText xml:space="preserve"> SEQ Table \* ARABIC </w:instrText>
      </w:r>
      <w:r w:rsidR="00894EFA">
        <w:fldChar w:fldCharType="separate"/>
      </w:r>
      <w:r w:rsidR="00EF63D1">
        <w:rPr>
          <w:noProof/>
        </w:rPr>
        <w:t>8</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461"/>
    </w:p>
    <w:tbl>
      <w:tblPr>
        <w:tblStyle w:val="a9"/>
        <w:tblW w:w="0" w:type="auto"/>
        <w:tblLook w:val="04A0" w:firstRow="1" w:lastRow="0" w:firstColumn="1" w:lastColumn="0" w:noHBand="0" w:noVBand="1"/>
      </w:tblPr>
      <w:tblGrid>
        <w:gridCol w:w="1287"/>
        <w:gridCol w:w="1287"/>
        <w:gridCol w:w="1287"/>
        <w:gridCol w:w="1287"/>
        <w:gridCol w:w="1287"/>
        <w:gridCol w:w="1287"/>
        <w:gridCol w:w="1287"/>
        <w:gridCol w:w="1288"/>
      </w:tblGrid>
      <w:tr w:rsidR="0054039C" w:rsidTr="0054039C">
        <w:tc>
          <w:tcPr>
            <w:tcW w:w="1287" w:type="dxa"/>
          </w:tcPr>
          <w:p w:rsidR="0054039C" w:rsidRPr="00F47706" w:rsidRDefault="00964312" w:rsidP="00F47706">
            <w:pPr>
              <w:jc w:val="center"/>
              <w:rPr>
                <w:rFonts w:eastAsiaTheme="minorEastAsia"/>
                <w:b/>
              </w:rPr>
            </w:pPr>
            <w:r w:rsidRPr="00F47706">
              <w:rPr>
                <w:rFonts w:eastAsiaTheme="minorEastAsia" w:hint="eastAsia"/>
                <w:b/>
              </w:rPr>
              <w:t>Level</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0</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0</w:t>
            </w:r>
          </w:p>
        </w:tc>
        <w:tc>
          <w:tcPr>
            <w:tcW w:w="1287" w:type="dxa"/>
          </w:tcPr>
          <w:p w:rsidR="0054039C" w:rsidRPr="00F47706" w:rsidRDefault="0054039C" w:rsidP="00AA0DCD">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2</w:t>
            </w:r>
          </w:p>
        </w:tc>
        <w:tc>
          <w:tcPr>
            <w:tcW w:w="1287" w:type="dxa"/>
          </w:tcPr>
          <w:p w:rsidR="0054039C" w:rsidRPr="00F47706" w:rsidRDefault="0054039C" w:rsidP="001114CC">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3</w:t>
            </w:r>
          </w:p>
        </w:tc>
        <w:tc>
          <w:tcPr>
            <w:tcW w:w="1288" w:type="dxa"/>
          </w:tcPr>
          <w:p w:rsidR="0054039C" w:rsidRPr="00F47706" w:rsidRDefault="0090599A" w:rsidP="00AA0DCD">
            <w:pPr>
              <w:rPr>
                <w:rFonts w:eastAsiaTheme="minorEastAsia"/>
                <w:b/>
              </w:rPr>
            </w:pPr>
            <w:ins w:id="462" w:author="Chevy Chia-Wei Hsu(許家瑋)" w:date="2019-05-06T08:56:00Z">
              <w:r>
                <w:rPr>
                  <w:rFonts w:eastAsiaTheme="minorEastAsia" w:hint="eastAsia"/>
                  <w:b/>
                </w:rPr>
                <w:t>Note</w:t>
              </w:r>
            </w:ins>
          </w:p>
        </w:tc>
      </w:tr>
      <w:tr w:rsidR="00964312" w:rsidTr="0054039C">
        <w:tc>
          <w:tcPr>
            <w:tcW w:w="1287" w:type="dxa"/>
          </w:tcPr>
          <w:p w:rsidR="00964312" w:rsidRPr="00F47706" w:rsidRDefault="0099384D" w:rsidP="00F47706">
            <w:pPr>
              <w:jc w:val="center"/>
              <w:rPr>
                <w:rFonts w:eastAsiaTheme="minorEastAsia"/>
                <w:b/>
              </w:rPr>
            </w:pPr>
            <w:r>
              <w:rPr>
                <w:rFonts w:eastAsiaTheme="minorEastAsia" w:hint="eastAsia"/>
                <w:b/>
              </w:rPr>
              <w:t>0</w:t>
            </w:r>
          </w:p>
        </w:tc>
        <w:tc>
          <w:tcPr>
            <w:tcW w:w="1287" w:type="dxa"/>
          </w:tcPr>
          <w:p w:rsidR="00964312" w:rsidRDefault="00964312" w:rsidP="0090599A">
            <w:pPr>
              <w:pPrChange w:id="463" w:author="Chevy Chia-Wei Hsu(許家瑋)" w:date="2019-05-06T08:56:00Z">
                <w:pPr/>
              </w:pPrChange>
            </w:pPr>
            <w:r w:rsidRPr="00020830">
              <w:rPr>
                <w:rFonts w:ascii="NimbusSanL-Bold" w:eastAsiaTheme="minorEastAsia" w:hAnsi="NimbusSanL-Bold" w:hint="eastAsia"/>
                <w:sz w:val="22"/>
              </w:rPr>
              <w:t>ON</w:t>
            </w:r>
            <w:r w:rsidR="00FE730D">
              <w:rPr>
                <w:rFonts w:ascii="NimbusSanL-Bold" w:eastAsiaTheme="minorEastAsia" w:hAnsi="NimbusSanL-Bold" w:hint="eastAsia"/>
                <w:sz w:val="22"/>
              </w:rPr>
              <w:t>/</w:t>
            </w:r>
            <w:del w:id="464" w:author="Chevy Chia-Wei Hsu(許家瑋)" w:date="2019-05-06T08:56:00Z">
              <w:r w:rsidR="00FE730D" w:rsidDel="0090599A">
                <w:rPr>
                  <w:rFonts w:ascii="NimbusSanL-Bold" w:eastAsiaTheme="minorEastAsia" w:hAnsi="NimbusSanL-Bold" w:hint="eastAsia"/>
                  <w:sz w:val="22"/>
                </w:rPr>
                <w:delText>OFF</w:delText>
              </w:r>
            </w:del>
            <w:ins w:id="465" w:author="Chevy Chia-Wei Hsu(許家瑋)" w:date="2019-05-06T08:56:00Z">
              <w:r w:rsidR="0090599A">
                <w:rPr>
                  <w:rFonts w:ascii="NimbusSanL-Bold" w:eastAsiaTheme="minorEastAsia" w:hAnsi="NimbusSanL-Bold" w:hint="eastAsia"/>
                  <w:sz w:val="22"/>
                </w:rPr>
                <w:t>-</w:t>
              </w:r>
            </w:ins>
          </w:p>
        </w:tc>
        <w:tc>
          <w:tcPr>
            <w:tcW w:w="1287" w:type="dxa"/>
          </w:tcPr>
          <w:p w:rsidR="00964312" w:rsidRDefault="00964312">
            <w:r w:rsidRPr="00F7164F">
              <w:rPr>
                <w:rFonts w:ascii="NimbusSanL-Bold" w:eastAsiaTheme="minorEastAsia" w:hAnsi="NimbusSanL-Bold" w:hint="eastAsia"/>
                <w:sz w:val="22"/>
              </w:rPr>
              <w:t>-</w:t>
            </w:r>
            <w:ins w:id="466" w:author="Chevy Chia-Wei Hsu(許家瑋)" w:date="2019-05-06T08:56:00Z">
              <w:r w:rsidR="0090599A">
                <w:rPr>
                  <w:rFonts w:ascii="NimbusSanL-Bold" w:eastAsiaTheme="minorEastAsia" w:hAnsi="NimbusSanL-Bold" w:hint="eastAsia"/>
                  <w:sz w:val="22"/>
                </w:rPr>
                <w:t xml:space="preserve"> (OFF)</w:t>
              </w:r>
            </w:ins>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8" w:type="dxa"/>
          </w:tcPr>
          <w:p w:rsidR="00964312" w:rsidRDefault="00964312" w:rsidP="00AA0DCD">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1</w:t>
            </w:r>
          </w:p>
        </w:tc>
        <w:tc>
          <w:tcPr>
            <w:tcW w:w="1287" w:type="dxa"/>
          </w:tcPr>
          <w:p w:rsidR="0099384D" w:rsidRDefault="0099384D" w:rsidP="0090599A">
            <w:pPr>
              <w:pPrChange w:id="467" w:author="Chevy Chia-Wei Hsu(許家瑋)" w:date="2019-05-06T08:56:00Z">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68" w:author="Chevy Chia-Wei Hsu(許家瑋)" w:date="2019-05-06T08:56:00Z">
              <w:r w:rsidDel="0090599A">
                <w:rPr>
                  <w:rFonts w:ascii="NimbusSanL-Bold" w:eastAsiaTheme="minorEastAsia" w:hAnsi="NimbusSanL-Bold" w:hint="eastAsia"/>
                  <w:sz w:val="22"/>
                </w:rPr>
                <w:delText>OFF</w:delText>
              </w:r>
            </w:del>
            <w:ins w:id="469"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2</w:t>
            </w:r>
          </w:p>
        </w:tc>
        <w:tc>
          <w:tcPr>
            <w:tcW w:w="1287" w:type="dxa"/>
          </w:tcPr>
          <w:p w:rsidR="0099384D" w:rsidRDefault="0099384D" w:rsidP="0090599A">
            <w:pPr>
              <w:pPrChange w:id="470" w:author="Chevy Chia-Wei Hsu(許家瑋)" w:date="2019-05-06T08:56:00Z">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71" w:author="Chevy Chia-Wei Hsu(許家瑋)" w:date="2019-05-06T08:56:00Z">
              <w:r w:rsidDel="0090599A">
                <w:rPr>
                  <w:rFonts w:ascii="NimbusSanL-Bold" w:eastAsiaTheme="minorEastAsia" w:hAnsi="NimbusSanL-Bold" w:hint="eastAsia"/>
                  <w:sz w:val="22"/>
                </w:rPr>
                <w:delText>OFF</w:delText>
              </w:r>
            </w:del>
            <w:ins w:id="472"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r>
              <w:rPr>
                <w:rFonts w:eastAsiaTheme="minorEastAsia" w:hint="eastAsia"/>
              </w:rPr>
              <w:t>*</w:t>
            </w: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3</w:t>
            </w:r>
          </w:p>
        </w:tc>
        <w:tc>
          <w:tcPr>
            <w:tcW w:w="1287" w:type="dxa"/>
          </w:tcPr>
          <w:p w:rsidR="0099384D" w:rsidRDefault="0099384D" w:rsidP="0090599A">
            <w:pPr>
              <w:pPrChange w:id="473" w:author="Chevy Chia-Wei Hsu(許家瑋)" w:date="2019-05-06T08:56:00Z">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74" w:author="Chevy Chia-Wei Hsu(許家瑋)" w:date="2019-05-06T08:56:00Z">
              <w:r w:rsidDel="0090599A">
                <w:rPr>
                  <w:rFonts w:ascii="NimbusSanL-Bold" w:eastAsiaTheme="minorEastAsia" w:hAnsi="NimbusSanL-Bold" w:hint="eastAsia"/>
                  <w:sz w:val="22"/>
                </w:rPr>
                <w:delText>OFF</w:delText>
              </w:r>
            </w:del>
            <w:ins w:id="475"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4</w:t>
            </w:r>
          </w:p>
        </w:tc>
        <w:tc>
          <w:tcPr>
            <w:tcW w:w="1287" w:type="dxa"/>
          </w:tcPr>
          <w:p w:rsidR="0099384D" w:rsidRDefault="0099384D" w:rsidP="0090599A">
            <w:pPr>
              <w:pPrChange w:id="476" w:author="Chevy Chia-Wei Hsu(許家瑋)" w:date="2019-05-06T08:56:00Z">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77" w:author="Chevy Chia-Wei Hsu(許家瑋)" w:date="2019-05-06T08:56:00Z">
              <w:r w:rsidDel="0090599A">
                <w:rPr>
                  <w:rFonts w:ascii="NimbusSanL-Bold" w:eastAsiaTheme="minorEastAsia" w:hAnsi="NimbusSanL-Bold" w:hint="eastAsia"/>
                  <w:sz w:val="22"/>
                </w:rPr>
                <w:delText>OFF</w:delText>
              </w:r>
            </w:del>
            <w:ins w:id="478"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5</w:t>
            </w:r>
          </w:p>
        </w:tc>
        <w:tc>
          <w:tcPr>
            <w:tcW w:w="1287" w:type="dxa"/>
          </w:tcPr>
          <w:p w:rsidR="0099384D" w:rsidRDefault="0099384D" w:rsidP="0090599A">
            <w:pPr>
              <w:pPrChange w:id="479" w:author="Chevy Chia-Wei Hsu(許家瑋)" w:date="2019-05-06T08:56:00Z">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80" w:author="Chevy Chia-Wei Hsu(許家瑋)" w:date="2019-05-06T08:56:00Z">
              <w:r w:rsidDel="0090599A">
                <w:rPr>
                  <w:rFonts w:ascii="NimbusSanL-Bold" w:eastAsiaTheme="minorEastAsia" w:hAnsi="NimbusSanL-Bold" w:hint="eastAsia"/>
                  <w:sz w:val="22"/>
                </w:rPr>
                <w:delText>OFF</w:delText>
              </w:r>
            </w:del>
            <w:ins w:id="481"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2F402A">
              <w:rPr>
                <w:rFonts w:ascii="NimbusSanL-Bold" w:eastAsiaTheme="minorEastAsia" w:hAnsi="NimbusSanL-Bold" w:hint="eastAsia"/>
                <w:sz w:val="22"/>
              </w:rPr>
              <w:t>HI/LO</w:t>
            </w:r>
          </w:p>
        </w:tc>
        <w:tc>
          <w:tcPr>
            <w:tcW w:w="1288" w:type="dxa"/>
          </w:tcPr>
          <w:p w:rsidR="0099384D" w:rsidRDefault="0099384D">
            <w:r w:rsidRPr="00A35FF8">
              <w:rPr>
                <w:rFonts w:eastAsiaTheme="minorEastAsia" w:hint="eastAsia"/>
              </w:rPr>
              <w:t>*</w:t>
            </w:r>
          </w:p>
        </w:tc>
      </w:tr>
    </w:tbl>
    <w:p w:rsidR="00AA0DCD" w:rsidRDefault="0095131C" w:rsidP="00AA0DCD">
      <w:pPr>
        <w:rPr>
          <w:rFonts w:eastAsiaTheme="minorEastAsia"/>
        </w:rPr>
      </w:pPr>
      <w:r>
        <w:rPr>
          <w:rFonts w:eastAsiaTheme="minorEastAsia" w:hint="eastAsia"/>
        </w:rPr>
        <w:t xml:space="preserve">Note: </w:t>
      </w:r>
      <w:r w:rsidR="00A77887">
        <w:rPr>
          <w:rFonts w:eastAsiaTheme="minorEastAsia" w:hint="eastAsia"/>
        </w:rPr>
        <w:t xml:space="preserve">Depends on the L2C </w:t>
      </w:r>
      <w:r w:rsidR="00A77887">
        <w:rPr>
          <w:rFonts w:eastAsiaTheme="minorEastAsia"/>
        </w:rPr>
        <w:t>implementation</w:t>
      </w:r>
      <w:r w:rsidR="00A77887">
        <w:rPr>
          <w:rFonts w:eastAsiaTheme="minorEastAsia" w:hint="eastAsia"/>
        </w:rPr>
        <w:t xml:space="preserve">, </w:t>
      </w:r>
      <w:proofErr w:type="spellStart"/>
      <w:r>
        <w:rPr>
          <w:rFonts w:eastAsiaTheme="minorEastAsia" w:hint="eastAsia"/>
        </w:rPr>
        <w:t>CPUn</w:t>
      </w:r>
      <w:proofErr w:type="spellEnd"/>
      <w:r>
        <w:rPr>
          <w:rFonts w:eastAsiaTheme="minorEastAsia" w:hint="eastAsia"/>
        </w:rPr>
        <w:t xml:space="preserve"> </w:t>
      </w:r>
      <w:r w:rsidR="00A77887">
        <w:rPr>
          <w:rFonts w:eastAsiaTheme="minorEastAsia" w:hint="eastAsia"/>
        </w:rPr>
        <w:t>may be</w:t>
      </w:r>
      <w:r>
        <w:rPr>
          <w:rFonts w:eastAsiaTheme="minorEastAsia" w:hint="eastAsia"/>
        </w:rPr>
        <w:t xml:space="preserve"> in the same power</w:t>
      </w:r>
      <w:r w:rsidR="00A77887">
        <w:rPr>
          <w:rFonts w:eastAsiaTheme="minorEastAsia" w:hint="eastAsia"/>
        </w:rPr>
        <w:t xml:space="preserve"> on</w:t>
      </w:r>
      <w:r>
        <w:rPr>
          <w:rFonts w:eastAsiaTheme="minorEastAsia" w:hint="eastAsia"/>
        </w:rPr>
        <w:t xml:space="preserve"> state.</w:t>
      </w:r>
    </w:p>
    <w:p w:rsidR="00A77887" w:rsidRDefault="0063172B" w:rsidP="00AA0DCD">
      <w:pPr>
        <w:rPr>
          <w:rFonts w:eastAsiaTheme="minorEastAsia"/>
        </w:rPr>
      </w:pPr>
      <w:r>
        <w:rPr>
          <w:rFonts w:eastAsiaTheme="minorEastAsia" w:hint="eastAsia"/>
        </w:rPr>
        <w:t>Currently,</w:t>
      </w:r>
      <w:r w:rsidR="00A77887">
        <w:rPr>
          <w:rFonts w:eastAsiaTheme="minorEastAsia" w:hint="eastAsia"/>
        </w:rPr>
        <w:t xml:space="preserve"> L2C &amp; CPU </w:t>
      </w:r>
      <w:r>
        <w:rPr>
          <w:rFonts w:eastAsiaTheme="minorEastAsia" w:hint="eastAsia"/>
        </w:rPr>
        <w:t>must run on the same frequency.</w:t>
      </w:r>
    </w:p>
    <w:p w:rsidR="005C5784" w:rsidRDefault="00B733C7" w:rsidP="00B733C7">
      <w:pPr>
        <w:pStyle w:val="21"/>
        <w:spacing w:before="203"/>
        <w:rPr>
          <w:rFonts w:eastAsiaTheme="minorEastAsia"/>
        </w:rPr>
      </w:pPr>
      <w:bookmarkStart w:id="482" w:name="_Toc8026657"/>
      <w:r>
        <w:rPr>
          <w:rFonts w:hint="eastAsia"/>
        </w:rPr>
        <w:t>Interface connection</w:t>
      </w:r>
      <w:bookmarkEnd w:id="482"/>
    </w:p>
    <w:p w:rsidR="00346874" w:rsidRDefault="00346874" w:rsidP="00346874">
      <w:pPr>
        <w:numPr>
          <w:ilvl w:val="0"/>
          <w:numId w:val="30"/>
        </w:numPr>
        <w:tabs>
          <w:tab w:val="num" w:pos="720"/>
        </w:tabs>
        <w:rPr>
          <w:rFonts w:eastAsiaTheme="minorEastAsia"/>
          <w:szCs w:val="24"/>
        </w:rPr>
      </w:pPr>
      <w:proofErr w:type="spellStart"/>
      <w:r w:rsidRPr="00F14372">
        <w:rPr>
          <w:szCs w:val="24"/>
        </w:rPr>
        <w:t>wakeup_event</w:t>
      </w:r>
      <w:proofErr w:type="spellEnd"/>
      <w:r w:rsidRPr="00F14372">
        <w:rPr>
          <w:szCs w:val="24"/>
        </w:rPr>
        <w:t>[31:0]</w:t>
      </w:r>
    </w:p>
    <w:p w:rsidR="003727EF" w:rsidRPr="003727EF" w:rsidRDefault="003727EF" w:rsidP="003727EF">
      <w:pPr>
        <w:numPr>
          <w:ilvl w:val="1"/>
          <w:numId w:val="30"/>
        </w:numPr>
        <w:rPr>
          <w:rFonts w:eastAsiaTheme="minorEastAsia"/>
          <w:szCs w:val="24"/>
        </w:rPr>
      </w:pPr>
      <w:r>
        <w:rPr>
          <w:rFonts w:eastAsiaTheme="minorEastAsia" w:hint="eastAsia"/>
        </w:rPr>
        <w:t>CPU Power Domain</w:t>
      </w:r>
    </w:p>
    <w:p w:rsidR="003727EF" w:rsidRDefault="003727EF" w:rsidP="003727EF">
      <w:pPr>
        <w:numPr>
          <w:ilvl w:val="1"/>
          <w:numId w:val="30"/>
        </w:numPr>
        <w:rPr>
          <w:rFonts w:eastAsiaTheme="minorEastAsia"/>
          <w:szCs w:val="24"/>
        </w:rPr>
      </w:pPr>
      <w:r>
        <w:rPr>
          <w:rFonts w:eastAsiaTheme="minorEastAsia" w:hint="eastAsia"/>
        </w:rPr>
        <w:t>Platform Power Domain</w:t>
      </w:r>
    </w:p>
    <w:p w:rsidR="00346874" w:rsidRPr="00346874" w:rsidRDefault="00346874" w:rsidP="00346874">
      <w:pPr>
        <w:pStyle w:val="aa"/>
        <w:rPr>
          <w:rFonts w:eastAsia="新細明體"/>
        </w:rPr>
      </w:pPr>
      <w:bookmarkStart w:id="483" w:name="_Toc8026678"/>
      <w:proofErr w:type="gramStart"/>
      <w:r>
        <w:t xml:space="preserve">Table </w:t>
      </w:r>
      <w:r w:rsidR="00894EFA">
        <w:fldChar w:fldCharType="begin"/>
      </w:r>
      <w:r w:rsidR="00894EFA">
        <w:instrText xml:space="preserve"> SEQ Table \* ARABIC </w:instrText>
      </w:r>
      <w:r w:rsidR="00894EFA">
        <w:fldChar w:fldCharType="separate"/>
      </w:r>
      <w:r w:rsidR="00EF63D1">
        <w:rPr>
          <w:noProof/>
        </w:rPr>
        <w:t>9</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346874">
        <w:rPr>
          <w:rFonts w:eastAsia="新細明體"/>
        </w:rPr>
        <w:t>List of wakeup event</w:t>
      </w:r>
      <w:bookmarkEnd w:id="483"/>
    </w:p>
    <w:tbl>
      <w:tblPr>
        <w:tblStyle w:val="a9"/>
        <w:tblpPr w:leftFromText="180" w:rightFromText="180" w:vertAnchor="text" w:tblpY="1"/>
        <w:tblOverlap w:val="never"/>
        <w:tblW w:w="0" w:type="auto"/>
        <w:tblLook w:val="04A0" w:firstRow="1" w:lastRow="0" w:firstColumn="1" w:lastColumn="0" w:noHBand="0" w:noVBand="1"/>
        <w:tblPrChange w:id="484" w:author="Chevy Chia-Wei Hsu(許家瑋)" w:date="2019-04-29T11:09:00Z">
          <w:tblPr>
            <w:tblStyle w:val="a9"/>
            <w:tblpPr w:leftFromText="180" w:rightFromText="180" w:vertAnchor="text" w:tblpY="1"/>
            <w:tblOverlap w:val="never"/>
            <w:tblW w:w="0" w:type="auto"/>
            <w:tblLook w:val="04A0" w:firstRow="1" w:lastRow="0" w:firstColumn="1" w:lastColumn="0" w:noHBand="0" w:noVBand="1"/>
          </w:tblPr>
        </w:tblPrChange>
      </w:tblPr>
      <w:tblGrid>
        <w:gridCol w:w="676"/>
        <w:gridCol w:w="3406"/>
        <w:gridCol w:w="6376"/>
        <w:tblGridChange w:id="485">
          <w:tblGrid>
            <w:gridCol w:w="676"/>
            <w:gridCol w:w="2086"/>
            <w:gridCol w:w="1320"/>
            <w:gridCol w:w="6376"/>
          </w:tblGrid>
        </w:tblGridChange>
      </w:tblGrid>
      <w:tr w:rsidR="00346874" w:rsidTr="00643A1C">
        <w:tc>
          <w:tcPr>
            <w:tcW w:w="676" w:type="dxa"/>
            <w:tcPrChange w:id="486" w:author="Chevy Chia-Wei Hsu(許家瑋)" w:date="2019-04-29T11:09:00Z">
              <w:tcPr>
                <w:tcW w:w="672" w:type="dxa"/>
              </w:tcPr>
            </w:tcPrChange>
          </w:tcPr>
          <w:p w:rsidR="00346874" w:rsidRDefault="00346874" w:rsidP="00346874">
            <w:pPr>
              <w:rPr>
                <w:rFonts w:eastAsiaTheme="minorEastAsia"/>
              </w:rPr>
            </w:pPr>
            <w:r>
              <w:rPr>
                <w:rFonts w:eastAsiaTheme="minorEastAsia" w:hint="eastAsia"/>
              </w:rPr>
              <w:t>NO.</w:t>
            </w:r>
          </w:p>
        </w:tc>
        <w:tc>
          <w:tcPr>
            <w:tcW w:w="3406" w:type="dxa"/>
            <w:tcPrChange w:id="487" w:author="Chevy Chia-Wei Hsu(許家瑋)" w:date="2019-04-29T11:09:00Z">
              <w:tcPr>
                <w:tcW w:w="2086" w:type="dxa"/>
              </w:tcPr>
            </w:tcPrChange>
          </w:tcPr>
          <w:p w:rsidR="00346874" w:rsidRDefault="00346874" w:rsidP="00346874">
            <w:pPr>
              <w:rPr>
                <w:rFonts w:eastAsiaTheme="minorEastAsia"/>
              </w:rPr>
            </w:pPr>
            <w:r>
              <w:rPr>
                <w:rFonts w:eastAsiaTheme="minorEastAsia" w:hint="eastAsia"/>
              </w:rPr>
              <w:t>Signal</w:t>
            </w:r>
          </w:p>
        </w:tc>
        <w:tc>
          <w:tcPr>
            <w:tcW w:w="6376" w:type="dxa"/>
            <w:tcPrChange w:id="488" w:author="Chevy Chia-Wei Hsu(許家瑋)" w:date="2019-04-29T11:09:00Z">
              <w:tcPr>
                <w:tcW w:w="7700" w:type="dxa"/>
                <w:gridSpan w:val="2"/>
              </w:tcPr>
            </w:tcPrChange>
          </w:tcPr>
          <w:p w:rsidR="00346874" w:rsidRDefault="00346874" w:rsidP="00346874">
            <w:pPr>
              <w:rPr>
                <w:rFonts w:eastAsiaTheme="minorEastAsia"/>
              </w:rPr>
            </w:pPr>
            <w:r>
              <w:rPr>
                <w:rFonts w:eastAsiaTheme="minorEastAsia" w:hint="eastAsia"/>
              </w:rPr>
              <w:t>Description</w:t>
            </w:r>
          </w:p>
        </w:tc>
      </w:tr>
      <w:tr w:rsidR="00346874" w:rsidTr="00643A1C">
        <w:tc>
          <w:tcPr>
            <w:tcW w:w="676" w:type="dxa"/>
            <w:tcPrChange w:id="489" w:author="Chevy Chia-Wei Hsu(許家瑋)" w:date="2019-04-29T11:09:00Z">
              <w:tcPr>
                <w:tcW w:w="672" w:type="dxa"/>
              </w:tcPr>
            </w:tcPrChange>
          </w:tcPr>
          <w:p w:rsidR="00346874" w:rsidRPr="00720D11" w:rsidRDefault="00346874" w:rsidP="00346874">
            <w:pPr>
              <w:rPr>
                <w:rFonts w:eastAsiaTheme="minorEastAsia"/>
                <w:color w:val="FF0000"/>
              </w:rPr>
            </w:pPr>
            <w:r w:rsidRPr="00720D11">
              <w:rPr>
                <w:rFonts w:eastAsiaTheme="minorEastAsia" w:hint="eastAsia"/>
                <w:color w:val="FF0000"/>
              </w:rPr>
              <w:t>0</w:t>
            </w:r>
          </w:p>
        </w:tc>
        <w:tc>
          <w:tcPr>
            <w:tcW w:w="3406" w:type="dxa"/>
            <w:tcPrChange w:id="490" w:author="Chevy Chia-Wei Hsu(許家瑋)" w:date="2019-04-29T11:09:00Z">
              <w:tcPr>
                <w:tcW w:w="2086" w:type="dxa"/>
              </w:tcPr>
            </w:tcPrChange>
          </w:tcPr>
          <w:p w:rsidR="00346874" w:rsidRPr="00720D11" w:rsidRDefault="00346874" w:rsidP="00346874">
            <w:pPr>
              <w:rPr>
                <w:rFonts w:eastAsiaTheme="minorEastAsia"/>
                <w:color w:val="FF0000"/>
              </w:rPr>
            </w:pPr>
            <w:r w:rsidRPr="00720D11">
              <w:rPr>
                <w:rFonts w:eastAsiaTheme="minorEastAsia" w:hint="eastAsia"/>
                <w:color w:val="FF0000"/>
              </w:rPr>
              <w:t>-</w:t>
            </w:r>
          </w:p>
        </w:tc>
        <w:tc>
          <w:tcPr>
            <w:tcW w:w="6376" w:type="dxa"/>
            <w:tcPrChange w:id="491" w:author="Chevy Chia-Wei Hsu(許家瑋)" w:date="2019-04-29T11:09:00Z">
              <w:tcPr>
                <w:tcW w:w="7700" w:type="dxa"/>
                <w:gridSpan w:val="2"/>
              </w:tcPr>
            </w:tcPrChange>
          </w:tcPr>
          <w:p w:rsidR="00346874" w:rsidRPr="00720D11" w:rsidRDefault="00346874" w:rsidP="00346874">
            <w:pPr>
              <w:rPr>
                <w:rFonts w:eastAsiaTheme="minorEastAsia"/>
                <w:color w:val="FF0000"/>
              </w:rPr>
            </w:pPr>
            <w:r w:rsidRPr="00720D11">
              <w:rPr>
                <w:rFonts w:eastAsiaTheme="minorEastAsia" w:hint="eastAsia"/>
                <w:color w:val="FF0000"/>
              </w:rPr>
              <w:t>PCS wakeup command</w:t>
            </w:r>
          </w:p>
        </w:tc>
      </w:tr>
      <w:tr w:rsidR="00643A1C" w:rsidTr="00643A1C">
        <w:trPr>
          <w:ins w:id="492" w:author="Chevy Chia-Wei Hsu(許家瑋)" w:date="2019-04-29T11:06:00Z"/>
        </w:trPr>
        <w:tc>
          <w:tcPr>
            <w:tcW w:w="676" w:type="dxa"/>
            <w:tcPrChange w:id="493" w:author="Chevy Chia-Wei Hsu(許家瑋)" w:date="2019-04-29T11:09:00Z">
              <w:tcPr>
                <w:tcW w:w="672" w:type="dxa"/>
              </w:tcPr>
            </w:tcPrChange>
          </w:tcPr>
          <w:p w:rsidR="00643A1C" w:rsidRPr="00720D11" w:rsidRDefault="00643A1C" w:rsidP="00643A1C">
            <w:pPr>
              <w:rPr>
                <w:ins w:id="494" w:author="Chevy Chia-Wei Hsu(許家瑋)" w:date="2019-04-29T11:06:00Z"/>
                <w:rFonts w:eastAsiaTheme="minorEastAsia"/>
                <w:color w:val="FF0000"/>
              </w:rPr>
            </w:pPr>
            <w:ins w:id="495" w:author="Chevy Chia-Wei Hsu(許家瑋)" w:date="2019-04-29T11:06:00Z">
              <w:r>
                <w:rPr>
                  <w:rFonts w:eastAsiaTheme="minorEastAsia" w:hint="eastAsia"/>
                  <w:color w:val="FF0000"/>
                </w:rPr>
                <w:t>20:1</w:t>
              </w:r>
            </w:ins>
          </w:p>
        </w:tc>
        <w:tc>
          <w:tcPr>
            <w:tcW w:w="3406" w:type="dxa"/>
            <w:tcPrChange w:id="496" w:author="Chevy Chia-Wei Hsu(許家瑋)" w:date="2019-04-29T11:09:00Z">
              <w:tcPr>
                <w:tcW w:w="2086" w:type="dxa"/>
              </w:tcPr>
            </w:tcPrChange>
          </w:tcPr>
          <w:p w:rsidR="00643A1C" w:rsidRPr="00720D11" w:rsidRDefault="00643A1C" w:rsidP="00643A1C">
            <w:pPr>
              <w:rPr>
                <w:ins w:id="497" w:author="Chevy Chia-Wei Hsu(許家瑋)" w:date="2019-04-29T11:06:00Z"/>
                <w:rFonts w:eastAsiaTheme="minorEastAsia"/>
                <w:color w:val="FF0000"/>
              </w:rPr>
            </w:pPr>
            <w:proofErr w:type="spellStart"/>
            <w:ins w:id="498" w:author="Chevy Chia-Wei Hsu(許家瑋)" w:date="2019-04-29T11:06:00Z">
              <w:r>
                <w:rPr>
                  <w:rFonts w:eastAsiaTheme="minorEastAsia" w:hint="eastAsia"/>
                </w:rPr>
                <w:t>int_src</w:t>
              </w:r>
              <w:proofErr w:type="spellEnd"/>
              <w:r>
                <w:rPr>
                  <w:rFonts w:eastAsiaTheme="minorEastAsia" w:hint="eastAsia"/>
                </w:rPr>
                <w:t>[20:1]</w:t>
              </w:r>
            </w:ins>
          </w:p>
        </w:tc>
        <w:tc>
          <w:tcPr>
            <w:tcW w:w="6376" w:type="dxa"/>
            <w:tcPrChange w:id="499" w:author="Chevy Chia-Wei Hsu(許家瑋)" w:date="2019-04-29T11:09:00Z">
              <w:tcPr>
                <w:tcW w:w="7700" w:type="dxa"/>
                <w:gridSpan w:val="2"/>
              </w:tcPr>
            </w:tcPrChange>
          </w:tcPr>
          <w:p w:rsidR="00643A1C" w:rsidRPr="00720D11" w:rsidRDefault="00643A1C" w:rsidP="00643A1C">
            <w:pPr>
              <w:rPr>
                <w:ins w:id="500" w:author="Chevy Chia-Wei Hsu(許家瑋)" w:date="2019-04-29T11:06:00Z"/>
                <w:rFonts w:eastAsiaTheme="minorEastAsia"/>
                <w:color w:val="FF0000"/>
              </w:rPr>
            </w:pPr>
            <w:ins w:id="501" w:author="Chevy Chia-Wei Hsu(許家瑋)" w:date="2019-04-29T11:06:00Z">
              <w:r>
                <w:rPr>
                  <w:rFonts w:eastAsiaTheme="minorEastAsia" w:hint="eastAsia"/>
                </w:rPr>
                <w:t>PLIC interrupt source</w:t>
              </w:r>
            </w:ins>
          </w:p>
        </w:tc>
      </w:tr>
      <w:tr w:rsidR="00643A1C" w:rsidTr="00643A1C">
        <w:trPr>
          <w:ins w:id="502" w:author="Chevy Chia-Wei Hsu(許家瑋)" w:date="2019-04-29T11:07:00Z"/>
        </w:trPr>
        <w:tc>
          <w:tcPr>
            <w:tcW w:w="676" w:type="dxa"/>
            <w:tcPrChange w:id="503" w:author="Chevy Chia-Wei Hsu(許家瑋)" w:date="2019-04-29T11:09:00Z">
              <w:tcPr>
                <w:tcW w:w="676" w:type="dxa"/>
              </w:tcPr>
            </w:tcPrChange>
          </w:tcPr>
          <w:p w:rsidR="00643A1C" w:rsidRDefault="00643A1C" w:rsidP="00643A1C">
            <w:pPr>
              <w:rPr>
                <w:ins w:id="504" w:author="Chevy Chia-Wei Hsu(許家瑋)" w:date="2019-04-29T11:07:00Z"/>
                <w:rFonts w:eastAsiaTheme="minorEastAsia"/>
                <w:color w:val="FF0000"/>
              </w:rPr>
            </w:pPr>
            <w:ins w:id="505" w:author="Chevy Chia-Wei Hsu(許家瑋)" w:date="2019-04-29T11:09:00Z">
              <w:r>
                <w:rPr>
                  <w:rFonts w:eastAsiaTheme="minorEastAsia" w:hint="eastAsia"/>
                  <w:color w:val="FF0000"/>
                </w:rPr>
                <w:lastRenderedPageBreak/>
                <w:t>21</w:t>
              </w:r>
            </w:ins>
          </w:p>
        </w:tc>
        <w:tc>
          <w:tcPr>
            <w:tcW w:w="3406" w:type="dxa"/>
            <w:tcPrChange w:id="506" w:author="Chevy Chia-Wei Hsu(許家瑋)" w:date="2019-04-29T11:09:00Z">
              <w:tcPr>
                <w:tcW w:w="2086" w:type="dxa"/>
                <w:gridSpan w:val="2"/>
              </w:tcPr>
            </w:tcPrChange>
          </w:tcPr>
          <w:p w:rsidR="00643A1C" w:rsidRDefault="00643A1C" w:rsidP="00643A1C">
            <w:pPr>
              <w:rPr>
                <w:ins w:id="507" w:author="Chevy Chia-Wei Hsu(許家瑋)" w:date="2019-04-29T11:07:00Z"/>
                <w:rFonts w:eastAsiaTheme="minorEastAsia"/>
              </w:rPr>
            </w:pPr>
            <w:proofErr w:type="spellStart"/>
            <w:ins w:id="508" w:author="Chevy Chia-Wei Hsu(許家瑋)" w:date="2019-04-29T11:09:00Z">
              <w:r w:rsidRPr="0024548E">
                <w:rPr>
                  <w:rFonts w:eastAsiaTheme="minorEastAsia"/>
                  <w:color w:val="FF0000"/>
                </w:rPr>
                <w:t>dbg_wakeup_req</w:t>
              </w:r>
            </w:ins>
            <w:proofErr w:type="spellEnd"/>
          </w:p>
        </w:tc>
        <w:tc>
          <w:tcPr>
            <w:tcW w:w="6376" w:type="dxa"/>
            <w:tcPrChange w:id="509" w:author="Chevy Chia-Wei Hsu(許家瑋)" w:date="2019-04-29T11:09:00Z">
              <w:tcPr>
                <w:tcW w:w="7696" w:type="dxa"/>
              </w:tcPr>
            </w:tcPrChange>
          </w:tcPr>
          <w:p w:rsidR="00643A1C" w:rsidRDefault="00643A1C" w:rsidP="00643A1C">
            <w:pPr>
              <w:rPr>
                <w:ins w:id="510" w:author="Chevy Chia-Wei Hsu(許家瑋)" w:date="2019-04-29T11:07:00Z"/>
                <w:rFonts w:eastAsiaTheme="minorEastAsia"/>
              </w:rPr>
            </w:pPr>
            <w:ins w:id="511" w:author="Chevy Chia-Wei Hsu(許家瑋)" w:date="2019-04-29T11:09:00Z">
              <w:r>
                <w:rPr>
                  <w:rFonts w:eastAsiaTheme="minorEastAsia" w:hint="eastAsia"/>
                  <w:color w:val="FF0000"/>
                </w:rPr>
                <w:t>a</w:t>
              </w:r>
              <w:r w:rsidRPr="007C31B7">
                <w:rPr>
                  <w:rFonts w:eastAsiaTheme="minorEastAsia"/>
                  <w:color w:val="FF0000"/>
                </w:rPr>
                <w:t>e350_debug_subsystem</w:t>
              </w:r>
              <w:r>
                <w:rPr>
                  <w:rFonts w:eastAsiaTheme="minorEastAsia" w:hint="eastAsia"/>
                  <w:color w:val="FF0000"/>
                </w:rPr>
                <w:t xml:space="preserve"> debug request </w:t>
              </w:r>
              <w:r w:rsidRPr="00EC42B0">
                <w:rPr>
                  <w:rFonts w:eastAsiaTheme="minorEastAsia" w:hint="eastAsia"/>
                  <w:color w:val="FF0000"/>
                </w:rPr>
                <w:t>(</w:t>
              </w:r>
              <w:r>
                <w:rPr>
                  <w:rFonts w:eastAsiaTheme="minorEastAsia" w:hint="eastAsia"/>
                  <w:color w:val="FF0000"/>
                </w:rPr>
                <w:t>from</w:t>
              </w:r>
              <w:r w:rsidRPr="0024548E">
                <w:rPr>
                  <w:rFonts w:eastAsiaTheme="minorEastAsia"/>
                  <w:color w:val="FF0000"/>
                </w:rPr>
                <w:t xml:space="preserve"> ncejdtm200</w:t>
              </w:r>
              <w:r w:rsidRPr="0024548E">
                <w:rPr>
                  <w:rFonts w:eastAsiaTheme="minorEastAsia" w:hint="eastAsia"/>
                  <w:color w:val="FF0000"/>
                </w:rPr>
                <w:t>)</w:t>
              </w:r>
            </w:ins>
          </w:p>
        </w:tc>
      </w:tr>
      <w:tr w:rsidR="00643A1C" w:rsidTr="00643A1C">
        <w:tc>
          <w:tcPr>
            <w:tcW w:w="676" w:type="dxa"/>
            <w:tcPrChange w:id="512" w:author="Chevy Chia-Wei Hsu(許家瑋)" w:date="2019-04-29T11:09:00Z">
              <w:tcPr>
                <w:tcW w:w="672" w:type="dxa"/>
              </w:tcPr>
            </w:tcPrChange>
          </w:tcPr>
          <w:p w:rsidR="00643A1C" w:rsidRPr="0024548E" w:rsidRDefault="00643A1C" w:rsidP="00643A1C">
            <w:pPr>
              <w:rPr>
                <w:rFonts w:eastAsiaTheme="minorEastAsia"/>
                <w:color w:val="FF0000"/>
              </w:rPr>
            </w:pPr>
            <w:ins w:id="513" w:author="Chevy Chia-Wei Hsu(許家瑋)" w:date="2019-04-29T11:09:00Z">
              <w:r>
                <w:rPr>
                  <w:rFonts w:eastAsiaTheme="minorEastAsia" w:hint="eastAsia"/>
                </w:rPr>
                <w:t>22</w:t>
              </w:r>
            </w:ins>
            <w:del w:id="514" w:author="Chevy Chia-Wei Hsu(許家瑋)" w:date="2019-04-29T11:08:00Z">
              <w:r w:rsidRPr="0024548E" w:rsidDel="00643A1C">
                <w:rPr>
                  <w:rFonts w:eastAsiaTheme="minorEastAsia" w:hint="eastAsia"/>
                  <w:color w:val="FF0000"/>
                </w:rPr>
                <w:delText>1</w:delText>
              </w:r>
            </w:del>
          </w:p>
        </w:tc>
        <w:tc>
          <w:tcPr>
            <w:tcW w:w="3406" w:type="dxa"/>
            <w:tcPrChange w:id="515" w:author="Chevy Chia-Wei Hsu(許家瑋)" w:date="2019-04-29T11:09:00Z">
              <w:tcPr>
                <w:tcW w:w="2086" w:type="dxa"/>
              </w:tcPr>
            </w:tcPrChange>
          </w:tcPr>
          <w:p w:rsidR="00643A1C" w:rsidRPr="007C31B7" w:rsidRDefault="00643A1C" w:rsidP="00643A1C">
            <w:pPr>
              <w:rPr>
                <w:rFonts w:eastAsiaTheme="minorEastAsia"/>
                <w:color w:val="FF0000"/>
              </w:rPr>
            </w:pPr>
            <w:proofErr w:type="spellStart"/>
            <w:ins w:id="516" w:author="Chevy Chia-Wei Hsu(許家瑋)" w:date="2019-04-29T11:09:00Z">
              <w:r w:rsidRPr="004113F6">
                <w:rPr>
                  <w:rFonts w:eastAsiaTheme="minorEastAsia"/>
                  <w:color w:val="FF0000"/>
                  <w:sz w:val="20"/>
                  <w:szCs w:val="20"/>
                </w:rPr>
                <w:t>X_wakeup_in</w:t>
              </w:r>
              <w:proofErr w:type="spellEnd"/>
              <w:r w:rsidRPr="004113F6">
                <w:rPr>
                  <w:rFonts w:eastAsiaTheme="minorEastAsia"/>
                  <w:color w:val="FF0000"/>
                  <w:sz w:val="20"/>
                  <w:szCs w:val="20"/>
                </w:rPr>
                <w:t>;</w:t>
              </w:r>
            </w:ins>
            <w:del w:id="517" w:author="Chevy Chia-Wei Hsu(許家瑋)" w:date="2019-04-29T11:09:00Z">
              <w:r w:rsidRPr="0024548E" w:rsidDel="00643A1C">
                <w:rPr>
                  <w:rFonts w:eastAsiaTheme="minorEastAsia"/>
                  <w:color w:val="FF0000"/>
                </w:rPr>
                <w:delText>dbg_wakeup_req</w:delText>
              </w:r>
            </w:del>
          </w:p>
        </w:tc>
        <w:tc>
          <w:tcPr>
            <w:tcW w:w="6376" w:type="dxa"/>
            <w:tcPrChange w:id="518" w:author="Chevy Chia-Wei Hsu(許家瑋)" w:date="2019-04-29T11:09:00Z">
              <w:tcPr>
                <w:tcW w:w="7700" w:type="dxa"/>
                <w:gridSpan w:val="2"/>
              </w:tcPr>
            </w:tcPrChange>
          </w:tcPr>
          <w:p w:rsidR="00643A1C" w:rsidRPr="00F75DB8" w:rsidRDefault="00643A1C" w:rsidP="00643A1C">
            <w:pPr>
              <w:rPr>
                <w:rFonts w:eastAsiaTheme="minorEastAsia"/>
                <w:color w:val="FF0000"/>
              </w:rPr>
            </w:pPr>
            <w:ins w:id="519" w:author="Chevy Chia-Wei Hsu(許家瑋)" w:date="2019-04-29T11:09:00Z">
              <w:r w:rsidRPr="00A6578D">
                <w:rPr>
                  <w:rFonts w:eastAsiaTheme="minorEastAsia"/>
                </w:rPr>
                <w:t>External wake-up event</w:t>
              </w:r>
            </w:ins>
            <w:del w:id="520" w:author="Chevy Chia-Wei Hsu(許家瑋)" w:date="2019-04-29T11:09:00Z">
              <w:r w:rsidDel="00643A1C">
                <w:rPr>
                  <w:rFonts w:eastAsiaTheme="minorEastAsia" w:hint="eastAsia"/>
                  <w:color w:val="FF0000"/>
                </w:rPr>
                <w:delText>a</w:delText>
              </w:r>
              <w:r w:rsidRPr="007C31B7" w:rsidDel="00643A1C">
                <w:rPr>
                  <w:rFonts w:eastAsiaTheme="minorEastAsia"/>
                  <w:color w:val="FF0000"/>
                </w:rPr>
                <w:delText>e350_debug_subsystem</w:delText>
              </w:r>
              <w:r w:rsidDel="00643A1C">
                <w:rPr>
                  <w:rFonts w:eastAsiaTheme="minorEastAsia" w:hint="eastAsia"/>
                  <w:color w:val="FF0000"/>
                </w:rPr>
                <w:delText xml:space="preserve"> debug request </w:delText>
              </w:r>
              <w:r w:rsidRPr="00EC42B0" w:rsidDel="00643A1C">
                <w:rPr>
                  <w:rFonts w:eastAsiaTheme="minorEastAsia" w:hint="eastAsia"/>
                  <w:color w:val="FF0000"/>
                </w:rPr>
                <w:delText>(</w:delText>
              </w:r>
              <w:r w:rsidDel="00643A1C">
                <w:rPr>
                  <w:rFonts w:eastAsiaTheme="minorEastAsia" w:hint="eastAsia"/>
                  <w:color w:val="FF0000"/>
                </w:rPr>
                <w:delText>from</w:delText>
              </w:r>
              <w:r w:rsidRPr="0024548E" w:rsidDel="00643A1C">
                <w:rPr>
                  <w:rFonts w:eastAsiaTheme="minorEastAsia"/>
                  <w:color w:val="FF0000"/>
                </w:rPr>
                <w:delText xml:space="preserve"> ncejdtm200</w:delText>
              </w:r>
              <w:r w:rsidRPr="0024548E" w:rsidDel="00643A1C">
                <w:rPr>
                  <w:rFonts w:eastAsiaTheme="minorEastAsia" w:hint="eastAsia"/>
                  <w:color w:val="FF0000"/>
                </w:rPr>
                <w:delText>)</w:delText>
              </w:r>
            </w:del>
          </w:p>
        </w:tc>
      </w:tr>
      <w:tr w:rsidR="00643A1C" w:rsidTr="00643A1C">
        <w:tc>
          <w:tcPr>
            <w:tcW w:w="676" w:type="dxa"/>
            <w:tcPrChange w:id="521" w:author="Chevy Chia-Wei Hsu(許家瑋)" w:date="2019-04-29T11:09:00Z">
              <w:tcPr>
                <w:tcW w:w="672" w:type="dxa"/>
              </w:tcPr>
            </w:tcPrChange>
          </w:tcPr>
          <w:p w:rsidR="00643A1C" w:rsidRPr="002B64FC" w:rsidRDefault="00643A1C" w:rsidP="00643A1C">
            <w:pPr>
              <w:rPr>
                <w:rFonts w:eastAsiaTheme="minorEastAsia"/>
              </w:rPr>
            </w:pPr>
            <w:ins w:id="522" w:author="Chevy Chia-Wei Hsu(許家瑋)" w:date="2019-04-29T11:08:00Z">
              <w:r>
                <w:rPr>
                  <w:rFonts w:eastAsiaTheme="minorEastAsia" w:hint="eastAsia"/>
                </w:rPr>
                <w:t>28</w:t>
              </w:r>
            </w:ins>
            <w:del w:id="523" w:author="Chevy Chia-Wei Hsu(許家瑋)" w:date="2019-04-29T11:08:00Z">
              <w:r w:rsidRPr="002B64FC" w:rsidDel="00643A1C">
                <w:rPr>
                  <w:rFonts w:eastAsiaTheme="minorEastAsia" w:hint="eastAsia"/>
                </w:rPr>
                <w:delText>2</w:delText>
              </w:r>
            </w:del>
          </w:p>
        </w:tc>
        <w:tc>
          <w:tcPr>
            <w:tcW w:w="3406" w:type="dxa"/>
            <w:tcPrChange w:id="524" w:author="Chevy Chia-Wei Hsu(許家瑋)" w:date="2019-04-29T11:09:00Z">
              <w:tcPr>
                <w:tcW w:w="2086" w:type="dxa"/>
              </w:tcPr>
            </w:tcPrChange>
          </w:tcPr>
          <w:p w:rsidR="00643A1C" w:rsidRPr="002B64FC" w:rsidRDefault="00643A1C" w:rsidP="00643A1C">
            <w:pPr>
              <w:rPr>
                <w:rFonts w:eastAsiaTheme="minorEastAsia"/>
              </w:rPr>
            </w:pPr>
            <w:proofErr w:type="spellStart"/>
            <w:r w:rsidRPr="002B64FC">
              <w:rPr>
                <w:rFonts w:eastAsiaTheme="minorEastAsia"/>
              </w:rPr>
              <w:t>debugint</w:t>
            </w:r>
            <w:proofErr w:type="spellEnd"/>
          </w:p>
        </w:tc>
        <w:tc>
          <w:tcPr>
            <w:tcW w:w="6376" w:type="dxa"/>
            <w:tcPrChange w:id="525" w:author="Chevy Chia-Wei Hsu(許家瑋)" w:date="2019-04-29T11:09:00Z">
              <w:tcPr>
                <w:tcW w:w="7700" w:type="dxa"/>
                <w:gridSpan w:val="2"/>
              </w:tcPr>
            </w:tcPrChange>
          </w:tcPr>
          <w:p w:rsidR="00643A1C" w:rsidRDefault="00643A1C" w:rsidP="00643A1C">
            <w:pPr>
              <w:rPr>
                <w:ins w:id="526" w:author="Chevy Chia-Wei Hsu(許家瑋)" w:date="2019-05-06T08:57:00Z"/>
                <w:rFonts w:eastAsiaTheme="minorEastAsia" w:hint="eastAsia"/>
              </w:rPr>
            </w:pPr>
            <w:r w:rsidRPr="002B64FC">
              <w:rPr>
                <w:rFonts w:eastAsiaTheme="minorEastAsia" w:hint="eastAsia"/>
              </w:rPr>
              <w:t xml:space="preserve">from </w:t>
            </w:r>
            <w:r w:rsidRPr="002B64FC">
              <w:rPr>
                <w:rFonts w:eastAsiaTheme="minorEastAsia"/>
              </w:rPr>
              <w:t>ae350_debug_subsystem</w:t>
            </w:r>
          </w:p>
          <w:p w:rsidR="0090599A" w:rsidRPr="002B64FC" w:rsidRDefault="0090599A" w:rsidP="00643A1C">
            <w:pPr>
              <w:rPr>
                <w:rFonts w:eastAsiaTheme="minorEastAsia"/>
              </w:rPr>
            </w:pPr>
            <w:ins w:id="527" w:author="Chevy Chia-Wei Hsu(許家瑋)" w:date="2019-05-06T08:57:00Z">
              <w:r w:rsidRPr="002B64FC">
                <w:rPr>
                  <w:rFonts w:eastAsiaTheme="minorEastAsia" w:hint="eastAsia"/>
                </w:rPr>
                <w:t>PCS[</w:t>
              </w:r>
              <w:r>
                <w:rPr>
                  <w:rFonts w:eastAsiaTheme="minorEastAsia" w:hint="eastAsia"/>
                </w:rPr>
                <w:t>default</w:t>
              </w:r>
              <w:r w:rsidRPr="002B64FC">
                <w:rPr>
                  <w:rFonts w:eastAsiaTheme="minorEastAsia" w:hint="eastAsia"/>
                </w:rPr>
                <w:t>].</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hart0_debugint</w:t>
              </w:r>
            </w:ins>
          </w:p>
          <w:p w:rsidR="00643A1C" w:rsidRPr="002B64FC" w:rsidRDefault="00643A1C" w:rsidP="00643A1C">
            <w:pPr>
              <w:rPr>
                <w:rFonts w:eastAsiaTheme="minorEastAsia"/>
              </w:rPr>
            </w:pPr>
            <w:r w:rsidRPr="002B64FC">
              <w:rPr>
                <w:rFonts w:eastAsiaTheme="minorEastAsia" w:hint="eastAsia"/>
              </w:rPr>
              <w:t>PCS[CPU0].</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hart0_debugint PCS[CPU1].</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hart1_debugint PCS[CPU2].</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hart2_debugint PCS[CPU3].</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hart3_debugint</w:t>
            </w:r>
          </w:p>
        </w:tc>
      </w:tr>
      <w:tr w:rsidR="00643A1C" w:rsidDel="006576AF" w:rsidTr="00643A1C">
        <w:trPr>
          <w:del w:id="528" w:author="Chevy Chia-Wei Hsu(許家瑋)" w:date="2019-04-29T11:21:00Z"/>
        </w:trPr>
        <w:tc>
          <w:tcPr>
            <w:tcW w:w="676" w:type="dxa"/>
            <w:tcPrChange w:id="529" w:author="Chevy Chia-Wei Hsu(許家瑋)" w:date="2019-04-29T11:09:00Z">
              <w:tcPr>
                <w:tcW w:w="672" w:type="dxa"/>
              </w:tcPr>
            </w:tcPrChange>
          </w:tcPr>
          <w:p w:rsidR="00643A1C" w:rsidDel="006576AF" w:rsidRDefault="00643A1C" w:rsidP="00643A1C">
            <w:pPr>
              <w:rPr>
                <w:del w:id="530" w:author="Chevy Chia-Wei Hsu(許家瑋)" w:date="2019-04-29T11:21:00Z"/>
                <w:rFonts w:eastAsiaTheme="minorEastAsia"/>
              </w:rPr>
            </w:pPr>
            <w:del w:id="531" w:author="Chevy Chia-Wei Hsu(許家瑋)" w:date="2019-04-29T11:08:00Z">
              <w:r w:rsidDel="00643A1C">
                <w:rPr>
                  <w:rFonts w:eastAsiaTheme="minorEastAsia" w:hint="eastAsia"/>
                </w:rPr>
                <w:delText>3</w:delText>
              </w:r>
            </w:del>
          </w:p>
        </w:tc>
        <w:tc>
          <w:tcPr>
            <w:tcW w:w="3406" w:type="dxa"/>
            <w:tcPrChange w:id="532" w:author="Chevy Chia-Wei Hsu(許家瑋)" w:date="2019-04-29T11:09:00Z">
              <w:tcPr>
                <w:tcW w:w="2086" w:type="dxa"/>
              </w:tcPr>
            </w:tcPrChange>
          </w:tcPr>
          <w:p w:rsidR="00643A1C" w:rsidDel="006576AF" w:rsidRDefault="00643A1C" w:rsidP="00643A1C">
            <w:pPr>
              <w:rPr>
                <w:del w:id="533" w:author="Chevy Chia-Wei Hsu(許家瑋)" w:date="2019-04-29T11:21:00Z"/>
                <w:rFonts w:eastAsiaTheme="minorEastAsia"/>
              </w:rPr>
            </w:pPr>
            <w:del w:id="534" w:author="Chevy Chia-Wei Hsu(許家瑋)" w:date="2019-04-29T11:21:00Z">
              <w:r w:rsidDel="006576AF">
                <w:rPr>
                  <w:rFonts w:eastAsiaTheme="minorEastAsia" w:hint="eastAsia"/>
                </w:rPr>
                <w:delText>eip</w:delText>
              </w:r>
            </w:del>
          </w:p>
        </w:tc>
        <w:tc>
          <w:tcPr>
            <w:tcW w:w="6376" w:type="dxa"/>
            <w:tcPrChange w:id="535" w:author="Chevy Chia-Wei Hsu(許家瑋)" w:date="2019-04-29T11:09:00Z">
              <w:tcPr>
                <w:tcW w:w="7700" w:type="dxa"/>
                <w:gridSpan w:val="2"/>
              </w:tcPr>
            </w:tcPrChange>
          </w:tcPr>
          <w:p w:rsidR="00643A1C" w:rsidDel="006576AF" w:rsidRDefault="00643A1C" w:rsidP="00643A1C">
            <w:pPr>
              <w:rPr>
                <w:del w:id="536" w:author="Chevy Chia-Wei Hsu(許家瑋)" w:date="2019-04-29T11:21:00Z"/>
                <w:rFonts w:eastAsiaTheme="minorEastAsia"/>
              </w:rPr>
            </w:pPr>
            <w:del w:id="537" w:author="Chevy Chia-Wei Hsu(許家瑋)" w:date="2019-04-29T11:21:00Z">
              <w:r w:rsidDel="006576AF">
                <w:rPr>
                  <w:rFonts w:eastAsiaTheme="minorEastAsia" w:hint="eastAsia"/>
                </w:rPr>
                <w:delText>PLIC interrupt target</w:delText>
              </w:r>
            </w:del>
          </w:p>
          <w:p w:rsidR="00643A1C" w:rsidRPr="00A542C8" w:rsidDel="006576AF" w:rsidRDefault="00643A1C" w:rsidP="00643A1C">
            <w:pPr>
              <w:rPr>
                <w:del w:id="538" w:author="Chevy Chia-Wei Hsu(許家瑋)" w:date="2019-04-29T11:21:00Z"/>
                <w:rFonts w:eastAsiaTheme="minorEastAsia"/>
                <w:color w:val="000000" w:themeColor="text1"/>
              </w:rPr>
            </w:pPr>
            <w:del w:id="539" w:author="Chevy Chia-Wei Hsu(許家瑋)" w:date="2019-04-29T11:21:00Z">
              <w:r w:rsidRPr="00EC7D2B" w:rsidDel="006576AF">
                <w:rPr>
                  <w:rFonts w:eastAsiaTheme="minorEastAsia" w:hint="eastAsia"/>
                  <w:color w:val="000000" w:themeColor="text1"/>
                </w:rPr>
                <w:delText>PCS[CPU</w:delText>
              </w:r>
              <w:r w:rsidDel="006576AF">
                <w:rPr>
                  <w:rFonts w:eastAsiaTheme="minorEastAsia" w:hint="eastAsia"/>
                  <w:color w:val="000000" w:themeColor="text1"/>
                </w:rPr>
                <w:delText>0</w:delText>
              </w:r>
              <w:r w:rsidRPr="00EC7D2B" w:rsidDel="006576AF">
                <w:rPr>
                  <w:rFonts w:eastAsiaTheme="minorEastAsia" w:hint="eastAsia"/>
                  <w:color w:val="000000" w:themeColor="text1"/>
                </w:rPr>
                <w:delText>].wakeup_event</w:delText>
              </w:r>
              <w:r w:rsidDel="006576AF">
                <w:rPr>
                  <w:rFonts w:eastAsiaTheme="minorEastAsia" w:hint="eastAsia"/>
                  <w:color w:val="000000" w:themeColor="text1"/>
                </w:rPr>
                <w:delText>.e</w:delText>
              </w:r>
              <w:r w:rsidDel="006576AF">
                <w:rPr>
                  <w:rFonts w:eastAsiaTheme="minorEastAsia" w:hint="eastAsia"/>
                </w:rPr>
                <w:delText>ip</w:delText>
              </w:r>
              <w:r w:rsidRPr="00EC7D2B" w:rsidDel="006576AF">
                <w:rPr>
                  <w:rFonts w:eastAsiaTheme="minorEastAsia" w:hint="eastAsia"/>
                  <w:color w:val="000000" w:themeColor="text1"/>
                </w:rPr>
                <w:delText xml:space="preserve"> </w:delText>
              </w:r>
              <w:r w:rsidDel="006576AF">
                <w:rPr>
                  <w:rFonts w:eastAsiaTheme="minorEastAsia" w:hint="eastAsia"/>
                  <w:color w:val="000000" w:themeColor="text1"/>
                </w:rPr>
                <w:delText xml:space="preserve"> </w:delText>
              </w:r>
              <w:r w:rsidRPr="00EC7D2B" w:rsidDel="006576AF">
                <w:rPr>
                  <w:rFonts w:eastAsiaTheme="minorEastAsia" w:hint="eastAsia"/>
                  <w:color w:val="000000" w:themeColor="text1"/>
                </w:rPr>
                <w:delText>= hart</w:delText>
              </w:r>
              <w:r w:rsidDel="006576AF">
                <w:rPr>
                  <w:rFonts w:eastAsiaTheme="minorEastAsia" w:hint="eastAsia"/>
                  <w:color w:val="000000" w:themeColor="text1"/>
                </w:rPr>
                <w:delText>0</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 (*=m/s/u)</w:delText>
              </w:r>
            </w:del>
          </w:p>
          <w:p w:rsidR="00643A1C" w:rsidDel="006576AF" w:rsidRDefault="00643A1C" w:rsidP="00643A1C">
            <w:pPr>
              <w:rPr>
                <w:del w:id="540" w:author="Chevy Chia-Wei Hsu(許家瑋)" w:date="2019-04-29T11:21:00Z"/>
                <w:rFonts w:eastAsiaTheme="minorEastAsia"/>
                <w:color w:val="000000" w:themeColor="text1"/>
              </w:rPr>
            </w:pPr>
            <w:del w:id="541" w:author="Chevy Chia-Wei Hsu(許家瑋)" w:date="2019-04-29T11:21:00Z">
              <w:r w:rsidRPr="00EC7D2B" w:rsidDel="006576AF">
                <w:rPr>
                  <w:rFonts w:eastAsiaTheme="minorEastAsia" w:hint="eastAsia"/>
                  <w:color w:val="000000" w:themeColor="text1"/>
                </w:rPr>
                <w:delText>PCS[CPU1].wakeup_event</w:delText>
              </w:r>
              <w:r w:rsidDel="006576AF">
                <w:rPr>
                  <w:rFonts w:eastAsiaTheme="minorEastAsia" w:hint="eastAsia"/>
                  <w:color w:val="000000" w:themeColor="text1"/>
                </w:rPr>
                <w:delText>.ei</w:delText>
              </w:r>
              <w:r w:rsidDel="006576AF">
                <w:rPr>
                  <w:rFonts w:eastAsiaTheme="minorEastAsia" w:hint="eastAsia"/>
                </w:rPr>
                <w:delText>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1</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p w:rsidR="00643A1C" w:rsidDel="006576AF" w:rsidRDefault="00643A1C" w:rsidP="00643A1C">
            <w:pPr>
              <w:rPr>
                <w:del w:id="542" w:author="Chevy Chia-Wei Hsu(許家瑋)" w:date="2019-04-29T11:21:00Z"/>
                <w:rFonts w:eastAsiaTheme="minorEastAsia"/>
                <w:color w:val="000000" w:themeColor="text1"/>
              </w:rPr>
            </w:pPr>
            <w:del w:id="543" w:author="Chevy Chia-Wei Hsu(許家瑋)" w:date="2019-04-29T11:21:00Z">
              <w:r w:rsidRPr="00EC7D2B" w:rsidDel="006576AF">
                <w:rPr>
                  <w:rFonts w:eastAsiaTheme="minorEastAsia" w:hint="eastAsia"/>
                  <w:color w:val="000000" w:themeColor="text1"/>
                </w:rPr>
                <w:delText>PCS[CPU2].wakeup_event</w:delText>
              </w:r>
              <w:r w:rsidDel="006576AF">
                <w:rPr>
                  <w:rFonts w:eastAsiaTheme="minorEastAsia" w:hint="eastAsia"/>
                  <w:color w:val="000000" w:themeColor="text1"/>
                </w:rPr>
                <w:delText>.ei</w:delText>
              </w:r>
              <w:r w:rsidDel="006576AF">
                <w:rPr>
                  <w:rFonts w:eastAsiaTheme="minorEastAsia" w:hint="eastAsia"/>
                </w:rPr>
                <w:delText>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2</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p w:rsidR="00643A1C" w:rsidDel="006576AF" w:rsidRDefault="00643A1C" w:rsidP="00643A1C">
            <w:pPr>
              <w:rPr>
                <w:del w:id="544" w:author="Chevy Chia-Wei Hsu(許家瑋)" w:date="2019-04-29T11:21:00Z"/>
                <w:rFonts w:eastAsiaTheme="minorEastAsia"/>
              </w:rPr>
            </w:pPr>
            <w:del w:id="545" w:author="Chevy Chia-Wei Hsu(許家瑋)" w:date="2019-04-29T11:21:00Z">
              <w:r w:rsidRPr="00EC7D2B" w:rsidDel="006576AF">
                <w:rPr>
                  <w:rFonts w:eastAsiaTheme="minorEastAsia" w:hint="eastAsia"/>
                  <w:color w:val="000000" w:themeColor="text1"/>
                </w:rPr>
                <w:delText>PCS[CPU3].wakeup_event</w:delText>
              </w:r>
              <w:r w:rsidDel="006576AF">
                <w:rPr>
                  <w:rFonts w:eastAsiaTheme="minorEastAsia" w:hint="eastAsia"/>
                  <w:color w:val="000000" w:themeColor="text1"/>
                </w:rPr>
                <w:delText>.e</w:delText>
              </w:r>
              <w:r w:rsidDel="006576AF">
                <w:rPr>
                  <w:rFonts w:eastAsiaTheme="minorEastAsia" w:hint="eastAsia"/>
                </w:rPr>
                <w:delText>ip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3</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tc>
      </w:tr>
      <w:tr w:rsidR="00643A1C" w:rsidTr="00643A1C">
        <w:tc>
          <w:tcPr>
            <w:tcW w:w="676" w:type="dxa"/>
            <w:tcPrChange w:id="546" w:author="Chevy Chia-Wei Hsu(許家瑋)" w:date="2019-04-29T11:09:00Z">
              <w:tcPr>
                <w:tcW w:w="672" w:type="dxa"/>
              </w:tcPr>
            </w:tcPrChange>
          </w:tcPr>
          <w:p w:rsidR="00643A1C" w:rsidRDefault="006576AF" w:rsidP="00643A1C">
            <w:pPr>
              <w:rPr>
                <w:rFonts w:eastAsiaTheme="minorEastAsia"/>
              </w:rPr>
            </w:pPr>
            <w:ins w:id="547" w:author="Chevy Chia-Wei Hsu(許家瑋)" w:date="2019-04-29T11:21:00Z">
              <w:r>
                <w:rPr>
                  <w:rFonts w:eastAsiaTheme="minorEastAsia" w:hint="eastAsia"/>
                </w:rPr>
                <w:t>29</w:t>
              </w:r>
            </w:ins>
            <w:del w:id="548" w:author="Chevy Chia-Wei Hsu(許家瑋)" w:date="2019-04-29T11:08:00Z">
              <w:r w:rsidR="00643A1C" w:rsidDel="00643A1C">
                <w:rPr>
                  <w:rFonts w:eastAsiaTheme="minorEastAsia" w:hint="eastAsia"/>
                </w:rPr>
                <w:delText>4</w:delText>
              </w:r>
            </w:del>
          </w:p>
        </w:tc>
        <w:tc>
          <w:tcPr>
            <w:tcW w:w="3406" w:type="dxa"/>
            <w:tcPrChange w:id="549" w:author="Chevy Chia-Wei Hsu(許家瑋)" w:date="2019-04-29T11:09:00Z">
              <w:tcPr>
                <w:tcW w:w="2086" w:type="dxa"/>
              </w:tcPr>
            </w:tcPrChange>
          </w:tcPr>
          <w:p w:rsidR="00643A1C" w:rsidRDefault="00643A1C" w:rsidP="00643A1C">
            <w:pPr>
              <w:rPr>
                <w:rFonts w:eastAsiaTheme="minorEastAsia"/>
              </w:rPr>
            </w:pPr>
            <w:r>
              <w:rPr>
                <w:rFonts w:eastAsiaTheme="minorEastAsia" w:hint="eastAsia"/>
              </w:rPr>
              <w:t>sip</w:t>
            </w:r>
          </w:p>
        </w:tc>
        <w:tc>
          <w:tcPr>
            <w:tcW w:w="6376" w:type="dxa"/>
            <w:tcPrChange w:id="550" w:author="Chevy Chia-Wei Hsu(許家瑋)" w:date="2019-04-29T11:09:00Z">
              <w:tcPr>
                <w:tcW w:w="7700" w:type="dxa"/>
                <w:gridSpan w:val="2"/>
              </w:tcPr>
            </w:tcPrChange>
          </w:tcPr>
          <w:p w:rsidR="00643A1C" w:rsidRDefault="00643A1C" w:rsidP="00643A1C">
            <w:pPr>
              <w:rPr>
                <w:rFonts w:eastAsiaTheme="minorEastAsia"/>
              </w:rPr>
            </w:pPr>
            <w:r>
              <w:rPr>
                <w:rFonts w:eastAsiaTheme="minorEastAsia" w:hint="eastAsia"/>
              </w:rPr>
              <w:t>PLIC_SW interrupt target</w:t>
            </w:r>
          </w:p>
          <w:p w:rsidR="0090599A" w:rsidRPr="0090599A" w:rsidRDefault="0090599A" w:rsidP="0090599A">
            <w:pPr>
              <w:rPr>
                <w:ins w:id="551" w:author="Chevy Chia-Wei Hsu(許家瑋)" w:date="2019-05-06T08:58:00Z"/>
                <w:rFonts w:eastAsiaTheme="minorEastAsia" w:hint="eastAsia"/>
                <w:color w:val="000000" w:themeColor="text1"/>
                <w:rPrChange w:id="552" w:author="Chevy Chia-Wei Hsu(許家瑋)" w:date="2019-05-06T08:58:00Z">
                  <w:rPr>
                    <w:ins w:id="553" w:author="Chevy Chia-Wei Hsu(許家瑋)" w:date="2019-05-06T08:58:00Z"/>
                    <w:rFonts w:eastAsiaTheme="minorEastAsia" w:hint="eastAsia"/>
                    <w:color w:val="000000" w:themeColor="text1"/>
                  </w:rPr>
                </w:rPrChange>
              </w:rPr>
              <w:pPrChange w:id="554" w:author="Chevy Chia-Wei Hsu(許家瑋)" w:date="2019-05-06T08:58:00Z">
                <w:pPr>
                  <w:framePr w:hSpace="180" w:wrap="around" w:vAnchor="text" w:hAnchor="text" w:y="1"/>
                  <w:suppressOverlap/>
                </w:pPr>
              </w:pPrChange>
            </w:pPr>
            <w:ins w:id="555" w:author="Chevy Chia-Wei Hsu(許家瑋)" w:date="2019-05-06T08:58:00Z">
              <w:r w:rsidRPr="00EC7D2B">
                <w:rPr>
                  <w:rFonts w:eastAsiaTheme="minorEastAsia" w:hint="eastAsia"/>
                  <w:color w:val="000000" w:themeColor="text1"/>
                </w:rPr>
                <w:t>PCS[</w:t>
              </w:r>
              <w:r>
                <w:rPr>
                  <w:rFonts w:eastAsiaTheme="minorEastAsia" w:hint="eastAsia"/>
                </w:rPr>
                <w:t>default</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msip</w:t>
              </w:r>
            </w:ins>
          </w:p>
          <w:p w:rsidR="00643A1C" w:rsidRPr="00A542C8" w:rsidRDefault="00643A1C" w:rsidP="00643A1C">
            <w:pPr>
              <w:rPr>
                <w:rFonts w:eastAsiaTheme="minorEastAsia"/>
                <w:color w:val="000000" w:themeColor="text1"/>
              </w:rPr>
            </w:pPr>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msip</w:t>
            </w:r>
            <w:r w:rsidRPr="002B64FC">
              <w:rPr>
                <w:rFonts w:eastAsiaTheme="minorEastAsia" w:hint="eastAsia"/>
                <w:color w:val="FF0000"/>
              </w:rPr>
              <w:t xml:space="preserve"> </w:t>
            </w:r>
            <w:r>
              <w:rPr>
                <w:rFonts w:eastAsiaTheme="minorEastAsia" w:hint="eastAsia"/>
                <w:color w:val="FF0000"/>
              </w:rPr>
              <w:t xml:space="preserve">/ </w:t>
            </w:r>
            <w:r w:rsidRPr="002B64FC">
              <w:rPr>
                <w:rFonts w:eastAsiaTheme="minorEastAsia" w:hint="eastAsia"/>
                <w:color w:val="FF0000"/>
              </w:rPr>
              <w:t>0</w:t>
            </w:r>
          </w:p>
          <w:p w:rsidR="00643A1C" w:rsidRDefault="00643A1C" w:rsidP="00643A1C">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msip</w:t>
            </w:r>
          </w:p>
          <w:p w:rsidR="00643A1C" w:rsidRDefault="00643A1C" w:rsidP="00643A1C">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msip</w:t>
            </w:r>
          </w:p>
          <w:p w:rsidR="00643A1C" w:rsidRDefault="00643A1C" w:rsidP="00643A1C">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msip</w:t>
            </w:r>
          </w:p>
        </w:tc>
      </w:tr>
      <w:tr w:rsidR="00643A1C" w:rsidTr="00643A1C">
        <w:tc>
          <w:tcPr>
            <w:tcW w:w="676" w:type="dxa"/>
            <w:tcPrChange w:id="556" w:author="Chevy Chia-Wei Hsu(許家瑋)" w:date="2019-04-29T11:09:00Z">
              <w:tcPr>
                <w:tcW w:w="672" w:type="dxa"/>
              </w:tcPr>
            </w:tcPrChange>
          </w:tcPr>
          <w:p w:rsidR="00643A1C" w:rsidRDefault="006576AF" w:rsidP="00643A1C">
            <w:pPr>
              <w:rPr>
                <w:rFonts w:eastAsiaTheme="minorEastAsia"/>
              </w:rPr>
            </w:pPr>
            <w:ins w:id="557" w:author="Chevy Chia-Wei Hsu(許家瑋)" w:date="2019-04-29T11:21:00Z">
              <w:r>
                <w:rPr>
                  <w:rFonts w:eastAsiaTheme="minorEastAsia" w:hint="eastAsia"/>
                </w:rPr>
                <w:t>30</w:t>
              </w:r>
            </w:ins>
            <w:del w:id="558" w:author="Chevy Chia-Wei Hsu(許家瑋)" w:date="2019-04-29T11:08:00Z">
              <w:r w:rsidR="00643A1C" w:rsidDel="00643A1C">
                <w:rPr>
                  <w:rFonts w:eastAsiaTheme="minorEastAsia" w:hint="eastAsia"/>
                </w:rPr>
                <w:delText>5</w:delText>
              </w:r>
            </w:del>
          </w:p>
        </w:tc>
        <w:tc>
          <w:tcPr>
            <w:tcW w:w="3406" w:type="dxa"/>
            <w:tcPrChange w:id="559" w:author="Chevy Chia-Wei Hsu(許家瑋)" w:date="2019-04-29T11:09:00Z">
              <w:tcPr>
                <w:tcW w:w="2086" w:type="dxa"/>
              </w:tcPr>
            </w:tcPrChange>
          </w:tcPr>
          <w:p w:rsidR="00643A1C" w:rsidRDefault="00643A1C" w:rsidP="00643A1C">
            <w:pPr>
              <w:rPr>
                <w:rFonts w:eastAsiaTheme="minorEastAsia"/>
              </w:rPr>
            </w:pPr>
            <w:r>
              <w:rPr>
                <w:rFonts w:eastAsiaTheme="minorEastAsia" w:hint="eastAsia"/>
              </w:rPr>
              <w:t>tip</w:t>
            </w:r>
          </w:p>
        </w:tc>
        <w:tc>
          <w:tcPr>
            <w:tcW w:w="6376" w:type="dxa"/>
            <w:tcPrChange w:id="560" w:author="Chevy Chia-Wei Hsu(許家瑋)" w:date="2019-04-29T11:09:00Z">
              <w:tcPr>
                <w:tcW w:w="7700" w:type="dxa"/>
                <w:gridSpan w:val="2"/>
              </w:tcPr>
            </w:tcPrChange>
          </w:tcPr>
          <w:p w:rsidR="00643A1C" w:rsidRDefault="00643A1C" w:rsidP="00643A1C">
            <w:pPr>
              <w:rPr>
                <w:rFonts w:eastAsiaTheme="minorEastAsia"/>
              </w:rPr>
            </w:pPr>
            <w:r>
              <w:rPr>
                <w:rFonts w:eastAsiaTheme="minorEastAsia" w:hint="eastAsia"/>
              </w:rPr>
              <w:t>PLMT</w:t>
            </w:r>
          </w:p>
          <w:p w:rsidR="00643A1C" w:rsidRDefault="00643A1C" w:rsidP="00643A1C">
            <w:pPr>
              <w:rPr>
                <w:ins w:id="561" w:author="Chevy Chia-Wei Hsu(許家瑋)" w:date="2019-05-06T08:58:00Z"/>
                <w:rFonts w:eastAsiaTheme="minorEastAsia" w:hint="eastAsia"/>
                <w:color w:val="000000" w:themeColor="text1"/>
              </w:rPr>
            </w:pPr>
            <w:r w:rsidRPr="00EC7D2B">
              <w:rPr>
                <w:rFonts w:eastAsiaTheme="minorEastAsia" w:hint="eastAsia"/>
                <w:color w:val="000000" w:themeColor="text1"/>
              </w:rPr>
              <w:t>PCS[</w:t>
            </w:r>
            <w:ins w:id="562" w:author="Chevy Chia-Wei Hsu(許家瑋)" w:date="2019-05-06T08:58:00Z">
              <w:r w:rsidR="0090599A">
                <w:rPr>
                  <w:rFonts w:eastAsiaTheme="minorEastAsia" w:hint="eastAsia"/>
                </w:rPr>
                <w:t xml:space="preserve"> </w:t>
              </w:r>
              <w:r w:rsidR="0090599A">
                <w:rPr>
                  <w:rFonts w:eastAsiaTheme="minorEastAsia" w:hint="eastAsia"/>
                </w:rPr>
                <w:t>default</w:t>
              </w:r>
              <w:r w:rsidR="0090599A" w:rsidRPr="00EC7D2B" w:rsidDel="0090599A">
                <w:rPr>
                  <w:rFonts w:eastAsiaTheme="minorEastAsia" w:hint="eastAsia"/>
                  <w:color w:val="000000" w:themeColor="text1"/>
                </w:rPr>
                <w:t xml:space="preserve"> </w:t>
              </w:r>
            </w:ins>
            <w:del w:id="563" w:author="Chevy Chia-Wei Hsu(許家瑋)" w:date="2019-05-06T08:58:00Z">
              <w:r w:rsidRPr="00EC7D2B" w:rsidDel="0090599A">
                <w:rPr>
                  <w:rFonts w:eastAsiaTheme="minorEastAsia" w:hint="eastAsia"/>
                  <w:color w:val="000000" w:themeColor="text1"/>
                </w:rPr>
                <w:delText>CPU</w:delText>
              </w:r>
              <w:r w:rsidDel="0090599A">
                <w:rPr>
                  <w:rFonts w:eastAsiaTheme="minorEastAsia" w:hint="eastAsia"/>
                  <w:color w:val="000000" w:themeColor="text1"/>
                </w:rPr>
                <w:delText>0</w:delText>
              </w:r>
            </w:del>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mtip</w:t>
            </w:r>
          </w:p>
          <w:p w:rsidR="0090599A" w:rsidRPr="0090599A" w:rsidRDefault="0090599A" w:rsidP="0090599A">
            <w:pPr>
              <w:rPr>
                <w:rFonts w:eastAsiaTheme="minorEastAsia"/>
                <w:color w:val="000000" w:themeColor="text1"/>
                <w:rPrChange w:id="564" w:author="Chevy Chia-Wei Hsu(許家瑋)" w:date="2019-05-06T08:58:00Z">
                  <w:rPr>
                    <w:rFonts w:eastAsiaTheme="minorEastAsia"/>
                    <w:color w:val="000000" w:themeColor="text1"/>
                  </w:rPr>
                </w:rPrChange>
              </w:rPr>
              <w:pPrChange w:id="565" w:author="Chevy Chia-Wei Hsu(許家瑋)" w:date="2019-05-06T08:58:00Z">
                <w:pPr>
                  <w:framePr w:hSpace="180" w:wrap="around" w:vAnchor="text" w:hAnchor="text" w:y="1"/>
                  <w:suppressOverlap/>
                </w:pPr>
              </w:pPrChange>
            </w:pPr>
            <w:ins w:id="566" w:author="Chevy Chia-Wei Hsu(許家瑋)" w:date="2019-05-06T08:58:00Z">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mtip</w:t>
              </w:r>
            </w:ins>
          </w:p>
          <w:p w:rsidR="00643A1C" w:rsidRDefault="00643A1C" w:rsidP="00643A1C">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mtip</w:t>
            </w:r>
          </w:p>
          <w:p w:rsidR="00643A1C" w:rsidRDefault="00643A1C" w:rsidP="00643A1C">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mtip</w:t>
            </w:r>
          </w:p>
          <w:p w:rsidR="00643A1C" w:rsidRDefault="00643A1C" w:rsidP="00643A1C">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mtip</w:t>
            </w:r>
          </w:p>
        </w:tc>
      </w:tr>
      <w:tr w:rsidR="00643A1C" w:rsidRPr="00E1424A" w:rsidDel="00643A1C" w:rsidTr="00643A1C">
        <w:trPr>
          <w:del w:id="567" w:author="Chevy Chia-Wei Hsu(許家瑋)" w:date="2019-04-29T11:06:00Z"/>
        </w:trPr>
        <w:tc>
          <w:tcPr>
            <w:tcW w:w="676" w:type="dxa"/>
            <w:tcPrChange w:id="568" w:author="Chevy Chia-Wei Hsu(許家瑋)" w:date="2019-04-29T11:09:00Z">
              <w:tcPr>
                <w:tcW w:w="672" w:type="dxa"/>
              </w:tcPr>
            </w:tcPrChange>
          </w:tcPr>
          <w:p w:rsidR="00643A1C" w:rsidDel="00643A1C" w:rsidRDefault="00643A1C" w:rsidP="00643A1C">
            <w:pPr>
              <w:rPr>
                <w:del w:id="569" w:author="Chevy Chia-Wei Hsu(許家瑋)" w:date="2019-04-29T11:06:00Z"/>
                <w:rFonts w:eastAsiaTheme="minorEastAsia"/>
              </w:rPr>
            </w:pPr>
          </w:p>
        </w:tc>
        <w:tc>
          <w:tcPr>
            <w:tcW w:w="3406" w:type="dxa"/>
            <w:tcPrChange w:id="570" w:author="Chevy Chia-Wei Hsu(許家瑋)" w:date="2019-04-29T11:09:00Z">
              <w:tcPr>
                <w:tcW w:w="2086" w:type="dxa"/>
              </w:tcPr>
            </w:tcPrChange>
          </w:tcPr>
          <w:p w:rsidR="00643A1C" w:rsidRPr="00F4763C" w:rsidDel="00643A1C" w:rsidRDefault="00643A1C" w:rsidP="00643A1C">
            <w:pPr>
              <w:rPr>
                <w:del w:id="571" w:author="Chevy Chia-Wei Hsu(許家瑋)" w:date="2019-04-29T11:06:00Z"/>
                <w:rFonts w:eastAsiaTheme="minorEastAsia"/>
              </w:rPr>
            </w:pPr>
            <w:del w:id="572" w:author="Chevy Chia-Wei Hsu(許家瑋)" w:date="2019-04-29T11:04:00Z">
              <w:r w:rsidDel="00643A1C">
                <w:rPr>
                  <w:rFonts w:eastAsiaTheme="minorEastAsia" w:hint="eastAsia"/>
                </w:rPr>
                <w:delText>int_src[20:1]</w:delText>
              </w:r>
            </w:del>
          </w:p>
        </w:tc>
        <w:tc>
          <w:tcPr>
            <w:tcW w:w="6376" w:type="dxa"/>
            <w:tcPrChange w:id="573" w:author="Chevy Chia-Wei Hsu(許家瑋)" w:date="2019-04-29T11:09:00Z">
              <w:tcPr>
                <w:tcW w:w="7700" w:type="dxa"/>
                <w:gridSpan w:val="2"/>
              </w:tcPr>
            </w:tcPrChange>
          </w:tcPr>
          <w:p w:rsidR="00643A1C" w:rsidRPr="00E1424A" w:rsidDel="00643A1C" w:rsidRDefault="00643A1C" w:rsidP="00643A1C">
            <w:pPr>
              <w:rPr>
                <w:del w:id="574" w:author="Chevy Chia-Wei Hsu(許家瑋)" w:date="2019-04-29T11:06:00Z"/>
                <w:rFonts w:eastAsiaTheme="minorEastAsia"/>
              </w:rPr>
            </w:pPr>
            <w:del w:id="575" w:author="Chevy Chia-Wei Hsu(許家瑋)" w:date="2019-04-29T11:04:00Z">
              <w:r w:rsidDel="00643A1C">
                <w:rPr>
                  <w:rFonts w:eastAsiaTheme="minorEastAsia" w:hint="eastAsia"/>
                </w:rPr>
                <w:delText>PLIC interrupt source</w:delText>
              </w:r>
            </w:del>
          </w:p>
        </w:tc>
      </w:tr>
      <w:tr w:rsidR="006576AF" w:rsidRPr="00E1424A" w:rsidTr="00643A1C">
        <w:tc>
          <w:tcPr>
            <w:tcW w:w="676" w:type="dxa"/>
            <w:tcPrChange w:id="576" w:author="Chevy Chia-Wei Hsu(許家瑋)" w:date="2019-04-29T11:09:00Z">
              <w:tcPr>
                <w:tcW w:w="672" w:type="dxa"/>
              </w:tcPr>
            </w:tcPrChange>
          </w:tcPr>
          <w:p w:rsidR="006576AF" w:rsidRDefault="006576AF" w:rsidP="006576AF">
            <w:pPr>
              <w:rPr>
                <w:rFonts w:eastAsiaTheme="minorEastAsia"/>
              </w:rPr>
            </w:pPr>
            <w:ins w:id="577" w:author="Chevy Chia-Wei Hsu(許家瑋)" w:date="2019-04-29T11:21:00Z">
              <w:r>
                <w:rPr>
                  <w:rFonts w:eastAsiaTheme="minorEastAsia" w:hint="eastAsia"/>
                </w:rPr>
                <w:t>31</w:t>
              </w:r>
            </w:ins>
            <w:del w:id="578" w:author="Chevy Chia-Wei Hsu(許家瑋)" w:date="2019-04-29T11:07:00Z">
              <w:r w:rsidDel="00643A1C">
                <w:rPr>
                  <w:rFonts w:eastAsiaTheme="minorEastAsia" w:hint="eastAsia"/>
                </w:rPr>
                <w:delText>6</w:delText>
              </w:r>
            </w:del>
          </w:p>
        </w:tc>
        <w:tc>
          <w:tcPr>
            <w:tcW w:w="3406" w:type="dxa"/>
            <w:tcPrChange w:id="579" w:author="Chevy Chia-Wei Hsu(許家瑋)" w:date="2019-04-29T11:09:00Z">
              <w:tcPr>
                <w:tcW w:w="2086" w:type="dxa"/>
              </w:tcPr>
            </w:tcPrChange>
          </w:tcPr>
          <w:p w:rsidR="006576AF" w:rsidRPr="007C31B7" w:rsidRDefault="006576AF" w:rsidP="006576AF">
            <w:pPr>
              <w:rPr>
                <w:rFonts w:eastAsiaTheme="minorEastAsia"/>
                <w:color w:val="FF0000"/>
                <w:sz w:val="20"/>
                <w:szCs w:val="20"/>
              </w:rPr>
            </w:pPr>
            <w:proofErr w:type="spellStart"/>
            <w:ins w:id="580" w:author="Chevy Chia-Wei Hsu(許家瑋)" w:date="2019-04-29T11:21:00Z">
              <w:r>
                <w:rPr>
                  <w:rFonts w:eastAsiaTheme="minorEastAsia" w:hint="eastAsia"/>
                </w:rPr>
                <w:t>eip</w:t>
              </w:r>
            </w:ins>
            <w:proofErr w:type="spellEnd"/>
            <w:del w:id="581" w:author="Chevy Chia-Wei Hsu(許家瑋)" w:date="2019-04-29T11:07:00Z">
              <w:r w:rsidRPr="004113F6" w:rsidDel="00643A1C">
                <w:rPr>
                  <w:rFonts w:eastAsiaTheme="minorEastAsia"/>
                  <w:color w:val="FF0000"/>
                  <w:sz w:val="20"/>
                  <w:szCs w:val="20"/>
                </w:rPr>
                <w:delText>X_wakeup_in;</w:delText>
              </w:r>
            </w:del>
          </w:p>
        </w:tc>
        <w:tc>
          <w:tcPr>
            <w:tcW w:w="6376" w:type="dxa"/>
            <w:tcPrChange w:id="582" w:author="Chevy Chia-Wei Hsu(許家瑋)" w:date="2019-04-29T11:09:00Z">
              <w:tcPr>
                <w:tcW w:w="7700" w:type="dxa"/>
                <w:gridSpan w:val="2"/>
              </w:tcPr>
            </w:tcPrChange>
          </w:tcPr>
          <w:p w:rsidR="006576AF" w:rsidRDefault="006576AF" w:rsidP="006576AF">
            <w:pPr>
              <w:rPr>
                <w:ins w:id="583" w:author="Chevy Chia-Wei Hsu(許家瑋)" w:date="2019-05-06T08:59:00Z"/>
                <w:rFonts w:eastAsiaTheme="minorEastAsia" w:hint="eastAsia"/>
              </w:rPr>
            </w:pPr>
            <w:ins w:id="584" w:author="Chevy Chia-Wei Hsu(許家瑋)" w:date="2019-04-29T11:21:00Z">
              <w:r>
                <w:rPr>
                  <w:rFonts w:eastAsiaTheme="minorEastAsia" w:hint="eastAsia"/>
                </w:rPr>
                <w:t>PLIC interrupt target</w:t>
              </w:r>
            </w:ins>
          </w:p>
          <w:p w:rsidR="0090599A" w:rsidRDefault="0090599A" w:rsidP="006576AF">
            <w:pPr>
              <w:rPr>
                <w:ins w:id="585" w:author="Chevy Chia-Wei Hsu(許家瑋)" w:date="2019-04-29T11:21:00Z"/>
                <w:rFonts w:eastAsiaTheme="minorEastAsia"/>
              </w:rPr>
            </w:pPr>
            <w:ins w:id="586" w:author="Chevy Chia-Wei Hsu(許家瑋)" w:date="2019-05-06T08:59:00Z">
              <w:r>
                <w:rPr>
                  <w:rFonts w:eastAsiaTheme="minorEastAsia" w:hint="eastAsia"/>
                  <w:color w:val="000000" w:themeColor="text1"/>
                </w:rPr>
                <w:t>(*=m/s/u)</w:t>
              </w:r>
            </w:ins>
          </w:p>
          <w:p w:rsidR="006576AF" w:rsidRPr="00A542C8" w:rsidRDefault="006576AF" w:rsidP="006576AF">
            <w:pPr>
              <w:rPr>
                <w:ins w:id="587" w:author="Chevy Chia-Wei Hsu(許家瑋)" w:date="2019-04-29T11:21:00Z"/>
                <w:rFonts w:eastAsiaTheme="minorEastAsia"/>
                <w:color w:val="000000" w:themeColor="text1"/>
              </w:rPr>
            </w:pPr>
            <w:ins w:id="588" w:author="Chevy Chia-Wei Hsu(許家瑋)" w:date="2019-04-29T11:21:00Z">
              <w:r w:rsidRPr="00EC7D2B">
                <w:rPr>
                  <w:rFonts w:eastAsiaTheme="minorEastAsia" w:hint="eastAsia"/>
                  <w:color w:val="000000" w:themeColor="text1"/>
                </w:rPr>
                <w:t>PCS[</w:t>
              </w:r>
            </w:ins>
            <w:ins w:id="589" w:author="Chevy Chia-Wei Hsu(許家瑋)" w:date="2019-05-06T08:58:00Z">
              <w:r w:rsidR="0090599A">
                <w:rPr>
                  <w:rFonts w:eastAsiaTheme="minorEastAsia" w:hint="eastAsia"/>
                </w:rPr>
                <w:t xml:space="preserve"> </w:t>
              </w:r>
              <w:r w:rsidR="0090599A">
                <w:rPr>
                  <w:rFonts w:eastAsiaTheme="minorEastAsia" w:hint="eastAsia"/>
                </w:rPr>
                <w:t>default</w:t>
              </w:r>
              <w:r w:rsidR="0090599A" w:rsidRPr="00EC7D2B">
                <w:rPr>
                  <w:rFonts w:eastAsiaTheme="minorEastAsia" w:hint="eastAsia"/>
                  <w:color w:val="000000" w:themeColor="text1"/>
                </w:rPr>
                <w:t xml:space="preserve"> </w:t>
              </w:r>
            </w:ins>
            <w:ins w:id="590" w:author="Chevy Chia-Wei Hsu(許家瑋)" w:date="2019-04-29T11:21:00Z">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r>
                <w:rPr>
                  <w:rFonts w:eastAsiaTheme="minorEastAsia" w:hint="eastAsia"/>
                  <w:color w:val="000000" w:themeColor="text1"/>
                </w:rPr>
                <w:t xml:space="preserve"> </w:t>
              </w:r>
            </w:ins>
          </w:p>
          <w:p w:rsidR="0090599A" w:rsidRDefault="0090599A" w:rsidP="006576AF">
            <w:pPr>
              <w:rPr>
                <w:ins w:id="591" w:author="Chevy Chia-Wei Hsu(許家瑋)" w:date="2019-05-06T08:58:00Z"/>
                <w:rFonts w:eastAsiaTheme="minorEastAsia" w:hint="eastAsia"/>
                <w:color w:val="000000" w:themeColor="text1"/>
              </w:rPr>
            </w:pPr>
            <w:ins w:id="592" w:author="Chevy Chia-Wei Hsu(許家瑋)" w:date="2019-05-06T08:58:00Z">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Default="006576AF" w:rsidP="006576AF">
            <w:pPr>
              <w:rPr>
                <w:ins w:id="593" w:author="Chevy Chia-Wei Hsu(許家瑋)" w:date="2019-04-29T11:21:00Z"/>
                <w:rFonts w:eastAsiaTheme="minorEastAsia"/>
                <w:color w:val="000000" w:themeColor="text1"/>
              </w:rPr>
            </w:pPr>
            <w:ins w:id="594" w:author="Chevy Chia-Wei Hsu(許家瑋)" w:date="2019-04-29T11:21:00Z">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Default="006576AF" w:rsidP="006576AF">
            <w:pPr>
              <w:rPr>
                <w:ins w:id="595" w:author="Chevy Chia-Wei Hsu(許家瑋)" w:date="2019-04-29T11:21:00Z"/>
                <w:rFonts w:eastAsiaTheme="minorEastAsia"/>
                <w:color w:val="000000" w:themeColor="text1"/>
              </w:rPr>
            </w:pPr>
            <w:ins w:id="596" w:author="Chevy Chia-Wei Hsu(許家瑋)" w:date="2019-04-29T11:21:00Z">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Pr="007C31B7" w:rsidRDefault="006576AF" w:rsidP="006576AF">
            <w:pPr>
              <w:rPr>
                <w:rFonts w:eastAsiaTheme="minorEastAsia"/>
                <w:color w:val="FF0000"/>
              </w:rPr>
            </w:pPr>
            <w:ins w:id="597" w:author="Chevy Chia-Wei Hsu(許家瑋)" w:date="2019-04-29T11:21:00Z">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ins>
            <w:proofErr w:type="spellEnd"/>
            <w:del w:id="598" w:author="Chevy Chia-Wei Hsu(許家瑋)" w:date="2019-04-29T11:07:00Z">
              <w:r w:rsidRPr="00A33E48" w:rsidDel="00643A1C">
                <w:rPr>
                  <w:rFonts w:eastAsiaTheme="minorEastAsia"/>
                  <w:rPrChange w:id="599" w:author="Chevy Chia-Wei Hsu(許家瑋)" w:date="2019-04-29T11:04:00Z">
                    <w:rPr>
                      <w:rFonts w:ascii="NimbusSanL-Regu" w:eastAsia="新細明體" w:hAnsi="NimbusSanL-Regu" w:cs="NimbusSanL-Regu"/>
                      <w:kern w:val="0"/>
                      <w:sz w:val="22"/>
                    </w:rPr>
                  </w:rPrChange>
                </w:rPr>
                <w:delText>External wake-up event</w:delText>
              </w:r>
            </w:del>
          </w:p>
        </w:tc>
      </w:tr>
    </w:tbl>
    <w:p w:rsidR="00346874" w:rsidRDefault="00346874" w:rsidP="00346874">
      <w:pPr>
        <w:tabs>
          <w:tab w:val="num" w:pos="720"/>
        </w:tabs>
        <w:ind w:left="360"/>
        <w:rPr>
          <w:rFonts w:eastAsiaTheme="minorEastAsia"/>
          <w:szCs w:val="24"/>
        </w:rPr>
      </w:pPr>
    </w:p>
    <w:p w:rsidR="007C31B7" w:rsidRDefault="007C31B7" w:rsidP="00346874">
      <w:pPr>
        <w:tabs>
          <w:tab w:val="num" w:pos="720"/>
        </w:tabs>
        <w:ind w:left="360"/>
        <w:rPr>
          <w:rFonts w:eastAsiaTheme="minorEastAsia"/>
          <w:szCs w:val="24"/>
        </w:rPr>
      </w:pPr>
    </w:p>
    <w:p w:rsidR="00346874" w:rsidRDefault="00346874" w:rsidP="00346874">
      <w:pPr>
        <w:rPr>
          <w:rFonts w:eastAsiaTheme="minorEastAsia"/>
          <w:b/>
          <w:bCs/>
        </w:rPr>
      </w:pPr>
      <w:r w:rsidRPr="00D33BB9">
        <w:rPr>
          <w:rFonts w:eastAsiaTheme="minorEastAsia"/>
          <w:b/>
          <w:bCs/>
        </w:rPr>
        <w:t xml:space="preserve">List of </w:t>
      </w:r>
      <w:r>
        <w:rPr>
          <w:rFonts w:eastAsiaTheme="minorEastAsia" w:hint="eastAsia"/>
          <w:b/>
          <w:bCs/>
        </w:rPr>
        <w:t>PLIC interrupt source (</w:t>
      </w:r>
      <w:r w:rsidRPr="00CB7D06">
        <w:rPr>
          <w:rFonts w:eastAsiaTheme="minorEastAsia"/>
          <w:b/>
          <w:bCs/>
        </w:rPr>
        <w:t>ae350_chip.v</w:t>
      </w:r>
      <w:r>
        <w:rPr>
          <w:rFonts w:eastAsiaTheme="minorEastAsia" w:hint="eastAsia"/>
          <w:b/>
          <w:bCs/>
        </w:rPr>
        <w:t xml:space="preserve"> </w:t>
      </w:r>
      <w:r w:rsidRPr="00CB7D06">
        <w:rPr>
          <w:rFonts w:eastAsiaTheme="minorEastAsia"/>
          <w:b/>
          <w:bCs/>
        </w:rPr>
        <w:t>1.113</w:t>
      </w:r>
      <w:r w:rsidR="005350FF">
        <w:rPr>
          <w:rFonts w:eastAsiaTheme="minorEastAsia" w:hint="eastAsia"/>
          <w:b/>
          <w:bCs/>
        </w:rPr>
        <w:t>+)</w:t>
      </w:r>
    </w:p>
    <w:tbl>
      <w:tblPr>
        <w:tblStyle w:val="a9"/>
        <w:tblW w:w="0" w:type="auto"/>
        <w:tblLook w:val="04A0" w:firstRow="1" w:lastRow="0" w:firstColumn="1" w:lastColumn="0" w:noHBand="0" w:noVBand="1"/>
      </w:tblPr>
      <w:tblGrid>
        <w:gridCol w:w="10298"/>
      </w:tblGrid>
      <w:tr w:rsidR="00346874" w:rsidTr="00346874">
        <w:tc>
          <w:tcPr>
            <w:tcW w:w="10298" w:type="dxa"/>
          </w:tcPr>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  =  </w:t>
            </w:r>
            <w:proofErr w:type="spellStart"/>
            <w:r w:rsidRPr="00E1424A">
              <w:rPr>
                <w:rFonts w:eastAsiaTheme="minorEastAsia"/>
                <w:sz w:val="20"/>
              </w:rPr>
              <w:t>rtc_int_period</w:t>
            </w:r>
            <w:proofErr w:type="spellEnd"/>
            <w:r w:rsidRPr="00E1424A">
              <w:rPr>
                <w:rFonts w:eastAsiaTheme="minorEastAsia"/>
                <w:sz w:val="20"/>
              </w:rPr>
              <w:t>;</w:t>
            </w:r>
            <w:r w:rsidRPr="00E1424A">
              <w:rPr>
                <w:rFonts w:eastAsiaTheme="minorEastAsia" w:hint="eastAsia"/>
                <w:sz w:val="20"/>
              </w:rPr>
              <w:t xml:space="preserve"> //</w:t>
            </w:r>
            <w:r w:rsidRPr="00E1424A">
              <w:rPr>
                <w:rFonts w:eastAsiaTheme="minorEastAsia"/>
                <w:sz w:val="20"/>
              </w:rPr>
              <w:t xml:space="preserve"> = </w:t>
            </w:r>
            <w:proofErr w:type="spellStart"/>
            <w:r w:rsidRPr="00E1424A">
              <w:rPr>
                <w:rFonts w:eastAsiaTheme="minorEastAsia"/>
                <w:sz w:val="20"/>
              </w:rPr>
              <w:t>rtc_int_hsec</w:t>
            </w:r>
            <w:proofErr w:type="spellEnd"/>
            <w:r w:rsidRPr="00E1424A">
              <w:rPr>
                <w:rFonts w:eastAsiaTheme="minorEastAsia"/>
                <w:sz w:val="20"/>
              </w:rPr>
              <w:t xml:space="preserve"> | </w:t>
            </w:r>
            <w:proofErr w:type="spellStart"/>
            <w:r w:rsidRPr="00E1424A">
              <w:rPr>
                <w:rFonts w:eastAsiaTheme="minorEastAsia"/>
                <w:sz w:val="20"/>
              </w:rPr>
              <w:t>rtc_int_sec</w:t>
            </w:r>
            <w:proofErr w:type="spellEnd"/>
            <w:r w:rsidRPr="00E1424A">
              <w:rPr>
                <w:rFonts w:eastAsiaTheme="minorEastAsia"/>
                <w:sz w:val="20"/>
              </w:rPr>
              <w:t xml:space="preserve"> | </w:t>
            </w:r>
            <w:proofErr w:type="spellStart"/>
            <w:r w:rsidRPr="00E1424A">
              <w:rPr>
                <w:rFonts w:eastAsiaTheme="minorEastAsia"/>
                <w:sz w:val="20"/>
              </w:rPr>
              <w:t>rtc_int_min</w:t>
            </w:r>
            <w:proofErr w:type="spellEnd"/>
            <w:r w:rsidRPr="00E1424A">
              <w:rPr>
                <w:rFonts w:eastAsiaTheme="minorEastAsia"/>
                <w:sz w:val="20"/>
              </w:rPr>
              <w:t xml:space="preserve"> | </w:t>
            </w:r>
            <w:proofErr w:type="spellStart"/>
            <w:r w:rsidRPr="00E1424A">
              <w:rPr>
                <w:rFonts w:eastAsiaTheme="minorEastAsia"/>
                <w:sz w:val="20"/>
              </w:rPr>
              <w:t>rtc_int_hour</w:t>
            </w:r>
            <w:proofErr w:type="spellEnd"/>
            <w:r w:rsidRPr="00E1424A">
              <w:rPr>
                <w:rFonts w:eastAsiaTheme="minorEastAsia"/>
                <w:sz w:val="20"/>
              </w:rPr>
              <w:t xml:space="preserve"> | </w:t>
            </w:r>
            <w:proofErr w:type="spellStart"/>
            <w:r w:rsidRPr="00E1424A">
              <w:rPr>
                <w:rFonts w:eastAsiaTheme="minorEastAsia"/>
                <w:sz w:val="20"/>
              </w:rPr>
              <w:t>rtc_int_day</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lastRenderedPageBreak/>
              <w:t>int_src</w:t>
            </w:r>
            <w:proofErr w:type="spellEnd"/>
            <w:r w:rsidRPr="00E1424A">
              <w:rPr>
                <w:rFonts w:eastAsiaTheme="minorEastAsia"/>
                <w:sz w:val="20"/>
              </w:rPr>
              <w:t xml:space="preserve">[2]  =  </w:t>
            </w:r>
            <w:proofErr w:type="spellStart"/>
            <w:r w:rsidRPr="00E1424A">
              <w:rPr>
                <w:rFonts w:eastAsiaTheme="minorEastAsia"/>
                <w:sz w:val="20"/>
              </w:rPr>
              <w:t>rtc_int_alarm</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[3]  =  </w:t>
            </w:r>
            <w:proofErr w:type="spellStart"/>
            <w:r w:rsidRPr="00E1424A">
              <w:rPr>
                <w:rFonts w:eastAsiaTheme="minorEastAsia"/>
                <w:sz w:val="20"/>
              </w:rPr>
              <w:t>pit_intr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[4]  =  spi1_int;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[5]  =  spi2_int;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[6]  =  i2c_int;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[7]  =  </w:t>
            </w:r>
            <w:proofErr w:type="spellStart"/>
            <w:r w:rsidRPr="00E1424A">
              <w:rPr>
                <w:rFonts w:eastAsiaTheme="minorEastAsia"/>
                <w:sz w:val="20"/>
              </w:rPr>
              <w:t>gpio_intr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[8]  =  uart1_int;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[9]  =  uart2_int;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[10] =  </w:t>
            </w:r>
            <w:proofErr w:type="spellStart"/>
            <w:r w:rsidRPr="00E1424A">
              <w:rPr>
                <w:rFonts w:eastAsiaTheme="minorEastAsia"/>
                <w:sz w:val="20"/>
              </w:rPr>
              <w:t>dma_int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[17] =  </w:t>
            </w:r>
            <w:proofErr w:type="spellStart"/>
            <w:r w:rsidRPr="00E1424A">
              <w:rPr>
                <w:rFonts w:eastAsiaTheme="minorEastAsia"/>
                <w:sz w:val="20"/>
              </w:rPr>
              <w:t>ssp_intr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[18] =  </w:t>
            </w:r>
            <w:proofErr w:type="spellStart"/>
            <w:r w:rsidRPr="00E1424A">
              <w:rPr>
                <w:rFonts w:eastAsiaTheme="minorEastAsia"/>
                <w:sz w:val="20"/>
              </w:rPr>
              <w:t>sdc_int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[19] =  </w:t>
            </w:r>
            <w:proofErr w:type="spellStart"/>
            <w:r w:rsidRPr="00E1424A">
              <w:rPr>
                <w:rFonts w:eastAsiaTheme="minorEastAsia"/>
                <w:sz w:val="20"/>
              </w:rPr>
              <w:t>mac_int</w:t>
            </w:r>
            <w:proofErr w:type="spellEnd"/>
            <w:r w:rsidRPr="00E1424A">
              <w:rPr>
                <w:rFonts w:eastAsiaTheme="minorEastAsia"/>
                <w:sz w:val="20"/>
              </w:rPr>
              <w:t>;</w:t>
            </w:r>
          </w:p>
          <w:p w:rsidR="00346874"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[20] =  </w:t>
            </w:r>
            <w:proofErr w:type="spellStart"/>
            <w:r w:rsidRPr="00E1424A">
              <w:rPr>
                <w:rFonts w:eastAsiaTheme="minorEastAsia"/>
                <w:sz w:val="20"/>
              </w:rPr>
              <w:t>lcd_intr</w:t>
            </w:r>
            <w:proofErr w:type="spellEnd"/>
            <w:r w:rsidRPr="00E1424A">
              <w:rPr>
                <w:rFonts w:eastAsiaTheme="minorEastAsia"/>
                <w:sz w:val="20"/>
              </w:rPr>
              <w:t>;</w:t>
            </w:r>
          </w:p>
          <w:p w:rsidR="00346874" w:rsidRPr="002B64FC" w:rsidDel="0090599A" w:rsidRDefault="00346874" w:rsidP="00346874">
            <w:pPr>
              <w:rPr>
                <w:del w:id="600" w:author="Chevy Chia-Wei Hsu(許家瑋)" w:date="2019-05-06T09:01:00Z"/>
                <w:rFonts w:eastAsiaTheme="minorEastAsia"/>
                <w:strike/>
                <w:color w:val="FF0000"/>
                <w:sz w:val="20"/>
              </w:rPr>
            </w:pPr>
            <w:del w:id="601" w:author="Chevy Chia-Wei Hsu(許家瑋)" w:date="2019-05-06T09:01:00Z">
              <w:r w:rsidRPr="002B64FC" w:rsidDel="0090599A">
                <w:rPr>
                  <w:rFonts w:eastAsiaTheme="minorEastAsia"/>
                  <w:strike/>
                  <w:color w:val="FF0000"/>
                  <w:sz w:val="20"/>
                </w:rPr>
                <w:delText>int_src[26] =  smu2core_standby_req;</w:delText>
              </w:r>
            </w:del>
          </w:p>
          <w:p w:rsidR="00346874" w:rsidRPr="002B64FC" w:rsidDel="0090599A" w:rsidRDefault="00346874" w:rsidP="00346874">
            <w:pPr>
              <w:rPr>
                <w:del w:id="602" w:author="Chevy Chia-Wei Hsu(許家瑋)" w:date="2019-05-06T09:01:00Z"/>
                <w:rFonts w:eastAsiaTheme="minorEastAsia"/>
                <w:strike/>
                <w:color w:val="FF0000"/>
                <w:sz w:val="20"/>
              </w:rPr>
            </w:pPr>
            <w:del w:id="603" w:author="Chevy Chia-Wei Hsu(許家瑋)" w:date="2019-05-06T09:01:00Z">
              <w:r w:rsidRPr="002B64FC" w:rsidDel="0090599A">
                <w:rPr>
                  <w:rFonts w:eastAsiaTheme="minorEastAsia"/>
                  <w:strike/>
                  <w:color w:val="FF0000"/>
                  <w:sz w:val="20"/>
                </w:rPr>
                <w:delText>int_src[27] =  smu2core_wakeup_ok;</w:delText>
              </w:r>
            </w:del>
          </w:p>
          <w:p w:rsidR="00346874" w:rsidDel="0090599A" w:rsidRDefault="00346874" w:rsidP="00346874">
            <w:pPr>
              <w:rPr>
                <w:del w:id="604" w:author="Chevy Chia-Wei Hsu(許家瑋)" w:date="2019-05-06T09:01:00Z"/>
                <w:rFonts w:eastAsiaTheme="minorEastAsia"/>
                <w:strike/>
                <w:color w:val="FF0000"/>
                <w:sz w:val="20"/>
              </w:rPr>
            </w:pPr>
            <w:del w:id="605" w:author="Chevy Chia-Wei Hsu(許家瑋)" w:date="2019-05-06T09:01:00Z">
              <w:r w:rsidRPr="002B64FC" w:rsidDel="0090599A">
                <w:rPr>
                  <w:rFonts w:eastAsiaTheme="minorEastAsia"/>
                  <w:strike/>
                  <w:color w:val="FF0000"/>
                  <w:sz w:val="20"/>
                </w:rPr>
                <w:delText>int_src[28] =  smu_interrupt_pd;</w:delText>
              </w:r>
            </w:del>
          </w:p>
          <w:p w:rsidR="0090599A" w:rsidRPr="001511CB" w:rsidRDefault="0090599A" w:rsidP="0090599A">
            <w:pPr>
              <w:rPr>
                <w:ins w:id="606" w:author="Chevy Chia-Wei Hsu(許家瑋)" w:date="2019-05-06T09:01:00Z"/>
                <w:rFonts w:eastAsiaTheme="minorEastAsia"/>
                <w:color w:val="FF0000"/>
                <w:sz w:val="20"/>
              </w:rPr>
            </w:pPr>
            <w:proofErr w:type="spellStart"/>
            <w:ins w:id="607"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3</w:t>
              </w:r>
              <w:r w:rsidRPr="001511CB">
                <w:rPr>
                  <w:rFonts w:eastAsiaTheme="minorEastAsia"/>
                  <w:color w:val="FF0000"/>
                  <w:sz w:val="20"/>
                </w:rPr>
                <w:t>] =</w:t>
              </w:r>
              <w:r w:rsidRPr="001511CB">
                <w:rPr>
                  <w:rFonts w:eastAsiaTheme="minorEastAsia" w:hint="eastAsia"/>
                  <w:color w:val="FF0000"/>
                  <w:sz w:val="20"/>
                </w:rPr>
                <w:t xml:space="preserve"> pcs_cpu0_</w:t>
              </w:r>
              <w:r>
                <w:rPr>
                  <w:rFonts w:eastAsiaTheme="minorEastAsia" w:hint="eastAsia"/>
                  <w:color w:val="FF0000"/>
                  <w:sz w:val="20"/>
                </w:rPr>
                <w:t>standby_req;</w:t>
              </w:r>
              <w:r w:rsidRPr="001511CB">
                <w:rPr>
                  <w:rFonts w:eastAsiaTheme="minorEastAsia" w:hint="eastAsia"/>
                  <w:color w:val="FF0000"/>
                  <w:sz w:val="20"/>
                </w:rPr>
                <w:t xml:space="preserve"> // target: cpu0</w:t>
              </w:r>
            </w:ins>
          </w:p>
          <w:p w:rsidR="0090599A" w:rsidRPr="001511CB" w:rsidRDefault="0090599A" w:rsidP="0090599A">
            <w:pPr>
              <w:rPr>
                <w:ins w:id="608" w:author="Chevy Chia-Wei Hsu(許家瑋)" w:date="2019-05-06T09:01:00Z"/>
                <w:rFonts w:eastAsiaTheme="minorEastAsia"/>
                <w:color w:val="FF0000"/>
                <w:sz w:val="20"/>
              </w:rPr>
            </w:pPr>
            <w:proofErr w:type="spellStart"/>
            <w:ins w:id="609"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4</w:t>
              </w:r>
              <w:r w:rsidRPr="001511CB">
                <w:rPr>
                  <w:rFonts w:eastAsiaTheme="minorEastAsia"/>
                  <w:color w:val="FF0000"/>
                  <w:sz w:val="20"/>
                </w:rPr>
                <w:t>] =</w:t>
              </w:r>
              <w:r w:rsidRPr="001511CB">
                <w:rPr>
                  <w:rFonts w:eastAsiaTheme="minorEastAsia" w:hint="eastAsia"/>
                  <w:color w:val="FF0000"/>
                  <w:sz w:val="20"/>
                </w:rPr>
                <w:t xml:space="preserve"> pcs_cpu</w:t>
              </w:r>
            </w:ins>
            <w:ins w:id="610" w:author="Chevy Chia-Wei Hsu(許家瑋)" w:date="2019-05-06T09:02:00Z">
              <w:r w:rsidR="00C43735">
                <w:rPr>
                  <w:rFonts w:eastAsiaTheme="minorEastAsia" w:hint="eastAsia"/>
                  <w:color w:val="FF0000"/>
                  <w:sz w:val="20"/>
                </w:rPr>
                <w:t>1</w:t>
              </w:r>
            </w:ins>
            <w:ins w:id="611"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612" w:author="Chevy Chia-Wei Hsu(許家瑋)" w:date="2019-05-06T09:02:00Z">
              <w:r w:rsidR="00C43735">
                <w:rPr>
                  <w:rFonts w:eastAsiaTheme="minorEastAsia" w:hint="eastAsia"/>
                  <w:color w:val="FF0000"/>
                  <w:sz w:val="20"/>
                </w:rPr>
                <w:t>1</w:t>
              </w:r>
            </w:ins>
          </w:p>
          <w:p w:rsidR="0090599A" w:rsidRPr="001511CB" w:rsidRDefault="0090599A" w:rsidP="0090599A">
            <w:pPr>
              <w:rPr>
                <w:ins w:id="613" w:author="Chevy Chia-Wei Hsu(許家瑋)" w:date="2019-05-06T09:01:00Z"/>
                <w:rFonts w:eastAsiaTheme="minorEastAsia"/>
                <w:color w:val="FF0000"/>
                <w:sz w:val="20"/>
              </w:rPr>
            </w:pPr>
            <w:proofErr w:type="spellStart"/>
            <w:ins w:id="614"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5</w:t>
              </w:r>
              <w:r w:rsidRPr="001511CB">
                <w:rPr>
                  <w:rFonts w:eastAsiaTheme="minorEastAsia"/>
                  <w:color w:val="FF0000"/>
                  <w:sz w:val="20"/>
                </w:rPr>
                <w:t>] =</w:t>
              </w:r>
              <w:r w:rsidRPr="001511CB">
                <w:rPr>
                  <w:rFonts w:eastAsiaTheme="minorEastAsia" w:hint="eastAsia"/>
                  <w:color w:val="FF0000"/>
                  <w:sz w:val="20"/>
                </w:rPr>
                <w:t xml:space="preserve"> pcs_cpu</w:t>
              </w:r>
            </w:ins>
            <w:ins w:id="615" w:author="Chevy Chia-Wei Hsu(許家瑋)" w:date="2019-05-06T09:02:00Z">
              <w:r w:rsidR="00C43735">
                <w:rPr>
                  <w:rFonts w:eastAsiaTheme="minorEastAsia" w:hint="eastAsia"/>
                  <w:color w:val="FF0000"/>
                  <w:sz w:val="20"/>
                </w:rPr>
                <w:t>2</w:t>
              </w:r>
            </w:ins>
            <w:ins w:id="616"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617" w:author="Chevy Chia-Wei Hsu(許家瑋)" w:date="2019-05-06T09:02:00Z">
              <w:r w:rsidR="00C43735">
                <w:rPr>
                  <w:rFonts w:eastAsiaTheme="minorEastAsia" w:hint="eastAsia"/>
                  <w:color w:val="FF0000"/>
                  <w:sz w:val="20"/>
                </w:rPr>
                <w:t>2</w:t>
              </w:r>
            </w:ins>
          </w:p>
          <w:p w:rsidR="0090599A" w:rsidRPr="001511CB" w:rsidRDefault="0090599A" w:rsidP="0090599A">
            <w:pPr>
              <w:rPr>
                <w:ins w:id="618" w:author="Chevy Chia-Wei Hsu(許家瑋)" w:date="2019-05-06T09:01:00Z"/>
                <w:rFonts w:eastAsiaTheme="minorEastAsia"/>
                <w:color w:val="FF0000"/>
                <w:sz w:val="20"/>
              </w:rPr>
            </w:pPr>
            <w:proofErr w:type="spellStart"/>
            <w:ins w:id="619"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6</w:t>
              </w:r>
              <w:r w:rsidRPr="001511CB">
                <w:rPr>
                  <w:rFonts w:eastAsiaTheme="minorEastAsia"/>
                  <w:color w:val="FF0000"/>
                  <w:sz w:val="20"/>
                </w:rPr>
                <w:t>] =</w:t>
              </w:r>
              <w:r w:rsidRPr="001511CB">
                <w:rPr>
                  <w:rFonts w:eastAsiaTheme="minorEastAsia" w:hint="eastAsia"/>
                  <w:color w:val="FF0000"/>
                  <w:sz w:val="20"/>
                </w:rPr>
                <w:t xml:space="preserve"> pcs_cpu</w:t>
              </w:r>
            </w:ins>
            <w:ins w:id="620" w:author="Chevy Chia-Wei Hsu(許家瑋)" w:date="2019-05-06T09:02:00Z">
              <w:r w:rsidR="00C43735">
                <w:rPr>
                  <w:rFonts w:eastAsiaTheme="minorEastAsia" w:hint="eastAsia"/>
                  <w:color w:val="FF0000"/>
                  <w:sz w:val="20"/>
                </w:rPr>
                <w:t>3</w:t>
              </w:r>
            </w:ins>
            <w:ins w:id="621"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622" w:author="Chevy Chia-Wei Hsu(許家瑋)" w:date="2019-05-06T09:02:00Z">
              <w:r w:rsidR="00C43735">
                <w:rPr>
                  <w:rFonts w:eastAsiaTheme="minorEastAsia" w:hint="eastAsia"/>
                  <w:color w:val="FF0000"/>
                  <w:sz w:val="20"/>
                </w:rPr>
                <w:t>3</w:t>
              </w:r>
            </w:ins>
          </w:p>
          <w:p w:rsidR="00AC3772" w:rsidRPr="001511CB" w:rsidDel="0090599A" w:rsidRDefault="00AC3772" w:rsidP="00AC3772">
            <w:pPr>
              <w:rPr>
                <w:del w:id="623" w:author="Chevy Chia-Wei Hsu(許家瑋)" w:date="2019-05-06T09:00:00Z"/>
                <w:rFonts w:eastAsiaTheme="minorEastAsia"/>
                <w:color w:val="FF0000"/>
                <w:sz w:val="20"/>
              </w:rPr>
            </w:pPr>
            <w:del w:id="624" w:author="Chevy Chia-Wei Hsu(許家瑋)" w:date="2019-05-06T09:00:00Z">
              <w:r w:rsidRPr="001511CB" w:rsidDel="0090599A">
                <w:rPr>
                  <w:rFonts w:eastAsiaTheme="minorEastAsia"/>
                  <w:color w:val="FF0000"/>
                  <w:sz w:val="20"/>
                </w:rPr>
                <w:delText>int_src[2</w:delText>
              </w:r>
              <w:r w:rsidDel="0090599A">
                <w:rPr>
                  <w:rFonts w:eastAsiaTheme="minorEastAsia" w:hint="eastAsia"/>
                  <w:color w:val="FF0000"/>
                  <w:sz w:val="20"/>
                </w:rPr>
                <w:delText>6</w:delText>
              </w:r>
              <w:r w:rsidRPr="001511CB" w:rsidDel="0090599A">
                <w:rPr>
                  <w:rFonts w:eastAsiaTheme="minorEastAsia"/>
                  <w:color w:val="FF0000"/>
                  <w:sz w:val="20"/>
                </w:rPr>
                <w:delText>] =</w:delText>
              </w:r>
              <w:r w:rsidRPr="001511CB" w:rsidDel="0090599A">
                <w:rPr>
                  <w:rFonts w:eastAsiaTheme="minorEastAsia" w:hint="eastAsia"/>
                  <w:color w:val="FF0000"/>
                  <w:sz w:val="20"/>
                </w:rPr>
                <w:delText xml:space="preserve"> pcs_cpu0_wakeup; // target: cpu0</w:delText>
              </w:r>
            </w:del>
          </w:p>
          <w:p w:rsidR="0090599A" w:rsidRPr="001511CB" w:rsidRDefault="0090599A" w:rsidP="0090599A">
            <w:pPr>
              <w:rPr>
                <w:ins w:id="625" w:author="Chevy Chia-Wei Hsu(許家瑋)" w:date="2019-05-06T09:00:00Z"/>
                <w:rFonts w:eastAsiaTheme="minorEastAsia"/>
                <w:color w:val="FF0000"/>
                <w:sz w:val="20"/>
              </w:rPr>
            </w:pPr>
            <w:proofErr w:type="spellStart"/>
            <w:ins w:id="626" w:author="Chevy Chia-Wei Hsu(許家瑋)" w:date="2019-05-06T09:00:00Z">
              <w:r w:rsidRPr="001511CB">
                <w:rPr>
                  <w:rFonts w:eastAsiaTheme="minorEastAsia"/>
                  <w:color w:val="FF0000"/>
                  <w:sz w:val="20"/>
                </w:rPr>
                <w:t>int_src</w:t>
              </w:r>
              <w:proofErr w:type="spellEnd"/>
              <w:r w:rsidRPr="001511CB">
                <w:rPr>
                  <w:rFonts w:eastAsiaTheme="minorEastAsia"/>
                  <w:color w:val="FF0000"/>
                  <w:sz w:val="20"/>
                </w:rPr>
                <w:t>[2</w:t>
              </w:r>
            </w:ins>
            <w:ins w:id="627" w:author="Chevy Chia-Wei Hsu(許家瑋)" w:date="2019-05-06T09:01:00Z">
              <w:r>
                <w:rPr>
                  <w:rFonts w:eastAsiaTheme="minorEastAsia" w:hint="eastAsia"/>
                  <w:color w:val="FF0000"/>
                  <w:sz w:val="20"/>
                </w:rPr>
                <w:t>7</w:t>
              </w:r>
            </w:ins>
            <w:ins w:id="628" w:author="Chevy Chia-Wei Hsu(許家瑋)" w:date="2019-05-06T09:00:00Z">
              <w:r w:rsidRPr="001511CB">
                <w:rPr>
                  <w:rFonts w:eastAsiaTheme="minorEastAsia"/>
                  <w:color w:val="FF0000"/>
                  <w:sz w:val="20"/>
                </w:rPr>
                <w:t>] =</w:t>
              </w:r>
              <w:r w:rsidRPr="001511CB">
                <w:rPr>
                  <w:rFonts w:eastAsiaTheme="minorEastAsia" w:hint="eastAsia"/>
                  <w:color w:val="FF0000"/>
                  <w:sz w:val="20"/>
                </w:rPr>
                <w:t xml:space="preserve"> pcs_cpu0_wakeup; // target: cpu0</w:t>
              </w:r>
            </w:ins>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del w:id="629" w:author="Chevy Chia-Wei Hsu(許家瑋)" w:date="2019-05-06T09:01:00Z">
              <w:r w:rsidDel="0090599A">
                <w:rPr>
                  <w:rFonts w:eastAsiaTheme="minorEastAsia" w:hint="eastAsia"/>
                  <w:color w:val="FF0000"/>
                  <w:sz w:val="20"/>
                </w:rPr>
                <w:delText>7</w:delText>
              </w:r>
            </w:del>
            <w:ins w:id="630" w:author="Chevy Chia-Wei Hsu(許家瑋)" w:date="2019-05-06T09:01:00Z">
              <w:r w:rsidR="0090599A">
                <w:rPr>
                  <w:rFonts w:eastAsiaTheme="minorEastAsia" w:hint="eastAsia"/>
                  <w:color w:val="FF0000"/>
                  <w:sz w:val="20"/>
                </w:rPr>
                <w:t>8</w:t>
              </w:r>
            </w:ins>
            <w:r w:rsidRPr="001511CB">
              <w:rPr>
                <w:rFonts w:eastAsiaTheme="minorEastAsia"/>
                <w:color w:val="FF0000"/>
                <w:sz w:val="20"/>
              </w:rPr>
              <w:t>] =</w:t>
            </w:r>
            <w:r w:rsidRPr="001511CB">
              <w:rPr>
                <w:rFonts w:eastAsiaTheme="minorEastAsia" w:hint="eastAsia"/>
                <w:color w:val="FF0000"/>
                <w:sz w:val="20"/>
              </w:rPr>
              <w:t xml:space="preserve"> pcs_cpu1_wakeup; // target: cpu1</w:t>
            </w:r>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del w:id="631" w:author="Chevy Chia-Wei Hsu(許家瑋)" w:date="2019-05-06T09:01:00Z">
              <w:r w:rsidDel="0090599A">
                <w:rPr>
                  <w:rFonts w:eastAsiaTheme="minorEastAsia" w:hint="eastAsia"/>
                  <w:color w:val="FF0000"/>
                  <w:sz w:val="20"/>
                </w:rPr>
                <w:delText>8</w:delText>
              </w:r>
            </w:del>
            <w:ins w:id="632" w:author="Chevy Chia-Wei Hsu(許家瑋)" w:date="2019-05-06T09:01:00Z">
              <w:r w:rsidR="0090599A">
                <w:rPr>
                  <w:rFonts w:eastAsiaTheme="minorEastAsia" w:hint="eastAsia"/>
                  <w:color w:val="FF0000"/>
                  <w:sz w:val="20"/>
                </w:rPr>
                <w:t>9</w:t>
              </w:r>
            </w:ins>
            <w:r w:rsidRPr="001511CB">
              <w:rPr>
                <w:rFonts w:eastAsiaTheme="minorEastAsia"/>
                <w:color w:val="FF0000"/>
                <w:sz w:val="20"/>
              </w:rPr>
              <w:t>] =</w:t>
            </w:r>
            <w:r w:rsidRPr="001511CB">
              <w:rPr>
                <w:rFonts w:eastAsiaTheme="minorEastAsia" w:hint="eastAsia"/>
                <w:color w:val="FF0000"/>
                <w:sz w:val="20"/>
              </w:rPr>
              <w:t xml:space="preserve"> pcs_cpu2_wakeup; // target: cpu2</w:t>
            </w:r>
          </w:p>
          <w:p w:rsidR="00AC3772" w:rsidRDefault="00AC3772" w:rsidP="00AC3772">
            <w:pPr>
              <w:rPr>
                <w:rFonts w:eastAsiaTheme="minorEastAsia"/>
                <w:strike/>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del w:id="633" w:author="Chevy Chia-Wei Hsu(許家瑋)" w:date="2019-05-06T09:01:00Z">
              <w:r w:rsidDel="0090599A">
                <w:rPr>
                  <w:rFonts w:eastAsiaTheme="minorEastAsia" w:hint="eastAsia"/>
                  <w:color w:val="FF0000"/>
                  <w:sz w:val="20"/>
                </w:rPr>
                <w:delText>29</w:delText>
              </w:r>
            </w:del>
            <w:ins w:id="634" w:author="Chevy Chia-Wei Hsu(許家瑋)" w:date="2019-05-06T09:01:00Z">
              <w:r w:rsidR="0090599A">
                <w:rPr>
                  <w:rFonts w:eastAsiaTheme="minorEastAsia" w:hint="eastAsia"/>
                  <w:color w:val="FF0000"/>
                  <w:sz w:val="20"/>
                </w:rPr>
                <w:t>30</w:t>
              </w:r>
            </w:ins>
            <w:r w:rsidRPr="001511CB">
              <w:rPr>
                <w:rFonts w:eastAsiaTheme="minorEastAsia"/>
                <w:color w:val="FF0000"/>
                <w:sz w:val="20"/>
              </w:rPr>
              <w:t>] =</w:t>
            </w:r>
            <w:r w:rsidRPr="001511CB">
              <w:rPr>
                <w:rFonts w:eastAsiaTheme="minorEastAsia" w:hint="eastAsia"/>
                <w:color w:val="FF0000"/>
                <w:sz w:val="20"/>
              </w:rPr>
              <w:t xml:space="preserve"> pcs_cpu3_wakeup; // target: cpu3</w:t>
            </w:r>
          </w:p>
          <w:p w:rsidR="00496DB0" w:rsidRDefault="009532A9" w:rsidP="009532A9">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r w:rsidR="00AC3772">
              <w:rPr>
                <w:rFonts w:eastAsiaTheme="minorEastAsia" w:hint="eastAsia"/>
                <w:color w:val="FF0000"/>
                <w:sz w:val="20"/>
              </w:rPr>
              <w:t>3</w:t>
            </w:r>
            <w:ins w:id="635" w:author="Chevy Chia-Wei Hsu(許家瑋)" w:date="2019-05-06T09:01:00Z">
              <w:r w:rsidR="0090599A">
                <w:rPr>
                  <w:rFonts w:eastAsiaTheme="minorEastAsia" w:hint="eastAsia"/>
                  <w:color w:val="FF0000"/>
                  <w:sz w:val="20"/>
                </w:rPr>
                <w:t>1</w:t>
              </w:r>
            </w:ins>
            <w:del w:id="636" w:author="Chevy Chia-Wei Hsu(許家瑋)" w:date="2019-05-06T09:01:00Z">
              <w:r w:rsidR="00AC3772" w:rsidDel="0090599A">
                <w:rPr>
                  <w:rFonts w:eastAsiaTheme="minorEastAsia" w:hint="eastAsia"/>
                  <w:color w:val="FF0000"/>
                  <w:sz w:val="20"/>
                </w:rPr>
                <w:delText>0</w:delText>
              </w:r>
            </w:del>
            <w:r w:rsidRPr="001511CB">
              <w:rPr>
                <w:rFonts w:eastAsiaTheme="minorEastAsia"/>
                <w:color w:val="FF0000"/>
                <w:sz w:val="20"/>
              </w:rPr>
              <w:t xml:space="preserve">] = </w:t>
            </w:r>
            <w:r w:rsidRPr="001511CB">
              <w:rPr>
                <w:rFonts w:eastAsiaTheme="minorEastAsia" w:hint="eastAsia"/>
                <w:color w:val="FF0000"/>
                <w:sz w:val="20"/>
              </w:rPr>
              <w:t>pcs_cpu0_int | pcs_cpu1_int | pcs_cpu2_int | pcs_cpu3_int</w:t>
            </w:r>
            <w:r w:rsidR="00496DB0">
              <w:rPr>
                <w:rFonts w:eastAsiaTheme="minorEastAsia" w:hint="eastAsia"/>
                <w:color w:val="FF0000"/>
                <w:sz w:val="20"/>
              </w:rPr>
              <w:t xml:space="preserve"> | </w:t>
            </w:r>
          </w:p>
          <w:p w:rsidR="009532A9" w:rsidRPr="00AC3772" w:rsidRDefault="00496DB0" w:rsidP="00126089">
            <w:pPr>
              <w:ind w:firstLineChars="600" w:firstLine="1200"/>
              <w:rPr>
                <w:rFonts w:eastAsiaTheme="minorEastAsia"/>
                <w:color w:val="FF0000"/>
                <w:sz w:val="20"/>
              </w:rPr>
            </w:pPr>
            <w:r w:rsidRPr="001511CB">
              <w:rPr>
                <w:rFonts w:eastAsiaTheme="minorEastAsia" w:hint="eastAsia"/>
                <w:color w:val="FF0000"/>
                <w:sz w:val="20"/>
              </w:rPr>
              <w:t>pcs_</w:t>
            </w:r>
            <w:r w:rsidR="00126089" w:rsidRPr="00126089">
              <w:rPr>
                <w:rFonts w:eastAsiaTheme="minorEastAsia"/>
                <w:color w:val="FF0000"/>
                <w:sz w:val="20"/>
              </w:rPr>
              <w:t>Platform0</w:t>
            </w:r>
            <w:r w:rsidRPr="001511CB">
              <w:rPr>
                <w:rFonts w:eastAsiaTheme="minorEastAsia" w:hint="eastAsia"/>
                <w:color w:val="FF0000"/>
                <w:sz w:val="20"/>
              </w:rPr>
              <w:t>_int | pcs_</w:t>
            </w:r>
            <w:r w:rsidR="00126089" w:rsidRPr="00126089">
              <w:rPr>
                <w:rFonts w:eastAsiaTheme="minorEastAsia"/>
                <w:color w:val="FF0000"/>
                <w:sz w:val="20"/>
              </w:rPr>
              <w:t>Platform</w:t>
            </w:r>
            <w:r w:rsidR="00126089" w:rsidRPr="00126089">
              <w:rPr>
                <w:rFonts w:eastAsiaTheme="minorEastAsia" w:hint="eastAsia"/>
                <w:color w:val="FF0000"/>
                <w:sz w:val="20"/>
              </w:rPr>
              <w:t>1</w:t>
            </w:r>
            <w:r w:rsidRPr="001511CB">
              <w:rPr>
                <w:rFonts w:eastAsiaTheme="minorEastAsia" w:hint="eastAsia"/>
                <w:color w:val="FF0000"/>
                <w:sz w:val="20"/>
              </w:rPr>
              <w:t>_int</w:t>
            </w:r>
            <w:r w:rsidR="00DD05B0" w:rsidRPr="001511CB">
              <w:rPr>
                <w:rFonts w:eastAsiaTheme="minorEastAsia" w:hint="eastAsia"/>
                <w:color w:val="FF0000"/>
                <w:sz w:val="20"/>
              </w:rPr>
              <w:t xml:space="preserve"> | </w:t>
            </w:r>
            <w:proofErr w:type="spellStart"/>
            <w:r w:rsidR="00DD05B0" w:rsidRPr="001511CB">
              <w:rPr>
                <w:rFonts w:eastAsiaTheme="minorEastAsia" w:hint="eastAsia"/>
                <w:color w:val="FF0000"/>
                <w:sz w:val="20"/>
              </w:rPr>
              <w:t>pcs_</w:t>
            </w:r>
            <w:r w:rsidR="00DD05B0">
              <w:rPr>
                <w:rFonts w:eastAsiaTheme="minorEastAsia" w:hint="eastAsia"/>
                <w:color w:val="FF0000"/>
                <w:sz w:val="20"/>
              </w:rPr>
              <w:t>ao</w:t>
            </w:r>
            <w:r w:rsidR="00DD05B0" w:rsidRPr="001511CB">
              <w:rPr>
                <w:rFonts w:eastAsiaTheme="minorEastAsia" w:hint="eastAsia"/>
                <w:color w:val="FF0000"/>
                <w:sz w:val="20"/>
              </w:rPr>
              <w:t>_int</w:t>
            </w:r>
            <w:proofErr w:type="spellEnd"/>
            <w:r w:rsidR="009532A9" w:rsidRPr="001511CB">
              <w:rPr>
                <w:rFonts w:eastAsiaTheme="minorEastAsia"/>
                <w:color w:val="FF0000"/>
                <w:sz w:val="20"/>
              </w:rPr>
              <w:t>;</w:t>
            </w:r>
            <w:r w:rsidR="009532A9" w:rsidRPr="001511CB">
              <w:rPr>
                <w:rFonts w:eastAsiaTheme="minorEastAsia" w:hint="eastAsia"/>
                <w:color w:val="FF0000"/>
                <w:sz w:val="20"/>
              </w:rPr>
              <w:t xml:space="preserve"> // target: cpu0</w:t>
            </w:r>
          </w:p>
        </w:tc>
      </w:tr>
    </w:tbl>
    <w:p w:rsidR="00346874" w:rsidRDefault="0049559E" w:rsidP="0049559E">
      <w:pPr>
        <w:numPr>
          <w:ilvl w:val="0"/>
          <w:numId w:val="30"/>
        </w:numPr>
        <w:rPr>
          <w:rFonts w:eastAsiaTheme="minorEastAsia"/>
          <w:szCs w:val="24"/>
        </w:rPr>
      </w:pPr>
      <w:proofErr w:type="spellStart"/>
      <w:r>
        <w:rPr>
          <w:rFonts w:eastAsiaTheme="minorEastAsia"/>
          <w:szCs w:val="24"/>
        </w:rPr>
        <w:lastRenderedPageBreak/>
        <w:t>pcs</w:t>
      </w:r>
      <w:r w:rsidRPr="00F14372">
        <w:rPr>
          <w:rFonts w:eastAsiaTheme="minorEastAsia"/>
          <w:szCs w:val="24"/>
        </w:rPr>
        <w:t>_</w:t>
      </w:r>
      <w:proofErr w:type="gramStart"/>
      <w:r>
        <w:rPr>
          <w:rFonts w:eastAsiaTheme="minorEastAsia" w:hint="eastAsia"/>
          <w:szCs w:val="24"/>
        </w:rPr>
        <w:t>wakeup</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49559E" w:rsidRPr="0049559E" w:rsidRDefault="0049559E" w:rsidP="0049559E">
      <w:pPr>
        <w:numPr>
          <w:ilvl w:val="1"/>
          <w:numId w:val="30"/>
        </w:numPr>
        <w:rPr>
          <w:rFonts w:eastAsiaTheme="minorEastAsia"/>
          <w:szCs w:val="24"/>
        </w:rPr>
      </w:pPr>
      <w:r>
        <w:rPr>
          <w:rFonts w:eastAsiaTheme="minorEastAsia" w:hint="eastAsia"/>
        </w:rPr>
        <w:t>CPU Power Domain</w:t>
      </w:r>
    </w:p>
    <w:p w:rsidR="0049559E" w:rsidRDefault="0049559E" w:rsidP="0049559E">
      <w:pPr>
        <w:numPr>
          <w:ilvl w:val="2"/>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 xml:space="preserve">[x] = </w:t>
      </w:r>
      <w:proofErr w:type="spellStart"/>
      <w:r>
        <w:rPr>
          <w:rFonts w:eastAsiaTheme="minorEastAsia" w:hint="eastAsia"/>
          <w:szCs w:val="24"/>
        </w:rPr>
        <w:t>pcs_wakeup</w:t>
      </w:r>
      <w:proofErr w:type="spellEnd"/>
      <w:r>
        <w:rPr>
          <w:rFonts w:eastAsiaTheme="minorEastAsia" w:hint="eastAsia"/>
          <w:szCs w:val="24"/>
        </w:rPr>
        <w:t>[y]</w:t>
      </w:r>
    </w:p>
    <w:p w:rsidR="009C433D" w:rsidRPr="009C433D" w:rsidRDefault="009C433D" w:rsidP="009C433D">
      <w:pPr>
        <w:numPr>
          <w:ilvl w:val="3"/>
          <w:numId w:val="30"/>
        </w:numPr>
        <w:rPr>
          <w:rFonts w:eastAsiaTheme="minorEastAsia"/>
          <w:szCs w:val="24"/>
        </w:rPr>
      </w:pPr>
      <w:proofErr w:type="spellStart"/>
      <w:r w:rsidRPr="009C433D">
        <w:rPr>
          <w:rFonts w:eastAsiaTheme="minorEastAsia" w:hint="eastAsia"/>
          <w:szCs w:val="24"/>
        </w:rPr>
        <w:t>hartN</w:t>
      </w:r>
      <w:proofErr w:type="spellEnd"/>
      <w:r w:rsidRPr="009C433D">
        <w:rPr>
          <w:rFonts w:eastAsiaTheme="minorEastAsia" w:hint="eastAsia"/>
          <w:szCs w:val="24"/>
        </w:rPr>
        <w:t xml:space="preserve"> is wakeup </w:t>
      </w:r>
      <w:r>
        <w:rPr>
          <w:rFonts w:eastAsiaTheme="minorEastAsia" w:hint="eastAsia"/>
          <w:szCs w:val="24"/>
        </w:rPr>
        <w:t xml:space="preserve">(terminate WFI) </w:t>
      </w:r>
      <w:r w:rsidRPr="009C433D">
        <w:rPr>
          <w:rFonts w:eastAsiaTheme="minorEastAsia" w:hint="eastAsia"/>
          <w:szCs w:val="24"/>
        </w:rPr>
        <w:t xml:space="preserve">by </w:t>
      </w:r>
      <w:r w:rsidRPr="009E7EF0">
        <w:rPr>
          <w:rFonts w:eastAsiaTheme="minorEastAsia" w:hint="eastAsia"/>
          <w:color w:val="FF0000"/>
          <w:szCs w:val="24"/>
        </w:rPr>
        <w:t>PCS</w:t>
      </w:r>
      <w:r w:rsidRPr="009C433D">
        <w:rPr>
          <w:rFonts w:eastAsiaTheme="minorEastAsia" w:hint="eastAsia"/>
          <w:szCs w:val="24"/>
        </w:rPr>
        <w:t xml:space="preserve"> via </w:t>
      </w:r>
      <w:proofErr w:type="spellStart"/>
      <w:r w:rsidRPr="009C433D">
        <w:rPr>
          <w:rFonts w:eastAsia="新細明體" w:hint="eastAsia"/>
        </w:rPr>
        <w:t>ExternalInterrupt</w:t>
      </w:r>
      <w:proofErr w:type="spellEnd"/>
    </w:p>
    <w:p w:rsidR="00A753A4" w:rsidRPr="009C433D" w:rsidRDefault="009C433D" w:rsidP="009C433D">
      <w:pPr>
        <w:numPr>
          <w:ilvl w:val="3"/>
          <w:numId w:val="30"/>
        </w:numPr>
        <w:rPr>
          <w:rFonts w:eastAsiaTheme="minorEastAsia"/>
          <w:szCs w:val="24"/>
        </w:rPr>
      </w:pPr>
      <w:r>
        <w:rPr>
          <w:rFonts w:eastAsiaTheme="minorEastAsia" w:hint="eastAsia"/>
          <w:szCs w:val="24"/>
        </w:rPr>
        <w:t>(</w:t>
      </w:r>
      <w:proofErr w:type="spellStart"/>
      <w:r>
        <w:rPr>
          <w:rFonts w:eastAsiaTheme="minorEastAsia" w:hint="eastAsia"/>
          <w:szCs w:val="24"/>
        </w:rPr>
        <w:t>hartN</w:t>
      </w:r>
      <w:proofErr w:type="spellEnd"/>
      <w:r>
        <w:rPr>
          <w:rFonts w:eastAsiaTheme="minorEastAsia" w:hint="eastAsia"/>
          <w:szCs w:val="24"/>
        </w:rPr>
        <w:t xml:space="preserve"> can also be</w:t>
      </w:r>
      <w:r w:rsidR="0028723B">
        <w:rPr>
          <w:rFonts w:eastAsiaTheme="minorEastAsia" w:hint="eastAsia"/>
          <w:szCs w:val="24"/>
        </w:rPr>
        <w:t xml:space="preserve"> wakeup by hart0 via </w:t>
      </w:r>
      <w:proofErr w:type="spellStart"/>
      <w:r w:rsidR="0028723B">
        <w:rPr>
          <w:rFonts w:eastAsia="新細明體" w:hint="eastAsia"/>
        </w:rPr>
        <w:t>SoftwareInterrupt</w:t>
      </w:r>
      <w:proofErr w:type="spellEnd"/>
      <w:r>
        <w:rPr>
          <w:rFonts w:eastAsia="新細明體" w:hint="eastAsia"/>
        </w:rPr>
        <w:t>)</w:t>
      </w:r>
    </w:p>
    <w:p w:rsidR="0049559E" w:rsidRDefault="0049559E" w:rsidP="0049559E">
      <w:pPr>
        <w:numPr>
          <w:ilvl w:val="1"/>
          <w:numId w:val="30"/>
        </w:numPr>
        <w:rPr>
          <w:rFonts w:eastAsiaTheme="minorEastAsia"/>
          <w:szCs w:val="24"/>
        </w:rPr>
      </w:pPr>
      <w:r>
        <w:rPr>
          <w:rFonts w:eastAsiaTheme="minorEastAsia" w:hint="eastAsia"/>
        </w:rPr>
        <w:t>Platform Power Domain</w:t>
      </w:r>
    </w:p>
    <w:p w:rsidR="0049559E" w:rsidRDefault="0049559E" w:rsidP="0049559E">
      <w:pPr>
        <w:numPr>
          <w:ilvl w:val="2"/>
          <w:numId w:val="30"/>
        </w:numPr>
        <w:rPr>
          <w:rFonts w:eastAsiaTheme="minorEastAsia"/>
          <w:szCs w:val="24"/>
        </w:rPr>
      </w:pPr>
      <w:r>
        <w:rPr>
          <w:rFonts w:eastAsiaTheme="minorEastAsia" w:hint="eastAsia"/>
          <w:szCs w:val="24"/>
        </w:rPr>
        <w:t>(</w:t>
      </w:r>
      <w:r>
        <w:rPr>
          <w:rFonts w:eastAsiaTheme="minorEastAsia"/>
          <w:szCs w:val="24"/>
        </w:rPr>
        <w:t>F</w:t>
      </w:r>
      <w:r>
        <w:rPr>
          <w:rFonts w:eastAsiaTheme="minorEastAsia" w:hint="eastAsia"/>
          <w:szCs w:val="24"/>
        </w:rPr>
        <w:t>loating)</w:t>
      </w:r>
    </w:p>
    <w:p w:rsidR="0049559E" w:rsidRPr="0049559E" w:rsidRDefault="0049559E" w:rsidP="0049559E">
      <w:pPr>
        <w:numPr>
          <w:ilvl w:val="3"/>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Must de-assert </w:t>
      </w:r>
      <w:proofErr w:type="spellStart"/>
      <w:r w:rsidRPr="0049559E">
        <w:rPr>
          <w:rFonts w:eastAsiaTheme="minorEastAsia"/>
          <w:color w:val="808080" w:themeColor="background1" w:themeShade="80"/>
          <w:szCs w:val="24"/>
        </w:rPr>
        <w:t>pcs_standby_req</w:t>
      </w:r>
      <w:proofErr w:type="spellEnd"/>
      <w:r>
        <w:rPr>
          <w:rFonts w:eastAsiaTheme="minorEastAsia" w:hint="eastAsia"/>
          <w:color w:val="808080" w:themeColor="background1" w:themeShade="80"/>
          <w:szCs w:val="24"/>
        </w:rPr>
        <w:t xml:space="preserve"> (</w:t>
      </w:r>
      <w:r w:rsidRPr="00C04811">
        <w:rPr>
          <w:rFonts w:eastAsiaTheme="minorEastAsia" w:hint="eastAsia"/>
          <w:color w:val="808080" w:themeColor="background1" w:themeShade="80"/>
          <w:szCs w:val="24"/>
        </w:rPr>
        <w:t>Hardware solution</w:t>
      </w:r>
      <w:r>
        <w:rPr>
          <w:rFonts w:eastAsiaTheme="minorEastAsia" w:hint="eastAsia"/>
          <w:color w:val="808080" w:themeColor="background1" w:themeShade="80"/>
          <w:szCs w:val="24"/>
        </w:rPr>
        <w:t>)</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w:t>
      </w:r>
      <w:proofErr w:type="gramStart"/>
      <w:r w:rsidR="00F14372" w:rsidRPr="00F14372">
        <w:rPr>
          <w:rFonts w:eastAsiaTheme="minorEastAsia"/>
          <w:szCs w:val="24"/>
        </w:rPr>
        <w:t>int</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2165B2" w:rsidRPr="002165B2" w:rsidRDefault="001622F6" w:rsidP="001622F6">
      <w:pPr>
        <w:numPr>
          <w:ilvl w:val="1"/>
          <w:numId w:val="30"/>
        </w:numPr>
        <w:rPr>
          <w:rFonts w:eastAsiaTheme="minorEastAsia"/>
          <w:szCs w:val="24"/>
        </w:rPr>
      </w:pPr>
      <w:r>
        <w:rPr>
          <w:rFonts w:eastAsiaTheme="minorEastAsia" w:hint="eastAsia"/>
        </w:rPr>
        <w:t xml:space="preserve">CPU Power Domain, </w:t>
      </w:r>
    </w:p>
    <w:p w:rsidR="00C04811" w:rsidRDefault="00C04811" w:rsidP="002165B2">
      <w:pPr>
        <w:numPr>
          <w:ilvl w:val="2"/>
          <w:numId w:val="30"/>
        </w:numPr>
        <w:rPr>
          <w:rFonts w:eastAsiaTheme="minorEastAsia"/>
          <w:szCs w:val="24"/>
        </w:rPr>
      </w:pPr>
      <w:r>
        <w:rPr>
          <w:rFonts w:eastAsiaTheme="minorEastAsia" w:hint="eastAsia"/>
          <w:szCs w:val="24"/>
        </w:rPr>
        <w:t xml:space="preserve">hart0 handle all of the </w:t>
      </w:r>
      <w:proofErr w:type="spellStart"/>
      <w:r>
        <w:rPr>
          <w:rFonts w:eastAsiaTheme="minorEastAsia" w:hint="eastAsia"/>
          <w:szCs w:val="24"/>
        </w:rPr>
        <w:t>pcs_int</w:t>
      </w:r>
      <w:proofErr w:type="spellEnd"/>
      <w:r w:rsidR="0049559E">
        <w:rPr>
          <w:rFonts w:eastAsiaTheme="minorEastAsia" w:hint="eastAsia"/>
          <w:szCs w:val="24"/>
        </w:rPr>
        <w:t>[]</w:t>
      </w:r>
    </w:p>
    <w:p w:rsidR="001622F6" w:rsidRDefault="001622F6" w:rsidP="002165B2">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165B2" w:rsidRDefault="00466087" w:rsidP="0028723B">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 to hart0.MIE</w:t>
      </w:r>
    </w:p>
    <w:p w:rsidR="00D71E4F" w:rsidRDefault="00D71E4F" w:rsidP="00D71E4F">
      <w:pPr>
        <w:numPr>
          <w:ilvl w:val="2"/>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lastRenderedPageBreak/>
        <w:t xml:space="preserve">(V0.1) </w:t>
      </w:r>
    </w:p>
    <w:p w:rsidR="00D71E4F" w:rsidRDefault="00D71E4F" w:rsidP="00D71E4F">
      <w:pPr>
        <w:numPr>
          <w:ilvl w:val="3"/>
          <w:numId w:val="30"/>
        </w:numPr>
        <w:rPr>
          <w:rFonts w:eastAsiaTheme="minorEastAsia"/>
          <w:color w:val="808080" w:themeColor="background1" w:themeShade="80"/>
          <w:szCs w:val="24"/>
        </w:rPr>
      </w:pPr>
      <w:r>
        <w:rPr>
          <w:rFonts w:eastAsiaTheme="minorEastAsia" w:hint="eastAsia"/>
          <w:color w:val="808080" w:themeColor="background1" w:themeShade="80"/>
          <w:szCs w:val="24"/>
        </w:rPr>
        <w:t xml:space="preserve">Merge </w:t>
      </w:r>
      <w:proofErr w:type="spellStart"/>
      <w:r>
        <w:rPr>
          <w:rFonts w:eastAsiaTheme="minorEastAsia" w:hint="eastAsia"/>
          <w:color w:val="808080" w:themeColor="background1" w:themeShade="80"/>
          <w:szCs w:val="24"/>
        </w:rPr>
        <w:t>pcs_wakeup</w:t>
      </w:r>
      <w:proofErr w:type="spellEnd"/>
      <w:r>
        <w:rPr>
          <w:rFonts w:eastAsiaTheme="minorEastAsia" w:hint="eastAsia"/>
          <w:color w:val="808080" w:themeColor="background1" w:themeShade="80"/>
          <w:szCs w:val="24"/>
        </w:rPr>
        <w:t xml:space="preserve"> &amp; </w:t>
      </w:r>
      <w:proofErr w:type="spellStart"/>
      <w:r>
        <w:rPr>
          <w:rFonts w:eastAsiaTheme="minorEastAsia" w:hint="eastAsia"/>
          <w:color w:val="808080" w:themeColor="background1" w:themeShade="80"/>
          <w:szCs w:val="24"/>
        </w:rPr>
        <w:t>pcs_interrup</w:t>
      </w:r>
      <w:proofErr w:type="spellEnd"/>
    </w:p>
    <w:p w:rsidR="00010E6B" w:rsidRDefault="00010E6B" w:rsidP="00010E6B">
      <w:pPr>
        <w:numPr>
          <w:ilvl w:val="4"/>
          <w:numId w:val="30"/>
        </w:numPr>
        <w:rPr>
          <w:rFonts w:eastAsiaTheme="minorEastAsia"/>
          <w:color w:val="808080" w:themeColor="background1" w:themeShade="80"/>
          <w:szCs w:val="24"/>
        </w:rPr>
      </w:pPr>
      <w:r>
        <w:rPr>
          <w:rFonts w:eastAsiaTheme="minorEastAsia"/>
          <w:color w:val="808080" w:themeColor="background1" w:themeShade="80"/>
          <w:szCs w:val="24"/>
        </w:rPr>
        <w:t>H</w:t>
      </w:r>
      <w:r>
        <w:rPr>
          <w:rFonts w:eastAsiaTheme="minorEastAsia" w:hint="eastAsia"/>
          <w:color w:val="808080" w:themeColor="background1" w:themeShade="80"/>
          <w:szCs w:val="24"/>
        </w:rPr>
        <w:t xml:space="preserve">art0 check the status to identify wakeup event or other </w:t>
      </w:r>
      <w:proofErr w:type="spellStart"/>
      <w:r>
        <w:rPr>
          <w:rFonts w:eastAsiaTheme="minorEastAsia" w:hint="eastAsia"/>
          <w:color w:val="808080" w:themeColor="background1" w:themeShade="80"/>
          <w:szCs w:val="24"/>
        </w:rPr>
        <w:t>intrrupts</w:t>
      </w:r>
      <w:proofErr w:type="spellEnd"/>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hart0 handle all of the </w:t>
      </w:r>
      <w:proofErr w:type="spellStart"/>
      <w:r w:rsidRPr="00D71E4F">
        <w:rPr>
          <w:rFonts w:eastAsiaTheme="minorEastAsia" w:hint="eastAsia"/>
          <w:color w:val="808080" w:themeColor="background1" w:themeShade="80"/>
          <w:szCs w:val="24"/>
        </w:rPr>
        <w:t>pcs_int</w:t>
      </w:r>
      <w:proofErr w:type="spellEnd"/>
      <w:r>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t>int_src</w:t>
      </w:r>
      <w:proofErr w:type="spellEnd"/>
      <w:r w:rsidRPr="00D71E4F">
        <w:rPr>
          <w:rFonts w:eastAsiaTheme="minorEastAsia" w:hint="eastAsia"/>
          <w:color w:val="808080" w:themeColor="background1" w:themeShade="80"/>
          <w:szCs w:val="24"/>
        </w:rPr>
        <w:t>[x] =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PLIC redirect the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 to hart0.MIE</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t>hartN</w:t>
      </w:r>
      <w:proofErr w:type="spellEnd"/>
      <w:r w:rsidRPr="00D71E4F">
        <w:rPr>
          <w:rFonts w:eastAsiaTheme="minorEastAsia" w:hint="eastAsia"/>
          <w:color w:val="808080" w:themeColor="background1" w:themeShade="80"/>
          <w:szCs w:val="24"/>
        </w:rPr>
        <w:t xml:space="preserve"> </w:t>
      </w:r>
      <w:r w:rsidR="008730BA">
        <w:rPr>
          <w:rFonts w:eastAsiaTheme="minorEastAsia" w:hint="eastAsia"/>
          <w:color w:val="808080" w:themeColor="background1" w:themeShade="80"/>
          <w:szCs w:val="24"/>
        </w:rPr>
        <w:t>can be</w:t>
      </w:r>
      <w:r w:rsidRPr="00D71E4F">
        <w:rPr>
          <w:rFonts w:eastAsiaTheme="minorEastAsia" w:hint="eastAsia"/>
          <w:color w:val="808080" w:themeColor="background1" w:themeShade="80"/>
          <w:szCs w:val="24"/>
        </w:rPr>
        <w:t xml:space="preserve"> wakeup by hart0 via </w:t>
      </w:r>
      <w:proofErr w:type="spellStart"/>
      <w:r w:rsidRPr="00D71E4F">
        <w:rPr>
          <w:rFonts w:eastAsia="新細明體" w:hint="eastAsia"/>
          <w:color w:val="808080" w:themeColor="background1" w:themeShade="80"/>
        </w:rPr>
        <w:t>SoftwareInterrupt</w:t>
      </w:r>
      <w:proofErr w:type="spellEnd"/>
    </w:p>
    <w:p w:rsidR="002165B2" w:rsidRPr="009C433D" w:rsidRDefault="002165B2" w:rsidP="002165B2">
      <w:pPr>
        <w:numPr>
          <w:ilvl w:val="2"/>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hartN</w:t>
      </w:r>
      <w:proofErr w:type="spellEnd"/>
      <w:r w:rsidRPr="009C433D">
        <w:rPr>
          <w:rFonts w:eastAsiaTheme="minorEastAsia" w:hint="eastAsia"/>
          <w:strike/>
          <w:color w:val="808080" w:themeColor="background1" w:themeShade="80"/>
          <w:szCs w:val="24"/>
        </w:rPr>
        <w:t xml:space="preserve"> handle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respectively</w:t>
      </w:r>
    </w:p>
    <w:p w:rsidR="002165B2" w:rsidRPr="009C433D" w:rsidRDefault="002165B2" w:rsidP="002165B2">
      <w:pPr>
        <w:numPr>
          <w:ilvl w:val="3"/>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int_src</w:t>
      </w:r>
      <w:proofErr w:type="spellEnd"/>
      <w:r w:rsidRPr="009C433D">
        <w:rPr>
          <w:rFonts w:eastAsiaTheme="minorEastAsia" w:hint="eastAsia"/>
          <w:strike/>
          <w:color w:val="808080" w:themeColor="background1" w:themeShade="80"/>
          <w:szCs w:val="24"/>
        </w:rPr>
        <w:t xml:space="preserve">[x] =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[y]</w:t>
      </w:r>
    </w:p>
    <w:p w:rsidR="00482134" w:rsidRPr="00482134" w:rsidRDefault="00482134" w:rsidP="00482134">
      <w:pPr>
        <w:numPr>
          <w:ilvl w:val="3"/>
          <w:numId w:val="30"/>
        </w:numPr>
        <w:rPr>
          <w:rFonts w:eastAsiaTheme="minorEastAsia"/>
          <w:color w:val="808080" w:themeColor="background1" w:themeShade="80"/>
          <w:szCs w:val="24"/>
        </w:rPr>
      </w:pPr>
      <w:r w:rsidRPr="009C433D">
        <w:rPr>
          <w:rFonts w:eastAsiaTheme="minorEastAsia" w:hint="eastAsia"/>
          <w:strike/>
          <w:color w:val="808080" w:themeColor="background1" w:themeShade="80"/>
          <w:szCs w:val="24"/>
        </w:rPr>
        <w:t xml:space="preserve">PLIC redirect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to </w:t>
      </w:r>
      <w:proofErr w:type="spellStart"/>
      <w:r w:rsidRPr="009C433D">
        <w:rPr>
          <w:rFonts w:eastAsiaTheme="minorEastAsia" w:hint="eastAsia"/>
          <w:strike/>
          <w:color w:val="808080" w:themeColor="background1" w:themeShade="80"/>
          <w:szCs w:val="24"/>
        </w:rPr>
        <w:t>hartN.MIE</w:t>
      </w:r>
      <w:proofErr w:type="spellEnd"/>
      <w:r w:rsidRPr="009C433D">
        <w:rPr>
          <w:rFonts w:eastAsiaTheme="minorEastAsia" w:hint="eastAsia"/>
          <w:strike/>
          <w:color w:val="808080" w:themeColor="background1" w:themeShade="80"/>
          <w:szCs w:val="24"/>
        </w:rPr>
        <w:t xml:space="preserve"> respectively</w:t>
      </w:r>
    </w:p>
    <w:p w:rsidR="001622F6" w:rsidRPr="001622F6" w:rsidRDefault="001622F6" w:rsidP="001622F6">
      <w:pPr>
        <w:numPr>
          <w:ilvl w:val="1"/>
          <w:numId w:val="30"/>
        </w:numPr>
        <w:rPr>
          <w:rFonts w:eastAsiaTheme="minorEastAsia"/>
          <w:szCs w:val="24"/>
        </w:rPr>
      </w:pPr>
      <w:r>
        <w:rPr>
          <w:rFonts w:eastAsiaTheme="minorEastAsia" w:hint="eastAsia"/>
        </w:rPr>
        <w:t>Platform Power Domain</w:t>
      </w:r>
      <w:r>
        <w:rPr>
          <w:rFonts w:eastAsia="新細明體" w:hint="eastAsia"/>
        </w:rPr>
        <w:t>,</w:t>
      </w:r>
    </w:p>
    <w:p w:rsidR="001622F6" w:rsidRDefault="001622F6" w:rsidP="001622F6">
      <w:pPr>
        <w:numPr>
          <w:ilvl w:val="2"/>
          <w:numId w:val="30"/>
        </w:numPr>
        <w:rPr>
          <w:rFonts w:eastAsiaTheme="minorEastAsia"/>
          <w:szCs w:val="24"/>
        </w:rPr>
      </w:pPr>
      <w:r w:rsidRPr="001622F6">
        <w:rPr>
          <w:rFonts w:eastAsiaTheme="minorEastAsia" w:hint="eastAsia"/>
          <w:color w:val="FF0000"/>
          <w:szCs w:val="24"/>
        </w:rPr>
        <w:t xml:space="preserve">hart0 handle all of the </w:t>
      </w:r>
      <w:proofErr w:type="spellStart"/>
      <w:r w:rsidRPr="001622F6">
        <w:rPr>
          <w:rFonts w:eastAsiaTheme="minorEastAsia" w:hint="eastAsia"/>
          <w:color w:val="FF0000"/>
          <w:szCs w:val="24"/>
        </w:rPr>
        <w:t>pcs_interrupts</w:t>
      </w:r>
      <w:proofErr w:type="spellEnd"/>
      <w:r>
        <w:rPr>
          <w:rFonts w:eastAsiaTheme="minorEastAsia" w:hint="eastAsia"/>
          <w:szCs w:val="24"/>
        </w:rPr>
        <w:t>, or</w:t>
      </w:r>
    </w:p>
    <w:p w:rsidR="001622F6" w:rsidRDefault="001622F6" w:rsidP="001622F6">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80AD3" w:rsidRPr="00280AD3" w:rsidRDefault="00280AD3" w:rsidP="00280AD3">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y:z</w:t>
      </w:r>
      <w:proofErr w:type="spellEnd"/>
      <w:r>
        <w:rPr>
          <w:rFonts w:eastAsiaTheme="minorEastAsia" w:hint="eastAsia"/>
          <w:szCs w:val="24"/>
        </w:rPr>
        <w:t>] to hart0.MIE</w:t>
      </w:r>
    </w:p>
    <w:p w:rsidR="001622F6" w:rsidRPr="0049559E" w:rsidRDefault="001622F6" w:rsidP="001622F6">
      <w:pPr>
        <w:numPr>
          <w:ilvl w:val="2"/>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PD handle the </w:t>
      </w: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 xml:space="preserve"> respectively</w:t>
      </w:r>
    </w:p>
    <w:p w:rsidR="001622F6" w:rsidRPr="0049559E" w:rsidRDefault="001622F6" w:rsidP="001622F6">
      <w:pPr>
        <w:numPr>
          <w:ilvl w:val="3"/>
          <w:numId w:val="30"/>
        </w:numPr>
        <w:rPr>
          <w:rFonts w:eastAsiaTheme="minorEastAsia"/>
          <w:color w:val="808080" w:themeColor="background1" w:themeShade="80"/>
          <w:szCs w:val="24"/>
        </w:rPr>
      </w:pP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[y]</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req</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D61F84" w:rsidRPr="00937158" w:rsidRDefault="00937158" w:rsidP="00937158">
      <w:pPr>
        <w:numPr>
          <w:ilvl w:val="1"/>
          <w:numId w:val="30"/>
        </w:numPr>
        <w:rPr>
          <w:rFonts w:eastAsiaTheme="minorEastAsia"/>
          <w:szCs w:val="24"/>
        </w:rPr>
      </w:pPr>
      <w:r w:rsidRPr="00937158">
        <w:rPr>
          <w:rFonts w:eastAsiaTheme="minorEastAsia" w:hint="eastAsia"/>
          <w:szCs w:val="24"/>
        </w:rPr>
        <w:t>(</w:t>
      </w:r>
      <w:r w:rsidR="00D61F84" w:rsidRPr="00937158">
        <w:rPr>
          <w:rFonts w:eastAsiaTheme="minorEastAsia" w:hint="eastAsia"/>
          <w:szCs w:val="24"/>
        </w:rPr>
        <w:t>floating</w:t>
      </w:r>
      <w:r w:rsidRPr="00937158">
        <w:rPr>
          <w:rFonts w:eastAsiaTheme="minorEastAsia" w:hint="eastAsia"/>
          <w:szCs w:val="24"/>
        </w:rPr>
        <w:t>)</w:t>
      </w:r>
      <w:r>
        <w:rPr>
          <w:rFonts w:eastAsiaTheme="minorEastAsia" w:hint="eastAsia"/>
          <w:szCs w:val="24"/>
        </w:rPr>
        <w:t xml:space="preserve"> </w:t>
      </w:r>
      <w:r w:rsidR="00D61F84" w:rsidRPr="001622F6">
        <w:rPr>
          <w:rFonts w:eastAsiaTheme="minorEastAsia" w:hint="eastAsia"/>
          <w:color w:val="FF0000"/>
          <w:szCs w:val="24"/>
        </w:rPr>
        <w:t>Software solution,</w:t>
      </w:r>
      <w:r w:rsidR="00D61F84" w:rsidRPr="00937158">
        <w:rPr>
          <w:rFonts w:eastAsiaTheme="minorEastAsia" w:hint="eastAsia"/>
          <w:szCs w:val="24"/>
        </w:rPr>
        <w:t xml:space="preserve"> hart0 </w:t>
      </w:r>
      <w:r w:rsidR="00D61F84" w:rsidRPr="00937158">
        <w:rPr>
          <w:rFonts w:eastAsia="新細明體"/>
        </w:rPr>
        <w:t xml:space="preserve">inform </w:t>
      </w:r>
      <w:r w:rsidR="00D61F84" w:rsidRPr="00937158">
        <w:rPr>
          <w:rFonts w:eastAsia="新細明體" w:hint="eastAsia"/>
        </w:rPr>
        <w:t>components</w:t>
      </w:r>
      <w:r w:rsidR="00D61F84" w:rsidRPr="00937158">
        <w:rPr>
          <w:rFonts w:eastAsia="新細明體"/>
        </w:rPr>
        <w:t xml:space="preserve"> to enter</w:t>
      </w:r>
      <w:r w:rsidR="00D61F84" w:rsidRPr="00937158">
        <w:rPr>
          <w:rFonts w:eastAsia="新細明體" w:hint="eastAsia"/>
        </w:rPr>
        <w:t>ing</w:t>
      </w:r>
      <w:r w:rsidR="00D61F84" w:rsidRPr="00937158">
        <w:rPr>
          <w:rFonts w:eastAsia="新細明體"/>
        </w:rPr>
        <w:t xml:space="preserve"> </w:t>
      </w:r>
      <w:r w:rsidR="00D61F84" w:rsidRPr="00937158">
        <w:rPr>
          <w:rFonts w:eastAsia="新細明體" w:hint="eastAsia"/>
        </w:rPr>
        <w:t>standby</w:t>
      </w:r>
      <w:r w:rsidR="00D61F84" w:rsidRPr="00937158">
        <w:rPr>
          <w:rFonts w:eastAsia="新細明體"/>
        </w:rPr>
        <w:t xml:space="preserve"> mode</w:t>
      </w:r>
    </w:p>
    <w:p w:rsidR="00D61F84" w:rsidRPr="00D61F84" w:rsidRDefault="00040C30" w:rsidP="00937158">
      <w:pPr>
        <w:numPr>
          <w:ilvl w:val="2"/>
          <w:numId w:val="30"/>
        </w:numPr>
        <w:rPr>
          <w:rFonts w:eastAsiaTheme="minorEastAsia"/>
          <w:szCs w:val="24"/>
        </w:rPr>
      </w:pPr>
      <w:r>
        <w:rPr>
          <w:rFonts w:eastAsiaTheme="minorEastAsia" w:hint="eastAsia"/>
        </w:rPr>
        <w:t>CPU Power Domain,</w:t>
      </w:r>
      <w:r>
        <w:rPr>
          <w:rFonts w:eastAsia="新細明體"/>
        </w:rPr>
        <w:t xml:space="preserve"> </w:t>
      </w:r>
      <w:r>
        <w:rPr>
          <w:rFonts w:eastAsia="新細明體" w:hint="eastAsia"/>
        </w:rPr>
        <w:t>e</w:t>
      </w:r>
      <w:r w:rsidR="00D61F84">
        <w:rPr>
          <w:rFonts w:eastAsia="新細明體" w:hint="eastAsia"/>
        </w:rPr>
        <w:t>xecute WFI on hart N</w:t>
      </w:r>
      <w:r w:rsidR="00C04811">
        <w:rPr>
          <w:rFonts w:eastAsia="新細明體" w:hint="eastAsia"/>
        </w:rPr>
        <w:t xml:space="preserve"> via </w:t>
      </w:r>
      <w:proofErr w:type="spellStart"/>
      <w:r w:rsidR="00C04811">
        <w:rPr>
          <w:rFonts w:eastAsia="新細明體" w:hint="eastAsia"/>
        </w:rPr>
        <w:t>SoftwareInterrupt</w:t>
      </w:r>
      <w:proofErr w:type="spellEnd"/>
    </w:p>
    <w:p w:rsidR="001616B0" w:rsidRPr="00937158" w:rsidRDefault="00040C30" w:rsidP="00937158">
      <w:pPr>
        <w:numPr>
          <w:ilvl w:val="2"/>
          <w:numId w:val="30"/>
        </w:numPr>
        <w:rPr>
          <w:rFonts w:eastAsiaTheme="minorEastAsia"/>
          <w:szCs w:val="24"/>
        </w:rPr>
      </w:pPr>
      <w:r>
        <w:rPr>
          <w:rFonts w:eastAsiaTheme="minorEastAsia" w:hint="eastAsia"/>
        </w:rPr>
        <w:t>Platform Power Domain</w:t>
      </w:r>
      <w:r>
        <w:rPr>
          <w:rFonts w:eastAsia="新細明體" w:hint="eastAsia"/>
        </w:rPr>
        <w:t>, d</w:t>
      </w:r>
      <w:r w:rsidR="00D61F84">
        <w:rPr>
          <w:rFonts w:eastAsia="新細明體" w:hint="eastAsia"/>
        </w:rPr>
        <w:t>isable IPs</w:t>
      </w:r>
    </w:p>
    <w:p w:rsidR="00D61F84" w:rsidRPr="00040C30" w:rsidRDefault="00D61F84" w:rsidP="00937158">
      <w:pPr>
        <w:numPr>
          <w:ilvl w:val="1"/>
          <w:numId w:val="30"/>
        </w:numPr>
        <w:rPr>
          <w:rFonts w:eastAsiaTheme="minorEastAsia"/>
          <w:color w:val="808080" w:themeColor="background1" w:themeShade="80"/>
          <w:szCs w:val="24"/>
        </w:rPr>
      </w:pPr>
      <w:r w:rsidRPr="00C04811">
        <w:rPr>
          <w:rFonts w:eastAsiaTheme="minorEastAsia" w:hint="eastAsia"/>
          <w:color w:val="808080" w:themeColor="background1" w:themeShade="80"/>
          <w:szCs w:val="24"/>
        </w:rPr>
        <w:t xml:space="preserve">Hardware solution, standby request from PCS to </w:t>
      </w:r>
      <w:r w:rsidRPr="00C04811">
        <w:rPr>
          <w:rFonts w:eastAsia="新細明體"/>
          <w:color w:val="808080" w:themeColor="background1" w:themeShade="80"/>
        </w:rPr>
        <w:t xml:space="preserve">inform </w:t>
      </w:r>
      <w:r w:rsidRPr="00C04811">
        <w:rPr>
          <w:rFonts w:eastAsia="新細明體" w:hint="eastAsia"/>
          <w:color w:val="808080" w:themeColor="background1" w:themeShade="80"/>
        </w:rPr>
        <w:t>components</w:t>
      </w:r>
      <w:r w:rsidRPr="00C04811">
        <w:rPr>
          <w:rFonts w:eastAsia="新細明體"/>
          <w:color w:val="808080" w:themeColor="background1" w:themeShade="80"/>
        </w:rPr>
        <w:t xml:space="preserve"> to enter</w:t>
      </w:r>
      <w:r w:rsidRPr="00C04811">
        <w:rPr>
          <w:rFonts w:eastAsia="新細明體" w:hint="eastAsia"/>
          <w:color w:val="808080" w:themeColor="background1" w:themeShade="80"/>
        </w:rPr>
        <w:t>ing</w:t>
      </w:r>
      <w:r w:rsidRPr="00C04811">
        <w:rPr>
          <w:rFonts w:eastAsia="新細明體"/>
          <w:color w:val="808080" w:themeColor="background1" w:themeShade="80"/>
        </w:rPr>
        <w:t xml:space="preserve"> </w:t>
      </w:r>
      <w:r w:rsidRPr="00C04811">
        <w:rPr>
          <w:rFonts w:eastAsia="新細明體" w:hint="eastAsia"/>
          <w:color w:val="808080" w:themeColor="background1" w:themeShade="80"/>
        </w:rPr>
        <w:t>standby</w:t>
      </w:r>
      <w:r w:rsidRPr="00C04811">
        <w:rPr>
          <w:rFonts w:eastAsia="新細明體"/>
          <w:color w:val="808080" w:themeColor="background1" w:themeShade="80"/>
        </w:rPr>
        <w:t xml:space="preserve"> mode</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CPU Power Domain,</w:t>
      </w:r>
      <w:r w:rsidRPr="00040C30">
        <w:rPr>
          <w:rFonts w:eastAsia="新細明體"/>
          <w:color w:val="808080" w:themeColor="background1" w:themeShade="80"/>
        </w:rPr>
        <w:t xml:space="preserve"> </w:t>
      </w:r>
      <w:r w:rsidRPr="00040C30">
        <w:rPr>
          <w:rFonts w:eastAsia="新細明體" w:hint="eastAsia"/>
          <w:color w:val="808080" w:themeColor="background1" w:themeShade="80"/>
        </w:rPr>
        <w:t xml:space="preserve">execute WFI on hart N via </w:t>
      </w:r>
      <w:proofErr w:type="spellStart"/>
      <w:r>
        <w:rPr>
          <w:rFonts w:eastAsia="新細明體" w:hint="eastAsia"/>
          <w:color w:val="808080" w:themeColor="background1" w:themeShade="80"/>
        </w:rPr>
        <w:t>ExternalInterrupt</w:t>
      </w:r>
      <w:proofErr w:type="spellEnd"/>
    </w:p>
    <w:p w:rsidR="00937158"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hint="eastAsia"/>
          <w:color w:val="808080" w:themeColor="background1" w:themeShade="80"/>
          <w:szCs w:val="24"/>
        </w:rPr>
        <w:t>int_src</w:t>
      </w:r>
      <w:proofErr w:type="spellEnd"/>
      <w:r w:rsidRPr="00C04811">
        <w:rPr>
          <w:rFonts w:eastAsiaTheme="minorEastAsia" w:hint="eastAsia"/>
          <w:color w:val="808080" w:themeColor="background1" w:themeShade="80"/>
          <w:szCs w:val="24"/>
        </w:rPr>
        <w:t xml:space="preserve">[x] = </w:t>
      </w: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280AD3" w:rsidRPr="00280AD3" w:rsidRDefault="00280AD3" w:rsidP="00280AD3">
      <w:pPr>
        <w:numPr>
          <w:ilvl w:val="3"/>
          <w:numId w:val="30"/>
        </w:numPr>
        <w:rPr>
          <w:rFonts w:eastAsiaTheme="minorEastAsia"/>
          <w:color w:val="808080" w:themeColor="background1" w:themeShade="80"/>
          <w:szCs w:val="24"/>
        </w:rPr>
      </w:pPr>
      <w:r w:rsidRPr="00482134">
        <w:rPr>
          <w:rFonts w:eastAsiaTheme="minorEastAsia" w:hint="eastAsia"/>
          <w:color w:val="808080" w:themeColor="background1" w:themeShade="80"/>
          <w:szCs w:val="24"/>
        </w:rPr>
        <w:t xml:space="preserve">PLIC redirect the </w:t>
      </w:r>
      <w:proofErr w:type="spellStart"/>
      <w:r w:rsidRPr="00C04811">
        <w:rPr>
          <w:rFonts w:eastAsiaTheme="minorEastAsia"/>
          <w:color w:val="808080" w:themeColor="background1" w:themeShade="80"/>
          <w:szCs w:val="24"/>
        </w:rPr>
        <w:t>pcs_standby_req</w:t>
      </w:r>
      <w:proofErr w:type="spellEnd"/>
      <w:r w:rsidRPr="00482134">
        <w:rPr>
          <w:rFonts w:eastAsiaTheme="minorEastAsia" w:hint="eastAsia"/>
          <w:color w:val="808080" w:themeColor="background1" w:themeShade="80"/>
          <w:szCs w:val="24"/>
        </w:rPr>
        <w:t xml:space="preserve"> to </w:t>
      </w:r>
      <w:proofErr w:type="spellStart"/>
      <w:r w:rsidRPr="00482134">
        <w:rPr>
          <w:rFonts w:eastAsiaTheme="minorEastAsia" w:hint="eastAsia"/>
          <w:color w:val="808080" w:themeColor="background1" w:themeShade="80"/>
          <w:szCs w:val="24"/>
        </w:rPr>
        <w:t>hartN.MIE</w:t>
      </w:r>
      <w:proofErr w:type="spellEnd"/>
      <w:r w:rsidRPr="00482134">
        <w:rPr>
          <w:rFonts w:eastAsiaTheme="minorEastAsia" w:hint="eastAsia"/>
          <w:color w:val="808080" w:themeColor="background1" w:themeShade="80"/>
          <w:szCs w:val="24"/>
        </w:rPr>
        <w:t xml:space="preserve"> respectively</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Platform Power Domain</w:t>
      </w:r>
      <w:r w:rsidRPr="00040C30">
        <w:rPr>
          <w:rFonts w:eastAsia="新細明體" w:hint="eastAsia"/>
          <w:color w:val="808080" w:themeColor="background1" w:themeShade="80"/>
        </w:rPr>
        <w:t>,</w:t>
      </w:r>
    </w:p>
    <w:p w:rsidR="00937158" w:rsidRPr="00040C30"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F14372" w:rsidRPr="00F14372" w:rsidRDefault="00346874" w:rsidP="00F14372">
      <w:pPr>
        <w:numPr>
          <w:ilvl w:val="0"/>
          <w:numId w:val="30"/>
        </w:numPr>
        <w:tabs>
          <w:tab w:val="num" w:pos="720"/>
        </w:tabs>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ok</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C04811" w:rsidRPr="00C04811" w:rsidRDefault="00040C30" w:rsidP="00920BAB">
      <w:pPr>
        <w:numPr>
          <w:ilvl w:val="1"/>
          <w:numId w:val="30"/>
        </w:numPr>
        <w:rPr>
          <w:rFonts w:eastAsiaTheme="minorEastAsia"/>
        </w:rPr>
      </w:pPr>
      <w:r>
        <w:rPr>
          <w:rFonts w:eastAsiaTheme="minorEastAsia" w:hint="eastAsia"/>
        </w:rPr>
        <w:t>CPU P</w:t>
      </w:r>
      <w:r w:rsidR="00C04811">
        <w:rPr>
          <w:rFonts w:eastAsiaTheme="minorEastAsia" w:hint="eastAsia"/>
        </w:rPr>
        <w:t xml:space="preserve">ower </w:t>
      </w:r>
      <w:r>
        <w:rPr>
          <w:rFonts w:eastAsiaTheme="minorEastAsia" w:hint="eastAsia"/>
        </w:rPr>
        <w:t>D</w:t>
      </w:r>
      <w:r w:rsidR="00C04811">
        <w:rPr>
          <w:rFonts w:eastAsiaTheme="minorEastAsia" w:hint="eastAsia"/>
        </w:rPr>
        <w:t xml:space="preserve">omain </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0</w:t>
      </w:r>
      <w:r w:rsidRPr="00920BAB">
        <w:rPr>
          <w:rFonts w:eastAsiaTheme="minorEastAsia"/>
        </w:rPr>
        <w:t>_core_wfi_mode</w:t>
      </w:r>
      <w:r w:rsidRPr="00920BAB">
        <w:rPr>
          <w:rFonts w:eastAsiaTheme="minorEastAsia" w:hint="eastAsia"/>
        </w:rPr>
        <w:t xml:space="preserve"> </w:t>
      </w:r>
      <w:r w:rsidR="00D61F84">
        <w:rPr>
          <w:rFonts w:eastAsiaTheme="minorEastAsia" w:hint="eastAsia"/>
        </w:rPr>
        <w:t>&amp;</w:t>
      </w:r>
      <w:r>
        <w:rPr>
          <w:rFonts w:eastAsiaTheme="minorEastAsia" w:hint="eastAsia"/>
        </w:rPr>
        <w:t xml:space="preserve"> </w:t>
      </w:r>
      <w:r w:rsidRPr="00920BAB">
        <w:rPr>
          <w:rFonts w:eastAsiaTheme="minorEastAsia" w:hint="eastAsia"/>
          <w:color w:val="FF0000"/>
        </w:rPr>
        <w:t>l2</w:t>
      </w:r>
      <w:r>
        <w:rPr>
          <w:rFonts w:eastAsiaTheme="minorEastAsia" w:hint="eastAsia"/>
          <w:color w:val="FF0000"/>
        </w:rPr>
        <w:t>c</w:t>
      </w:r>
      <w:r w:rsidRPr="00920BAB">
        <w:rPr>
          <w:rFonts w:eastAsiaTheme="minorEastAsia" w:hint="eastAsia"/>
          <w:color w:val="FF0000"/>
        </w:rPr>
        <w:t>_idle</w:t>
      </w:r>
      <w:ins w:id="637" w:author="Chevy Chia-Wei Hsu(許家瑋)" w:date="2019-05-06T09:02:00Z">
        <w:r w:rsidR="00CD3139">
          <w:rPr>
            <w:rFonts w:eastAsiaTheme="minorEastAsia" w:hint="eastAsia"/>
            <w:color w:val="FF0000"/>
          </w:rPr>
          <w:t xml:space="preserve"> (l2c_pcs_standby_ok)</w:t>
        </w:r>
      </w:ins>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1</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2</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lastRenderedPageBreak/>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3</w:t>
      </w:r>
      <w:r w:rsidRPr="00920BAB">
        <w:rPr>
          <w:rFonts w:eastAsiaTheme="minorEastAsia"/>
        </w:rPr>
        <w:t>_core_wfi_mode</w:t>
      </w:r>
    </w:p>
    <w:p w:rsidR="00C04811" w:rsidRPr="00C04811" w:rsidRDefault="00040C30" w:rsidP="00920BAB">
      <w:pPr>
        <w:numPr>
          <w:ilvl w:val="1"/>
          <w:numId w:val="30"/>
        </w:numPr>
        <w:rPr>
          <w:rFonts w:eastAsiaTheme="minorEastAsia"/>
        </w:rPr>
      </w:pPr>
      <w:r>
        <w:rPr>
          <w:rFonts w:eastAsiaTheme="minorEastAsia" w:hint="eastAsia"/>
        </w:rPr>
        <w:t xml:space="preserve">Platform </w:t>
      </w:r>
      <w:r w:rsidR="00C04811">
        <w:rPr>
          <w:rFonts w:eastAsiaTheme="minorEastAsia" w:hint="eastAsia"/>
        </w:rPr>
        <w:t xml:space="preserve">Power </w:t>
      </w:r>
      <w:r>
        <w:rPr>
          <w:rFonts w:eastAsiaTheme="minorEastAsia" w:hint="eastAsia"/>
        </w:rPr>
        <w:t>D</w:t>
      </w:r>
      <w:r w:rsidR="00C04811">
        <w:rPr>
          <w:rFonts w:eastAsiaTheme="minorEastAsia" w:hint="eastAsia"/>
        </w:rPr>
        <w:t xml:space="preserve">omain </w:t>
      </w:r>
    </w:p>
    <w:p w:rsidR="00920BAB" w:rsidRPr="0099384D" w:rsidRDefault="00920BAB" w:rsidP="00C04811">
      <w:pPr>
        <w:numPr>
          <w:ilvl w:val="2"/>
          <w:numId w:val="30"/>
        </w:numPr>
        <w:rPr>
          <w:rFonts w:eastAsiaTheme="minorEastAsia"/>
          <w:color w:val="808080" w:themeColor="background1" w:themeShade="80"/>
        </w:rPr>
      </w:pPr>
      <w:proofErr w:type="spellStart"/>
      <w:r w:rsidRPr="0099384D">
        <w:rPr>
          <w:rFonts w:eastAsiaTheme="minorEastAsia"/>
          <w:color w:val="808080" w:themeColor="background1" w:themeShade="80"/>
          <w:szCs w:val="24"/>
        </w:rPr>
        <w:t>pcs_standby_ok</w:t>
      </w:r>
      <w:proofErr w:type="spellEnd"/>
      <w:r w:rsidRPr="0099384D">
        <w:rPr>
          <w:rFonts w:eastAsiaTheme="minorEastAsia"/>
          <w:color w:val="808080" w:themeColor="background1" w:themeShade="80"/>
          <w:szCs w:val="24"/>
        </w:rPr>
        <w:t xml:space="preserve">[x] </w:t>
      </w:r>
      <w:r w:rsidRPr="0099384D">
        <w:rPr>
          <w:rFonts w:eastAsiaTheme="minorEastAsia"/>
          <w:color w:val="808080" w:themeColor="background1" w:themeShade="80"/>
        </w:rPr>
        <w:t>= &amp;</w:t>
      </w:r>
      <w:proofErr w:type="spellStart"/>
      <w:r w:rsidRPr="0099384D">
        <w:rPr>
          <w:rFonts w:eastAsiaTheme="minorEastAsia"/>
          <w:color w:val="808080" w:themeColor="background1" w:themeShade="80"/>
        </w:rPr>
        <w:t>IP_idle</w:t>
      </w:r>
      <w:proofErr w:type="spellEnd"/>
      <w:r w:rsidRPr="0099384D">
        <w:rPr>
          <w:rFonts w:eastAsiaTheme="minorEastAsia"/>
          <w:color w:val="808080" w:themeColor="background1" w:themeShade="80"/>
        </w:rPr>
        <w:t>[]</w:t>
      </w:r>
      <w:r w:rsidR="00040C30" w:rsidRPr="0099384D">
        <w:rPr>
          <w:rFonts w:eastAsiaTheme="minorEastAsia"/>
          <w:color w:val="808080" w:themeColor="background1" w:themeShade="80"/>
        </w:rPr>
        <w:t>, or</w:t>
      </w:r>
    </w:p>
    <w:p w:rsidR="00040C30" w:rsidRPr="00670AA4" w:rsidRDefault="00040C30" w:rsidP="00C04811">
      <w:pPr>
        <w:numPr>
          <w:ilvl w:val="2"/>
          <w:numId w:val="30"/>
        </w:numPr>
        <w:rPr>
          <w:rFonts w:eastAsiaTheme="minorEastAsia"/>
          <w:color w:val="FF0000"/>
        </w:rPr>
      </w:pPr>
      <w:proofErr w:type="spellStart"/>
      <w:r w:rsidRPr="00670AA4">
        <w:rPr>
          <w:rFonts w:eastAsiaTheme="minorEastAsia"/>
          <w:color w:val="FF0000"/>
          <w:szCs w:val="24"/>
        </w:rPr>
        <w:t>pcs_standby_ok</w:t>
      </w:r>
      <w:proofErr w:type="spellEnd"/>
      <w:r w:rsidRPr="00670AA4">
        <w:rPr>
          <w:rFonts w:eastAsiaTheme="minorEastAsia" w:hint="eastAsia"/>
          <w:color w:val="FF0000"/>
          <w:szCs w:val="24"/>
        </w:rPr>
        <w:t xml:space="preserve">[x] </w:t>
      </w:r>
      <w:r w:rsidRPr="00670AA4">
        <w:rPr>
          <w:rFonts w:eastAsiaTheme="minorEastAsia" w:hint="eastAsia"/>
          <w:color w:val="FF0000"/>
        </w:rPr>
        <w:t xml:space="preserve">= </w:t>
      </w:r>
      <w:r w:rsidR="00937158" w:rsidRPr="00670AA4">
        <w:rPr>
          <w:rFonts w:eastAsiaTheme="minorEastAsia" w:hint="eastAsia"/>
          <w:color w:val="FF0000"/>
        </w:rPr>
        <w:t xml:space="preserve">hardwire </w:t>
      </w:r>
      <w:r w:rsidRPr="00670AA4">
        <w:rPr>
          <w:rFonts w:eastAsiaTheme="minorEastAsia" w:hint="eastAsia"/>
          <w:color w:val="FF0000"/>
        </w:rPr>
        <w:t>1</w:t>
      </w:r>
      <w:r w:rsidR="00670AA4">
        <w:rPr>
          <w:rFonts w:eastAsiaTheme="minorEastAsia" w:hint="eastAsia"/>
          <w:color w:val="FF0000"/>
          <w:szCs w:val="24"/>
        </w:rPr>
        <w:t xml:space="preserve"> </w:t>
      </w:r>
    </w:p>
    <w:p w:rsidR="00040C30" w:rsidRDefault="00040C30" w:rsidP="00040C30">
      <w:pPr>
        <w:numPr>
          <w:ilvl w:val="3"/>
          <w:numId w:val="30"/>
        </w:numPr>
        <w:rPr>
          <w:rFonts w:eastAsiaTheme="minorEastAsia"/>
        </w:rPr>
      </w:pPr>
      <w:r>
        <w:rPr>
          <w:rFonts w:eastAsiaTheme="minorEastAsia" w:hint="eastAsia"/>
          <w:szCs w:val="24"/>
        </w:rPr>
        <w:t xml:space="preserve">Software solution, software </w:t>
      </w:r>
      <w:r>
        <w:rPr>
          <w:rFonts w:eastAsiaTheme="minorEastAsia"/>
          <w:szCs w:val="24"/>
        </w:rPr>
        <w:t>guarant</w:t>
      </w:r>
      <w:r>
        <w:rPr>
          <w:rFonts w:eastAsiaTheme="minorEastAsia" w:hint="eastAsia"/>
          <w:szCs w:val="24"/>
        </w:rPr>
        <w:t>ee the components are already in the standby mode</w:t>
      </w:r>
    </w:p>
    <w:p w:rsidR="00D96750" w:rsidRPr="00F14372" w:rsidRDefault="00D96750" w:rsidP="00D96750">
      <w:pPr>
        <w:numPr>
          <w:ilvl w:val="0"/>
          <w:numId w:val="30"/>
        </w:numPr>
        <w:tabs>
          <w:tab w:val="num" w:pos="720"/>
        </w:tabs>
        <w:rPr>
          <w:rFonts w:eastAsiaTheme="minorEastAsia"/>
          <w:szCs w:val="24"/>
        </w:rPr>
      </w:pPr>
      <w:proofErr w:type="spellStart"/>
      <w:r>
        <w:rPr>
          <w:rFonts w:eastAsiaTheme="minorEastAsia"/>
          <w:szCs w:val="24"/>
        </w:rPr>
        <w:t>pcs</w:t>
      </w:r>
      <w:r w:rsidRPr="00F14372">
        <w:rPr>
          <w:rFonts w:eastAsiaTheme="minorEastAsia"/>
          <w:szCs w:val="24"/>
        </w:rPr>
        <w:t>_</w:t>
      </w:r>
      <w:r>
        <w:rPr>
          <w:rFonts w:eastAsiaTheme="minorEastAsia" w:hint="eastAsia"/>
          <w:szCs w:val="24"/>
        </w:rPr>
        <w:t>mem_</w:t>
      </w:r>
      <w:proofErr w:type="gramStart"/>
      <w:r>
        <w:rPr>
          <w:rFonts w:eastAsiaTheme="minorEastAsia" w:hint="eastAsia"/>
          <w:szCs w:val="24"/>
        </w:rPr>
        <w:t>init</w:t>
      </w:r>
      <w:proofErr w:type="spellEnd"/>
      <w:r>
        <w:rPr>
          <w:rFonts w:eastAsiaTheme="minorEastAsia" w:hint="eastAsia"/>
          <w:szCs w:val="24"/>
        </w:rPr>
        <w:t>[</w:t>
      </w:r>
      <w:proofErr w:type="gramEnd"/>
      <w:r>
        <w:rPr>
          <w:rFonts w:eastAsiaTheme="minorEastAsia" w:hint="eastAsia"/>
          <w:szCs w:val="24"/>
        </w:rPr>
        <w:t>3:o]</w:t>
      </w:r>
    </w:p>
    <w:p w:rsidR="00D96750" w:rsidRDefault="00D96750" w:rsidP="00D96750">
      <w:pPr>
        <w:numPr>
          <w:ilvl w:val="1"/>
          <w:numId w:val="30"/>
        </w:numPr>
        <w:rPr>
          <w:rFonts w:eastAsiaTheme="minorEastAsia"/>
        </w:rPr>
      </w:pPr>
      <w:r>
        <w:rPr>
          <w:rFonts w:eastAsiaTheme="minorEastAsia" w:hint="eastAsia"/>
        </w:rPr>
        <w:t>CPU Power Domain</w:t>
      </w:r>
    </w:p>
    <w:p w:rsidR="00207B51" w:rsidRPr="00207B51" w:rsidRDefault="00207B51" w:rsidP="00207B51">
      <w:pPr>
        <w:numPr>
          <w:ilvl w:val="2"/>
          <w:numId w:val="30"/>
        </w:numPr>
        <w:rPr>
          <w:rFonts w:eastAsiaTheme="minorEastAsia"/>
        </w:rPr>
      </w:pPr>
      <w:proofErr w:type="spellStart"/>
      <w:r w:rsidRPr="00207B51">
        <w:rPr>
          <w:rFonts w:eastAsiaTheme="minorEastAsia"/>
          <w:szCs w:val="24"/>
        </w:rPr>
        <w:t>icache_disable_init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[o]</w:t>
      </w:r>
    </w:p>
    <w:p w:rsidR="00207B51" w:rsidRPr="00C04811" w:rsidRDefault="00207B51" w:rsidP="00207B51">
      <w:pPr>
        <w:numPr>
          <w:ilvl w:val="2"/>
          <w:numId w:val="30"/>
        </w:numPr>
        <w:rPr>
          <w:rFonts w:eastAsiaTheme="minorEastAsia"/>
        </w:rPr>
      </w:pPr>
      <w:proofErr w:type="spellStart"/>
      <w:r>
        <w:rPr>
          <w:rFonts w:eastAsiaTheme="minorEastAsia" w:hint="eastAsia"/>
          <w:szCs w:val="24"/>
        </w:rPr>
        <w:t>d</w:t>
      </w:r>
      <w:r w:rsidRPr="00207B51">
        <w:rPr>
          <w:rFonts w:eastAsiaTheme="minorEastAsia"/>
          <w:szCs w:val="24"/>
        </w:rPr>
        <w:t>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 xml:space="preserve">[o] (or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[1])</w:t>
      </w:r>
    </w:p>
    <w:p w:rsidR="00207B51" w:rsidRPr="00C04811" w:rsidRDefault="00207B51" w:rsidP="00207B51">
      <w:pPr>
        <w:numPr>
          <w:ilvl w:val="2"/>
          <w:numId w:val="30"/>
        </w:numPr>
        <w:rPr>
          <w:rFonts w:eastAsiaTheme="minorEastAsia"/>
        </w:rPr>
      </w:pPr>
      <w:r w:rsidRPr="00207B51">
        <w:rPr>
          <w:rFonts w:eastAsiaTheme="minorEastAsia"/>
        </w:rPr>
        <w:t>l2c_disable_init</w:t>
      </w:r>
      <w:r>
        <w:rPr>
          <w:rFonts w:eastAsiaTheme="minorEastAsia" w:hint="eastAsia"/>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[2]</w:t>
      </w:r>
    </w:p>
    <w:p w:rsidR="00281BE3" w:rsidRPr="00D96750" w:rsidRDefault="00281BE3" w:rsidP="00FA3054">
      <w:pPr>
        <w:rPr>
          <w:rFonts w:eastAsiaTheme="minorEastAsia"/>
          <w:b/>
          <w:bCs/>
        </w:rPr>
      </w:pPr>
    </w:p>
    <w:p w:rsidR="00B17CDC" w:rsidRDefault="00B17CDC" w:rsidP="00B17CDC">
      <w:pPr>
        <w:pStyle w:val="21"/>
        <w:spacing w:before="203"/>
      </w:pPr>
      <w:bookmarkStart w:id="638" w:name="_Toc8026658"/>
      <w:r>
        <w:rPr>
          <w:rFonts w:hint="eastAsia"/>
        </w:rPr>
        <w:t>Software programming sequence</w:t>
      </w:r>
      <w:bookmarkEnd w:id="638"/>
    </w:p>
    <w:p w:rsidR="00566007" w:rsidRPr="00410162" w:rsidRDefault="00566007" w:rsidP="00566007">
      <w:pPr>
        <w:pStyle w:val="31"/>
        <w:spacing w:before="203"/>
      </w:pPr>
      <w:bookmarkStart w:id="639" w:name="_Toc8026659"/>
      <w:r>
        <w:rPr>
          <w:rFonts w:eastAsiaTheme="minorEastAsia"/>
        </w:rPr>
        <w:t>T</w:t>
      </w:r>
      <w:r>
        <w:rPr>
          <w:rFonts w:eastAsiaTheme="minorEastAsia" w:hint="eastAsia"/>
        </w:rPr>
        <w:t>he possible control flows for a Hart</w:t>
      </w:r>
      <w:bookmarkEnd w:id="639"/>
    </w:p>
    <w:p w:rsidR="008912D9" w:rsidRPr="008912D9" w:rsidRDefault="008912D9" w:rsidP="008912D9">
      <w:pPr>
        <w:ind w:left="480"/>
        <w:rPr>
          <w:rFonts w:eastAsia="新細明體"/>
        </w:rPr>
      </w:pPr>
      <w:r w:rsidRPr="008912D9">
        <w:rPr>
          <w:rFonts w:eastAsia="新細明體" w:hint="eastAsia"/>
        </w:rPr>
        <w:t>Sleeps</w:t>
      </w:r>
    </w:p>
    <w:p w:rsidR="00FD0909" w:rsidRPr="00FD0909" w:rsidRDefault="00FD0909" w:rsidP="00FD0909">
      <w:pPr>
        <w:pStyle w:val="affa"/>
        <w:numPr>
          <w:ilvl w:val="1"/>
          <w:numId w:val="46"/>
        </w:numPr>
        <w:ind w:leftChars="0"/>
        <w:rPr>
          <w:rFonts w:eastAsia="新細明體"/>
          <w:color w:val="808080" w:themeColor="background1" w:themeShade="80"/>
        </w:rPr>
      </w:pPr>
      <w:r w:rsidRPr="00FD0909">
        <w:rPr>
          <w:rFonts w:eastAsia="新細明體" w:hint="eastAsia"/>
          <w:color w:val="808080" w:themeColor="background1" w:themeShade="80"/>
        </w:rPr>
        <w:t>PCS[cpu1].</w:t>
      </w:r>
      <w:proofErr w:type="spellStart"/>
      <w:r w:rsidRPr="00FD0909">
        <w:rPr>
          <w:rFonts w:eastAsia="新細明體" w:hint="eastAsia"/>
          <w:color w:val="808080" w:themeColor="background1" w:themeShade="80"/>
        </w:rPr>
        <w:t>CmdSleeps</w:t>
      </w:r>
      <w:proofErr w:type="spellEnd"/>
      <w:r w:rsidRPr="00FD0909">
        <w:rPr>
          <w:rFonts w:eastAsia="新細明體" w:hint="eastAsia"/>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PCS[cpu1]</w:t>
      </w:r>
      <w:r w:rsidRPr="00FD0909">
        <w:rPr>
          <w:rFonts w:eastAsia="新細明體"/>
          <w:noProof/>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pcs_standby_req[cpu1]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cpu1[meip] (&amp;meie) </w:t>
      </w:r>
      <w:r w:rsidRPr="00FD0909">
        <w:rPr>
          <w:rFonts w:eastAsia="新細明體"/>
          <w:noProof/>
          <w:color w:val="808080" w:themeColor="background1" w:themeShade="80"/>
        </w:rPr>
        <w:sym w:font="Wingdings" w:char="F0E0"/>
      </w:r>
      <w:r w:rsidRPr="00FD0909">
        <w:rPr>
          <w:rFonts w:eastAsia="新細明體" w:hint="eastAsia"/>
          <w:color w:val="808080" w:themeColor="background1" w:themeShade="80"/>
        </w:rPr>
        <w:t xml:space="preserve"> CPU1.WFI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pcs_standby_ack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PD[cpu1] clock off</w:t>
      </w:r>
    </w:p>
    <w:p w:rsidR="00FD0909" w:rsidRDefault="00FD0909" w:rsidP="00FD0909">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CmdSleeps</w:t>
      </w:r>
      <w:proofErr w:type="spellEnd"/>
      <w:r>
        <w:rPr>
          <w:rFonts w:eastAsia="新細明體" w:hint="eastAsia"/>
        </w:rPr>
        <w:t xml:space="preserve"> &amp; CPU1.WFI </w:t>
      </w:r>
      <w:r w:rsidRPr="006154C9">
        <w:rPr>
          <w:rFonts w:eastAsia="新細明體"/>
          <w:noProof/>
        </w:rPr>
        <w:sym w:font="Wingdings" w:char="F0E0"/>
      </w:r>
      <w:r>
        <w:rPr>
          <w:rFonts w:eastAsia="新細明體" w:hint="eastAsia"/>
          <w:noProof/>
        </w:rPr>
        <w:t xml:space="preserve"> pcs_standby_ack</w:t>
      </w:r>
      <w:r w:rsidRPr="00FD0909">
        <w:rPr>
          <w:rFonts w:eastAsia="新細明體"/>
          <w:noProof/>
        </w:rPr>
        <w:sym w:font="Wingdings" w:char="F0E0"/>
      </w:r>
      <w:r w:rsidRPr="00FD0909">
        <w:rPr>
          <w:rFonts w:eastAsia="新細明體" w:hint="eastAsia"/>
          <w:noProof/>
        </w:rPr>
        <w:t xml:space="preserve"> </w:t>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PD[cpu1] clock off</w:t>
      </w:r>
    </w:p>
    <w:p w:rsidR="008912D9" w:rsidRDefault="008912D9" w:rsidP="008912D9">
      <w:pPr>
        <w:pStyle w:val="affa"/>
        <w:ind w:leftChars="0" w:left="960"/>
        <w:rPr>
          <w:rFonts w:eastAsia="新細明體"/>
        </w:rPr>
      </w:pPr>
    </w:p>
    <w:p w:rsidR="00FD0909" w:rsidRPr="008912D9" w:rsidRDefault="008912D9" w:rsidP="008912D9">
      <w:pPr>
        <w:ind w:left="480"/>
        <w:rPr>
          <w:rFonts w:eastAsia="新細明體"/>
        </w:rPr>
      </w:pPr>
      <w:r>
        <w:rPr>
          <w:rFonts w:eastAsia="新細明體" w:hint="eastAsia"/>
        </w:rPr>
        <w:t>Wakeup</w:t>
      </w:r>
    </w:p>
    <w:p w:rsidR="00FD0909" w:rsidRDefault="00FD0909" w:rsidP="00566007">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CmdWakeup</w:t>
      </w:r>
      <w:proofErr w:type="spellEnd"/>
      <w:r w:rsidRPr="006154C9">
        <w:rPr>
          <w:rFonts w:eastAsia="新細明體"/>
          <w:noProof/>
        </w:rPr>
        <w:sym w:font="Wingdings" w:char="F0E0"/>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 xml:space="preserve">PD[cpu1] clock on </w:t>
      </w:r>
      <w:r w:rsidRPr="006154C9">
        <w:rPr>
          <w:rFonts w:eastAsia="新細明體"/>
          <w:noProof/>
        </w:rPr>
        <w:sym w:font="Wingdings" w:char="F0E0"/>
      </w:r>
    </w:p>
    <w:p w:rsidR="00DF4AD6" w:rsidRDefault="00DF4AD6" w:rsidP="00DF4AD6">
      <w:pPr>
        <w:pStyle w:val="affa"/>
        <w:numPr>
          <w:ilvl w:val="2"/>
          <w:numId w:val="46"/>
        </w:numPr>
        <w:ind w:leftChars="0"/>
        <w:rPr>
          <w:rFonts w:eastAsia="新細明體"/>
        </w:rPr>
      </w:pPr>
      <w:r w:rsidRPr="006154C9">
        <w:rPr>
          <w:rFonts w:eastAsia="新細明體"/>
          <w:noProof/>
        </w:rPr>
        <w:sym w:font="Wingdings" w:char="F0E0"/>
      </w:r>
      <w:r>
        <w:rPr>
          <w:rFonts w:eastAsia="新細明體" w:hint="eastAsia"/>
          <w:noProof/>
        </w:rPr>
        <w:t>PCS[cpu1].wakeup</w:t>
      </w:r>
      <w:r w:rsidRPr="00F510FE">
        <w:rPr>
          <w:rFonts w:eastAsia="新細明體"/>
          <w:noProof/>
        </w:rPr>
        <w:t xml:space="preserve"> </w:t>
      </w:r>
      <w:r w:rsidRPr="00F510FE">
        <w:rPr>
          <w:rFonts w:eastAsia="新細明體"/>
          <w:noProof/>
        </w:rPr>
        <w:sym w:font="Wingdings" w:char="F0E0"/>
      </w:r>
      <w:r>
        <w:rPr>
          <w:rFonts w:eastAsia="新細明體" w:hint="eastAsia"/>
          <w:noProof/>
        </w:rPr>
        <w:t xml:space="preserve">cpu1[mei] </w:t>
      </w:r>
      <w:r w:rsidRPr="006154C9">
        <w:rPr>
          <w:rFonts w:eastAsia="新細明體"/>
          <w:noProof/>
        </w:rPr>
        <w:sym w:font="Wingdings" w:char="F0E0"/>
      </w:r>
      <w:r>
        <w:rPr>
          <w:rFonts w:eastAsia="新細明體" w:hint="eastAsia"/>
          <w:noProof/>
        </w:rPr>
        <w:t xml:space="preserve"> cpu1 exit WFI</w:t>
      </w:r>
    </w:p>
    <w:p w:rsidR="00DF4AD6" w:rsidRPr="00DF4AD6" w:rsidRDefault="00DF4AD6" w:rsidP="00DF4AD6">
      <w:pPr>
        <w:pStyle w:val="affa"/>
        <w:numPr>
          <w:ilvl w:val="2"/>
          <w:numId w:val="46"/>
        </w:numPr>
        <w:ind w:leftChars="0"/>
        <w:rPr>
          <w:rFonts w:eastAsia="新細明體"/>
          <w:color w:val="808080" w:themeColor="background1" w:themeShade="80"/>
        </w:rPr>
      </w:pPr>
      <w:r w:rsidRPr="00DF4AD6">
        <w:rPr>
          <w:rFonts w:eastAsia="新細明體" w:hint="eastAsia"/>
          <w:noProof/>
          <w:color w:val="808080" w:themeColor="background1" w:themeShade="80"/>
        </w:rPr>
        <w:t xml:space="preserve">(v0.1)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PCS[cpu1].</w:t>
      </w:r>
      <w:r>
        <w:rPr>
          <w:rFonts w:eastAsia="新細明體" w:hint="eastAsia"/>
          <w:noProof/>
          <w:color w:val="808080" w:themeColor="background1" w:themeShade="80"/>
        </w:rPr>
        <w:t>int</w:t>
      </w:r>
      <w:r w:rsidRPr="00DF4AD6">
        <w:rPr>
          <w:rFonts w:eastAsia="新細明體"/>
          <w:noProof/>
          <w:color w:val="808080" w:themeColor="background1" w:themeShade="80"/>
        </w:rPr>
        <w:t xml:space="preserve">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cpu0[mei] </w:t>
      </w:r>
      <w:r w:rsidRPr="00DF4AD6">
        <w:rPr>
          <w:rFonts w:eastAsia="新細明體"/>
          <w:noProof/>
          <w:color w:val="808080" w:themeColor="background1" w:themeShade="80"/>
        </w:rPr>
        <w:sym w:font="Wingdings" w:char="F0E0"/>
      </w:r>
      <w:r>
        <w:rPr>
          <w:rFonts w:eastAsia="新細明體" w:hint="eastAsia"/>
          <w:noProof/>
          <w:color w:val="808080" w:themeColor="background1" w:themeShade="80"/>
        </w:rPr>
        <w:t xml:space="preserve">cpu0 </w:t>
      </w:r>
      <w:r w:rsidR="006A2886">
        <w:rPr>
          <w:rFonts w:eastAsia="新細明體" w:hint="eastAsia"/>
          <w:noProof/>
          <w:color w:val="808080" w:themeColor="background1" w:themeShade="80"/>
        </w:rPr>
        <w:t>assert</w:t>
      </w:r>
      <w:r>
        <w:rPr>
          <w:rFonts w:eastAsia="新細明體" w:hint="eastAsia"/>
          <w:noProof/>
          <w:color w:val="808080" w:themeColor="background1" w:themeShade="80"/>
        </w:rPr>
        <w:t xml:space="preserve"> </w:t>
      </w:r>
      <w:r w:rsidRPr="00DF4AD6">
        <w:rPr>
          <w:rFonts w:eastAsia="新細明體" w:hint="eastAsia"/>
          <w:noProof/>
          <w:color w:val="808080" w:themeColor="background1" w:themeShade="80"/>
        </w:rPr>
        <w:t>cpu1[msi]</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 cpu1 exit WFI</w:t>
      </w:r>
    </w:p>
    <w:p w:rsidR="00F510FE" w:rsidRDefault="00AA4A6D" w:rsidP="00566007">
      <w:pPr>
        <w:pStyle w:val="affa"/>
        <w:numPr>
          <w:ilvl w:val="1"/>
          <w:numId w:val="46"/>
        </w:numPr>
        <w:ind w:leftChars="0"/>
        <w:rPr>
          <w:rFonts w:eastAsia="新細明體"/>
        </w:rPr>
      </w:pPr>
      <w:r>
        <w:rPr>
          <w:rFonts w:eastAsia="新細明體" w:hint="eastAsia"/>
          <w:noProof/>
        </w:rPr>
        <w:t>cpu1[mti/msi]</w:t>
      </w:r>
      <w:r w:rsidR="006154C9" w:rsidRPr="006154C9">
        <w:rPr>
          <w:rFonts w:eastAsia="新細明體"/>
          <w:noProof/>
        </w:rPr>
        <w:sym w:font="Wingdings" w:char="F0E0"/>
      </w:r>
      <w:r w:rsidR="006154C9">
        <w:rPr>
          <w:rFonts w:eastAsia="新細明體" w:hint="eastAsia"/>
          <w:noProof/>
        </w:rPr>
        <w:t>PCS[cpu1]</w:t>
      </w:r>
      <w:r w:rsidR="006154C9" w:rsidRPr="006154C9">
        <w:rPr>
          <w:rFonts w:eastAsia="新細明體"/>
          <w:noProof/>
        </w:rPr>
        <w:t xml:space="preserve"> </w:t>
      </w:r>
      <w:r w:rsidR="006154C9" w:rsidRPr="006154C9">
        <w:rPr>
          <w:rFonts w:eastAsia="新細明體"/>
          <w:noProof/>
        </w:rPr>
        <w:sym w:font="Wingdings" w:char="F0E0"/>
      </w:r>
      <w:r w:rsidR="006154C9">
        <w:rPr>
          <w:rFonts w:eastAsia="新細明體" w:hint="eastAsia"/>
          <w:noProof/>
        </w:rPr>
        <w:t xml:space="preserve">PD[cpu1] clock </w:t>
      </w:r>
      <w:r w:rsidR="00F510FE">
        <w:rPr>
          <w:rFonts w:eastAsia="新細明體" w:hint="eastAsia"/>
          <w:noProof/>
        </w:rPr>
        <w:t>on</w:t>
      </w:r>
      <w:r w:rsidR="006154C9">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w:t>
      </w:r>
    </w:p>
    <w:p w:rsidR="00566007" w:rsidRDefault="00DF4AD6" w:rsidP="00F510FE">
      <w:pPr>
        <w:pStyle w:val="affa"/>
        <w:numPr>
          <w:ilvl w:val="2"/>
          <w:numId w:val="46"/>
        </w:numPr>
        <w:ind w:leftChars="0"/>
        <w:rPr>
          <w:rFonts w:eastAsia="新細明體"/>
        </w:rPr>
      </w:pPr>
      <w:r>
        <w:rPr>
          <w:rFonts w:eastAsia="新細明體" w:hint="eastAsia"/>
          <w:noProof/>
        </w:rPr>
        <w:t xml:space="preserve">(v0.2) </w:t>
      </w:r>
      <w:r w:rsidR="00F510FE" w:rsidRPr="006154C9">
        <w:rPr>
          <w:rFonts w:eastAsia="新細明體"/>
          <w:noProof/>
        </w:rPr>
        <w:sym w:font="Wingdings" w:char="F0E0"/>
      </w:r>
      <w:r w:rsidR="00F510FE">
        <w:rPr>
          <w:rFonts w:eastAsia="新細明體" w:hint="eastAsia"/>
          <w:noProof/>
        </w:rPr>
        <w:t>PCS[cpu1].wakeup</w:t>
      </w:r>
      <w:r w:rsidR="00F510FE" w:rsidRPr="00F510FE">
        <w:rPr>
          <w:rFonts w:eastAsia="新細明體"/>
          <w:noProof/>
        </w:rPr>
        <w:t xml:space="preserve"> </w:t>
      </w:r>
      <w:r w:rsidR="00F510FE" w:rsidRPr="00F510FE">
        <w:rPr>
          <w:rFonts w:eastAsia="新細明體"/>
          <w:noProof/>
        </w:rPr>
        <w:sym w:font="Wingdings" w:char="F0E0"/>
      </w:r>
      <w:r w:rsidR="006154C9">
        <w:rPr>
          <w:rFonts w:eastAsia="新細明體" w:hint="eastAsia"/>
          <w:noProof/>
        </w:rPr>
        <w:t>cpu1[mei]</w:t>
      </w:r>
      <w:r w:rsidR="00F510FE">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cpu1 exit WFI </w:t>
      </w:r>
    </w:p>
    <w:p w:rsidR="00F510FE" w:rsidRPr="00DF68A8" w:rsidRDefault="00DF4AD6" w:rsidP="00F510FE">
      <w:pPr>
        <w:pStyle w:val="affa"/>
        <w:numPr>
          <w:ilvl w:val="2"/>
          <w:numId w:val="46"/>
        </w:numPr>
        <w:ind w:leftChars="0"/>
        <w:rPr>
          <w:rFonts w:eastAsia="新細明體"/>
        </w:rPr>
      </w:pPr>
      <w:r>
        <w:rPr>
          <w:rFonts w:eastAsia="新細明體" w:hint="eastAsia"/>
          <w:noProof/>
        </w:rPr>
        <w:t xml:space="preserve">(v0.1 &amp; v0.2) </w:t>
      </w:r>
      <w:r w:rsidR="00F510FE" w:rsidRPr="00F510FE">
        <w:rPr>
          <w:rFonts w:eastAsia="新細明體"/>
          <w:noProof/>
        </w:rPr>
        <w:sym w:font="Wingdings" w:char="F0E0"/>
      </w:r>
      <w:r w:rsidR="00F510FE" w:rsidRPr="00F510FE">
        <w:rPr>
          <w:rFonts w:eastAsia="新細明體" w:hint="eastAsia"/>
          <w:noProof/>
        </w:rPr>
        <w:t xml:space="preserve"> </w:t>
      </w:r>
      <w:r w:rsidR="00F510FE">
        <w:rPr>
          <w:rFonts w:eastAsia="新細明體" w:hint="eastAsia"/>
          <w:noProof/>
        </w:rPr>
        <w:t>cpu1[mt</w:t>
      </w:r>
      <w:r>
        <w:rPr>
          <w:rFonts w:eastAsia="新細明體" w:hint="eastAsia"/>
          <w:noProof/>
        </w:rPr>
        <w:t>i/msi</w:t>
      </w:r>
      <w:r w:rsidR="00F510FE">
        <w:rPr>
          <w:rFonts w:eastAsia="新細明體" w:hint="eastAsia"/>
          <w:noProof/>
        </w:rPr>
        <w:t xml:space="preserve">] </w:t>
      </w:r>
      <w:r w:rsidR="00F510FE" w:rsidRPr="006154C9">
        <w:rPr>
          <w:rFonts w:eastAsia="新細明體"/>
          <w:noProof/>
        </w:rPr>
        <w:sym w:font="Wingdings" w:char="F0E0"/>
      </w:r>
      <w:r w:rsidR="00F510FE">
        <w:rPr>
          <w:rFonts w:eastAsia="新細明體" w:hint="eastAsia"/>
          <w:noProof/>
        </w:rPr>
        <w:t xml:space="preserve"> cpu1 exit WFI</w:t>
      </w:r>
    </w:p>
    <w:p w:rsidR="00566007" w:rsidRPr="00410162" w:rsidRDefault="00566007" w:rsidP="00566007">
      <w:pPr>
        <w:pStyle w:val="31"/>
        <w:spacing w:before="203"/>
      </w:pPr>
      <w:bookmarkStart w:id="640" w:name="_Toc8026660"/>
      <w:r>
        <w:rPr>
          <w:rFonts w:hint="eastAsia"/>
        </w:rPr>
        <w:t xml:space="preserve">Example: </w:t>
      </w:r>
      <w:r w:rsidRPr="00410162">
        <w:t>Core 0 asks Core 1 to deep sleep mode</w:t>
      </w:r>
      <w:bookmarkEnd w:id="640"/>
    </w:p>
    <w:p w:rsidR="00566007" w:rsidRPr="00410162" w:rsidRDefault="00566007" w:rsidP="00566007">
      <w:pPr>
        <w:pStyle w:val="affa"/>
        <w:numPr>
          <w:ilvl w:val="1"/>
          <w:numId w:val="46"/>
        </w:numPr>
        <w:ind w:leftChars="0"/>
        <w:rPr>
          <w:rFonts w:eastAsia="新細明體"/>
        </w:rPr>
      </w:pPr>
      <w:r w:rsidRPr="00410162">
        <w:rPr>
          <w:rFonts w:eastAsia="新細明體"/>
        </w:rPr>
        <w:t>Core 0 inform Core 1 to enter WFI</w:t>
      </w:r>
      <w:r>
        <w:rPr>
          <w:rFonts w:eastAsia="新細明體" w:hint="eastAsia"/>
        </w:rPr>
        <w:t>/standby</w:t>
      </w:r>
      <w:r w:rsidRPr="00410162">
        <w:rPr>
          <w:rFonts w:eastAsia="新細明體"/>
        </w:rPr>
        <w:t xml:space="preserve"> mode </w:t>
      </w:r>
    </w:p>
    <w:p w:rsidR="00566007" w:rsidRPr="00410162" w:rsidRDefault="00566007" w:rsidP="00566007">
      <w:pPr>
        <w:pStyle w:val="affa"/>
        <w:numPr>
          <w:ilvl w:val="1"/>
          <w:numId w:val="46"/>
        </w:numPr>
        <w:ind w:leftChars="0"/>
        <w:rPr>
          <w:rFonts w:eastAsia="新細明體"/>
        </w:rPr>
      </w:pPr>
      <w:r w:rsidRPr="00410162">
        <w:rPr>
          <w:rFonts w:eastAsia="新細明體"/>
        </w:rPr>
        <w:t>Core 0 send power command to SMU for Core 1</w:t>
      </w:r>
    </w:p>
    <w:p w:rsidR="00566007" w:rsidRPr="00410162" w:rsidRDefault="00566007" w:rsidP="00566007">
      <w:pPr>
        <w:pStyle w:val="affa"/>
        <w:numPr>
          <w:ilvl w:val="1"/>
          <w:numId w:val="46"/>
        </w:numPr>
        <w:ind w:leftChars="0"/>
        <w:rPr>
          <w:rFonts w:eastAsia="新細明體"/>
        </w:rPr>
      </w:pPr>
      <w:r w:rsidRPr="00410162">
        <w:rPr>
          <w:rFonts w:eastAsia="新細明體"/>
        </w:rPr>
        <w:lastRenderedPageBreak/>
        <w:t>SMU handles power command</w:t>
      </w:r>
    </w:p>
    <w:p w:rsidR="00566007" w:rsidRPr="00410162" w:rsidRDefault="00566007" w:rsidP="00566007">
      <w:pPr>
        <w:pStyle w:val="affa"/>
        <w:numPr>
          <w:ilvl w:val="1"/>
          <w:numId w:val="46"/>
        </w:numPr>
        <w:ind w:leftChars="0"/>
        <w:rPr>
          <w:rFonts w:eastAsia="新細明體"/>
        </w:rPr>
      </w:pPr>
      <w:r w:rsidRPr="00410162">
        <w:rPr>
          <w:rFonts w:eastAsia="新細明體"/>
        </w:rPr>
        <w:t>Core 1 enters deep sleep mode</w:t>
      </w:r>
    </w:p>
    <w:p w:rsidR="00566007" w:rsidRPr="00DF68A8" w:rsidRDefault="00566007" w:rsidP="00566007">
      <w:pPr>
        <w:pStyle w:val="affa"/>
        <w:numPr>
          <w:ilvl w:val="1"/>
          <w:numId w:val="46"/>
        </w:numPr>
        <w:ind w:leftChars="0"/>
        <w:rPr>
          <w:rFonts w:eastAsia="新細明體"/>
        </w:rPr>
      </w:pPr>
      <w:r w:rsidRPr="00410162">
        <w:rPr>
          <w:rFonts w:eastAsia="新細明體"/>
        </w:rPr>
        <w:t>Core 1 wakeup by Core 0 by Software PLIC</w:t>
      </w:r>
    </w:p>
    <w:p w:rsidR="00B17CDC" w:rsidRPr="003B0577" w:rsidRDefault="003B0577" w:rsidP="003B0577">
      <w:pPr>
        <w:pStyle w:val="31"/>
        <w:spacing w:before="203"/>
        <w:rPr>
          <w:color w:val="808080" w:themeColor="background1" w:themeShade="80"/>
        </w:rPr>
      </w:pPr>
      <w:bookmarkStart w:id="641" w:name="_Toc8026661"/>
      <w:r w:rsidRPr="003B0577">
        <w:rPr>
          <w:rFonts w:eastAsiaTheme="minorEastAsia" w:hint="eastAsia"/>
          <w:color w:val="808080" w:themeColor="background1" w:themeShade="80"/>
        </w:rPr>
        <w:t xml:space="preserve">Example: </w:t>
      </w:r>
      <w:r w:rsidR="00B17CDC" w:rsidRPr="003B0577">
        <w:rPr>
          <w:color w:val="808080" w:themeColor="background1" w:themeShade="80"/>
        </w:rPr>
        <w:t>Cluster executes frequency change</w:t>
      </w:r>
      <w:r w:rsidR="00B17CDC" w:rsidRPr="003B0577">
        <w:rPr>
          <w:rFonts w:hint="eastAsia"/>
          <w:color w:val="808080" w:themeColor="background1" w:themeShade="80"/>
        </w:rPr>
        <w:t xml:space="preserve"> (DVFS)</w:t>
      </w:r>
      <w:bookmarkEnd w:id="641"/>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lock SMU access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setup DVFS command to SMU</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inform other cores to execute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executes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wait all power domains are in standby mode</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handles DVFS command to all cores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PD</w:t>
      </w:r>
      <w:r w:rsidRPr="00410162">
        <w:rPr>
          <w:rFonts w:eastAsia="新細明體" w:hint="eastAsia"/>
          <w:color w:val="808080" w:themeColor="background1" w:themeShade="80"/>
        </w:rPr>
        <w:t>_</w:t>
      </w:r>
      <w:r w:rsidRPr="00410162">
        <w:rPr>
          <w:rFonts w:eastAsia="新細明體"/>
          <w:color w:val="808080" w:themeColor="background1" w:themeShade="80"/>
        </w:rPr>
        <w:t>Core</w:t>
      </w:r>
      <w:r w:rsidRPr="00410162">
        <w:rPr>
          <w:rFonts w:eastAsia="新細明體" w:hint="eastAsia"/>
          <w:color w:val="808080" w:themeColor="background1" w:themeShade="80"/>
        </w:rPr>
        <w:t>_</w:t>
      </w:r>
      <w:r w:rsidRPr="00410162">
        <w:rPr>
          <w:rFonts w:eastAsia="新細明體"/>
          <w:color w:val="808080" w:themeColor="background1" w:themeShade="80"/>
        </w:rPr>
        <w:t>0 is wakeup by SMU interrupt</w:t>
      </w:r>
    </w:p>
    <w:p w:rsidR="00B17CDC" w:rsidRPr="00410162" w:rsidRDefault="00B17CDC" w:rsidP="00410162">
      <w:pPr>
        <w:pStyle w:val="affa"/>
        <w:numPr>
          <w:ilvl w:val="2"/>
          <w:numId w:val="46"/>
        </w:numPr>
        <w:ind w:leftChars="0"/>
        <w:rPr>
          <w:rFonts w:eastAsia="新細明體"/>
          <w:color w:val="808080" w:themeColor="background1" w:themeShade="80"/>
        </w:rPr>
      </w:pPr>
      <w:r w:rsidRPr="00410162">
        <w:rPr>
          <w:rFonts w:eastAsia="新細明體"/>
          <w:color w:val="808080" w:themeColor="background1" w:themeShade="80"/>
        </w:rPr>
        <w:t>SMU interrupt is automatically asserted by DVFS command</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send IPI to wakeup other cores</w:t>
      </w:r>
    </w:p>
    <w:p w:rsidR="00D33BB9" w:rsidRPr="00DF68A8" w:rsidRDefault="00B17CDC" w:rsidP="00B733C7">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unlock SMU access</w:t>
      </w:r>
    </w:p>
    <w:p w:rsidR="00E057BC" w:rsidRDefault="00E057BC" w:rsidP="00E057BC">
      <w:pPr>
        <w:pStyle w:val="1"/>
        <w:spacing w:before="406" w:after="203"/>
        <w:rPr>
          <w:rFonts w:eastAsiaTheme="minorEastAsia"/>
        </w:rPr>
      </w:pPr>
      <w:bookmarkStart w:id="642" w:name="_Toc8026662"/>
      <w:r>
        <w:t>Schedule</w:t>
      </w:r>
      <w:bookmarkEnd w:id="642"/>
    </w:p>
    <w:tbl>
      <w:tblPr>
        <w:tblStyle w:val="a9"/>
        <w:tblW w:w="0" w:type="auto"/>
        <w:tblLook w:val="04A0" w:firstRow="1" w:lastRow="0" w:firstColumn="1" w:lastColumn="0" w:noHBand="0" w:noVBand="1"/>
      </w:tblPr>
      <w:tblGrid>
        <w:gridCol w:w="2093"/>
        <w:gridCol w:w="5876"/>
        <w:gridCol w:w="1375"/>
        <w:gridCol w:w="1114"/>
      </w:tblGrid>
      <w:tr w:rsidR="003F06DD" w:rsidTr="007C2091">
        <w:tc>
          <w:tcPr>
            <w:tcW w:w="2093" w:type="dxa"/>
          </w:tcPr>
          <w:p w:rsidR="003F06DD" w:rsidRDefault="003F06DD" w:rsidP="003F06DD">
            <w:pPr>
              <w:rPr>
                <w:rFonts w:eastAsiaTheme="minorEastAsia"/>
              </w:rPr>
            </w:pPr>
            <w:r>
              <w:rPr>
                <w:rFonts w:eastAsiaTheme="minorEastAsia" w:hint="eastAsia"/>
              </w:rPr>
              <w:t>Task</w:t>
            </w:r>
          </w:p>
        </w:tc>
        <w:tc>
          <w:tcPr>
            <w:tcW w:w="5876" w:type="dxa"/>
          </w:tcPr>
          <w:p w:rsidR="003F06DD" w:rsidRDefault="007C2091" w:rsidP="003F06DD">
            <w:pPr>
              <w:rPr>
                <w:rFonts w:eastAsiaTheme="minorEastAsia"/>
              </w:rPr>
            </w:pPr>
            <w:r>
              <w:rPr>
                <w:rFonts w:eastAsiaTheme="minorEastAsia" w:hint="eastAsia"/>
              </w:rPr>
              <w:t>D</w:t>
            </w:r>
            <w:r w:rsidR="003F06DD">
              <w:rPr>
                <w:rFonts w:eastAsiaTheme="minorEastAsia" w:hint="eastAsia"/>
              </w:rPr>
              <w:t>escription</w:t>
            </w:r>
          </w:p>
        </w:tc>
        <w:tc>
          <w:tcPr>
            <w:tcW w:w="1375" w:type="dxa"/>
          </w:tcPr>
          <w:p w:rsidR="003F06DD" w:rsidRDefault="003F06DD" w:rsidP="0054039C">
            <w:pPr>
              <w:rPr>
                <w:rFonts w:eastAsiaTheme="minorEastAsia"/>
              </w:rPr>
            </w:pPr>
          </w:p>
        </w:tc>
        <w:tc>
          <w:tcPr>
            <w:tcW w:w="1114" w:type="dxa"/>
          </w:tcPr>
          <w:p w:rsidR="003F06DD" w:rsidRDefault="003F06DD" w:rsidP="0054039C">
            <w:pPr>
              <w:rPr>
                <w:rFonts w:eastAsiaTheme="minorEastAsia"/>
              </w:rPr>
            </w:pPr>
          </w:p>
        </w:tc>
      </w:tr>
      <w:tr w:rsidR="003F06DD" w:rsidTr="007C2091">
        <w:tc>
          <w:tcPr>
            <w:tcW w:w="2093" w:type="dxa"/>
          </w:tcPr>
          <w:p w:rsidR="003F06DD" w:rsidRPr="00AA01EC" w:rsidRDefault="00A834EC" w:rsidP="0054039C">
            <w:pPr>
              <w:rPr>
                <w:rFonts w:eastAsiaTheme="minorEastAsia"/>
                <w:highlight w:val="yellow"/>
              </w:rPr>
            </w:pPr>
            <w:r w:rsidRPr="00AA01EC">
              <w:rPr>
                <w:rFonts w:eastAsiaTheme="minorEastAsia" w:hint="eastAsia"/>
                <w:highlight w:val="yellow"/>
              </w:rPr>
              <w:t>Spec</w:t>
            </w:r>
          </w:p>
        </w:tc>
        <w:tc>
          <w:tcPr>
            <w:tcW w:w="5876" w:type="dxa"/>
          </w:tcPr>
          <w:p w:rsidR="003F06DD" w:rsidRDefault="00A834EC" w:rsidP="00DF68A8">
            <w:pPr>
              <w:rPr>
                <w:rFonts w:eastAsiaTheme="minorEastAsia"/>
              </w:rPr>
            </w:pPr>
            <w:r>
              <w:rPr>
                <w:rFonts w:eastAsiaTheme="minorEastAsia" w:hint="eastAsia"/>
              </w:rPr>
              <w:t>Revision V</w:t>
            </w:r>
            <w:r w:rsidR="00DF68A8">
              <w:rPr>
                <w:rFonts w:eastAsiaTheme="minorEastAsia" w:hint="eastAsia"/>
              </w:rPr>
              <w:t>0.1 and review</w:t>
            </w:r>
          </w:p>
        </w:tc>
        <w:tc>
          <w:tcPr>
            <w:tcW w:w="1375" w:type="dxa"/>
          </w:tcPr>
          <w:p w:rsidR="003F06DD" w:rsidRDefault="003F06DD" w:rsidP="00DF68A8">
            <w:pPr>
              <w:rPr>
                <w:rFonts w:eastAsiaTheme="minorEastAsia"/>
              </w:rPr>
            </w:pPr>
          </w:p>
        </w:tc>
        <w:tc>
          <w:tcPr>
            <w:tcW w:w="1114" w:type="dxa"/>
          </w:tcPr>
          <w:p w:rsidR="003F06DD" w:rsidRDefault="003F06DD" w:rsidP="003F06DD">
            <w:pPr>
              <w:rPr>
                <w:rFonts w:eastAsiaTheme="minorEastAsia"/>
              </w:rPr>
            </w:pPr>
          </w:p>
        </w:tc>
      </w:tr>
      <w:tr w:rsidR="00B4069E" w:rsidTr="007C2091">
        <w:tc>
          <w:tcPr>
            <w:tcW w:w="2093" w:type="dxa"/>
          </w:tcPr>
          <w:p w:rsidR="00B4069E" w:rsidRPr="00A834EC" w:rsidRDefault="00B4069E" w:rsidP="00A834EC">
            <w:pPr>
              <w:ind w:leftChars="100" w:left="240"/>
              <w:rPr>
                <w:rFonts w:eastAsiaTheme="minorEastAsia"/>
              </w:rPr>
            </w:pPr>
          </w:p>
        </w:tc>
        <w:tc>
          <w:tcPr>
            <w:tcW w:w="5876" w:type="dxa"/>
          </w:tcPr>
          <w:p w:rsidR="00B4069E" w:rsidRPr="00A834EC" w:rsidRDefault="00B4069E" w:rsidP="00CB7D06">
            <w:pPr>
              <w:ind w:leftChars="100" w:left="240"/>
              <w:rPr>
                <w:rFonts w:eastAsiaTheme="minorEastAsia"/>
              </w:rPr>
            </w:pPr>
            <w:proofErr w:type="spellStart"/>
            <w:r w:rsidRPr="008028C0">
              <w:t>M</w:t>
            </w:r>
            <w:r>
              <w:rPr>
                <w:rFonts w:eastAsiaTheme="minorEastAsia" w:hint="eastAsia"/>
              </w:rPr>
              <w:t>icro</w:t>
            </w:r>
            <w:r w:rsidRPr="008028C0">
              <w:t>A</w:t>
            </w:r>
            <w:r>
              <w:rPr>
                <w:rFonts w:eastAsiaTheme="minorEastAsia" w:hint="eastAsia"/>
              </w:rPr>
              <w:t>rch</w:t>
            </w:r>
            <w:r w:rsidRPr="008028C0">
              <w:t>S</w:t>
            </w:r>
            <w:r>
              <w:rPr>
                <w:rFonts w:eastAsiaTheme="minorEastAsia" w:hint="eastAsia"/>
              </w:rPr>
              <w:t>pec</w:t>
            </w:r>
            <w:proofErr w:type="spellEnd"/>
          </w:p>
        </w:tc>
        <w:tc>
          <w:tcPr>
            <w:tcW w:w="1375" w:type="dxa"/>
          </w:tcPr>
          <w:p w:rsidR="00B4069E" w:rsidRDefault="00B4069E" w:rsidP="003F06DD">
            <w:pPr>
              <w:rPr>
                <w:rFonts w:eastAsiaTheme="minorEastAsia"/>
              </w:rPr>
            </w:pPr>
          </w:p>
        </w:tc>
        <w:tc>
          <w:tcPr>
            <w:tcW w:w="1114" w:type="dxa"/>
          </w:tcPr>
          <w:p w:rsidR="00B4069E" w:rsidRDefault="00B4069E"/>
        </w:tc>
      </w:tr>
      <w:tr w:rsidR="00B4069E" w:rsidTr="007C2091">
        <w:tc>
          <w:tcPr>
            <w:tcW w:w="2093" w:type="dxa"/>
          </w:tcPr>
          <w:p w:rsidR="00B4069E" w:rsidRPr="001C0D97" w:rsidRDefault="00B4069E" w:rsidP="001C0D97">
            <w:pPr>
              <w:ind w:leftChars="100" w:left="240"/>
              <w:rPr>
                <w:rFonts w:eastAsiaTheme="minorEastAsia"/>
              </w:rPr>
            </w:pPr>
          </w:p>
        </w:tc>
        <w:tc>
          <w:tcPr>
            <w:tcW w:w="5876" w:type="dxa"/>
          </w:tcPr>
          <w:p w:rsidR="00B4069E" w:rsidRPr="001C0D97" w:rsidRDefault="00B4069E" w:rsidP="00CB7D06">
            <w:pPr>
              <w:ind w:leftChars="100" w:left="240"/>
              <w:rPr>
                <w:rFonts w:eastAsiaTheme="minorEastAsia"/>
              </w:rPr>
            </w:pPr>
            <w:proofErr w:type="spellStart"/>
            <w:r>
              <w:rPr>
                <w:rFonts w:eastAsiaTheme="minorEastAsia" w:hint="eastAsia"/>
              </w:rPr>
              <w:t>ppt</w:t>
            </w:r>
            <w:proofErr w:type="spellEnd"/>
          </w:p>
        </w:tc>
        <w:tc>
          <w:tcPr>
            <w:tcW w:w="1375" w:type="dxa"/>
          </w:tcPr>
          <w:p w:rsidR="00B4069E" w:rsidRDefault="00B4069E" w:rsidP="003F06DD">
            <w:pPr>
              <w:rPr>
                <w:rFonts w:eastAsiaTheme="minorEastAsia"/>
              </w:rPr>
            </w:pPr>
          </w:p>
        </w:tc>
        <w:tc>
          <w:tcPr>
            <w:tcW w:w="1114" w:type="dxa"/>
          </w:tcPr>
          <w:p w:rsidR="00B4069E" w:rsidRDefault="00B4069E"/>
        </w:tc>
      </w:tr>
      <w:tr w:rsidR="00B4069E" w:rsidTr="007C2091">
        <w:tc>
          <w:tcPr>
            <w:tcW w:w="2093" w:type="dxa"/>
          </w:tcPr>
          <w:p w:rsidR="00B4069E" w:rsidRDefault="00B4069E" w:rsidP="001C0D97">
            <w:pPr>
              <w:ind w:leftChars="100" w:left="240"/>
              <w:rPr>
                <w:rFonts w:eastAsiaTheme="minorEastAsia"/>
              </w:rPr>
            </w:pPr>
          </w:p>
        </w:tc>
        <w:tc>
          <w:tcPr>
            <w:tcW w:w="5876" w:type="dxa"/>
          </w:tcPr>
          <w:p w:rsidR="00B4069E" w:rsidRPr="00127DE6" w:rsidRDefault="00B4069E" w:rsidP="00DF68A8">
            <w:pPr>
              <w:rPr>
                <w:rFonts w:eastAsiaTheme="minorEastAsia"/>
              </w:rPr>
            </w:pPr>
            <w:r>
              <w:rPr>
                <w:rFonts w:eastAsiaTheme="minorEastAsia" w:hint="eastAsia"/>
              </w:rPr>
              <w:t>SMU Revision V</w:t>
            </w:r>
            <w:r w:rsidR="00127DE6">
              <w:rPr>
                <w:rFonts w:eastAsiaTheme="minorEastAsia" w:hint="eastAsia"/>
              </w:rPr>
              <w:t>0.5</w:t>
            </w:r>
          </w:p>
        </w:tc>
        <w:tc>
          <w:tcPr>
            <w:tcW w:w="1375" w:type="dxa"/>
          </w:tcPr>
          <w:p w:rsidR="00B4069E" w:rsidRDefault="00B4069E" w:rsidP="00905F97">
            <w:pPr>
              <w:rPr>
                <w:rFonts w:eastAsiaTheme="minorEastAsia"/>
              </w:rPr>
            </w:pPr>
          </w:p>
        </w:tc>
        <w:tc>
          <w:tcPr>
            <w:tcW w:w="1114" w:type="dxa"/>
          </w:tcPr>
          <w:p w:rsidR="00CD6987" w:rsidRDefault="00CD6987"/>
        </w:tc>
      </w:tr>
      <w:tr w:rsidR="00905F97" w:rsidTr="007C2091">
        <w:tc>
          <w:tcPr>
            <w:tcW w:w="2093" w:type="dxa"/>
          </w:tcPr>
          <w:p w:rsidR="00905F97" w:rsidRDefault="00905F97" w:rsidP="001C0D97">
            <w:pPr>
              <w:ind w:leftChars="100" w:left="240"/>
              <w:rPr>
                <w:rFonts w:eastAsiaTheme="minorEastAsia"/>
              </w:rPr>
            </w:pPr>
          </w:p>
        </w:tc>
        <w:tc>
          <w:tcPr>
            <w:tcW w:w="5876" w:type="dxa"/>
          </w:tcPr>
          <w:p w:rsidR="00905F97" w:rsidRDefault="00905F97" w:rsidP="00DF68A8">
            <w:pPr>
              <w:rPr>
                <w:rFonts w:eastAsiaTheme="minorEastAsia"/>
              </w:rPr>
            </w:pPr>
            <w:proofErr w:type="spellStart"/>
            <w:r>
              <w:rPr>
                <w:rFonts w:eastAsiaTheme="minorEastAsia" w:hint="eastAsia"/>
              </w:rPr>
              <w:t>DataSheet</w:t>
            </w:r>
            <w:proofErr w:type="spellEnd"/>
          </w:p>
        </w:tc>
        <w:tc>
          <w:tcPr>
            <w:tcW w:w="1375" w:type="dxa"/>
          </w:tcPr>
          <w:p w:rsidR="00905F97" w:rsidRDefault="00905F97" w:rsidP="003F06DD">
            <w:pPr>
              <w:rPr>
                <w:rFonts w:eastAsiaTheme="minorEastAsia"/>
              </w:rPr>
            </w:pPr>
          </w:p>
        </w:tc>
        <w:tc>
          <w:tcPr>
            <w:tcW w:w="1114" w:type="dxa"/>
          </w:tcPr>
          <w:p w:rsidR="00905F97" w:rsidRPr="00D33DD3" w:rsidRDefault="00905F97">
            <w:pPr>
              <w:rPr>
                <w:rFonts w:eastAsiaTheme="minorEastAsia"/>
              </w:rPr>
            </w:pPr>
          </w:p>
        </w:tc>
      </w:tr>
      <w:tr w:rsidR="00DF68A8" w:rsidTr="007C2091">
        <w:tc>
          <w:tcPr>
            <w:tcW w:w="2093" w:type="dxa"/>
          </w:tcPr>
          <w:p w:rsidR="00DF68A8" w:rsidRPr="00AA01EC" w:rsidRDefault="00DF68A8" w:rsidP="0054039C">
            <w:pPr>
              <w:rPr>
                <w:highlight w:val="yellow"/>
              </w:rPr>
            </w:pPr>
            <w:r w:rsidRPr="00AA01EC">
              <w:rPr>
                <w:highlight w:val="yellow"/>
              </w:rPr>
              <w:t>Design</w:t>
            </w:r>
          </w:p>
        </w:tc>
        <w:tc>
          <w:tcPr>
            <w:tcW w:w="5876" w:type="dxa"/>
          </w:tcPr>
          <w:p w:rsidR="00DF68A8" w:rsidRDefault="00DF68A8" w:rsidP="003F06DD">
            <w:pPr>
              <w:rPr>
                <w:rFonts w:eastAsiaTheme="minorEastAsia"/>
              </w:rPr>
            </w:pPr>
          </w:p>
        </w:tc>
        <w:tc>
          <w:tcPr>
            <w:tcW w:w="1375" w:type="dxa"/>
          </w:tcPr>
          <w:p w:rsidR="00DF68A8" w:rsidRDefault="00DF68A8"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Pr>
                <w:rFonts w:eastAsiaTheme="minorEastAsia" w:hint="eastAsia"/>
              </w:rPr>
              <w:t>SMU</w:t>
            </w:r>
          </w:p>
        </w:tc>
        <w:tc>
          <w:tcPr>
            <w:tcW w:w="5876" w:type="dxa"/>
          </w:tcPr>
          <w:p w:rsidR="00DF68A8" w:rsidRDefault="00DF68A8" w:rsidP="003F06DD">
            <w:pPr>
              <w:rPr>
                <w:rFonts w:eastAsiaTheme="minorEastAsia"/>
              </w:rPr>
            </w:pPr>
            <w:r>
              <w:rPr>
                <w:rFonts w:eastAsiaTheme="minorEastAsia" w:hint="eastAsia"/>
              </w:rPr>
              <w:t>Interface</w:t>
            </w:r>
          </w:p>
          <w:p w:rsidR="00DF68A8" w:rsidRDefault="00DF68A8" w:rsidP="003F06DD">
            <w:pPr>
              <w:rPr>
                <w:rFonts w:eastAsiaTheme="minorEastAsia"/>
              </w:rPr>
            </w:pPr>
            <w:r>
              <w:rPr>
                <w:rFonts w:eastAsiaTheme="minorEastAsia" w:hint="eastAsia"/>
              </w:rPr>
              <w:t>Done</w:t>
            </w:r>
          </w:p>
        </w:tc>
        <w:tc>
          <w:tcPr>
            <w:tcW w:w="1375" w:type="dxa"/>
          </w:tcPr>
          <w:p w:rsidR="006F0333" w:rsidRDefault="006F0333" w:rsidP="00EC08F4">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sidRPr="008028C0">
              <w:t>Ae350</w:t>
            </w:r>
          </w:p>
        </w:tc>
        <w:tc>
          <w:tcPr>
            <w:tcW w:w="5876" w:type="dxa"/>
          </w:tcPr>
          <w:p w:rsidR="007D5657" w:rsidRDefault="00BC6F33" w:rsidP="006F0333">
            <w:pPr>
              <w:rPr>
                <w:rFonts w:eastAsiaTheme="minorEastAsia"/>
              </w:rPr>
            </w:pPr>
            <w:r>
              <w:rPr>
                <w:rFonts w:eastAsiaTheme="minorEastAsia" w:hint="eastAsia"/>
              </w:rPr>
              <w:t>reset</w:t>
            </w:r>
            <w:r w:rsidR="007D5657">
              <w:rPr>
                <w:rFonts w:eastAsiaTheme="minorEastAsia" w:hint="eastAsia"/>
              </w:rPr>
              <w:t xml:space="preserve"> gen</w:t>
            </w:r>
          </w:p>
          <w:p w:rsidR="007D5657" w:rsidRDefault="00BC6F33" w:rsidP="006F0333">
            <w:pPr>
              <w:rPr>
                <w:rFonts w:eastAsiaTheme="minorEastAsia"/>
              </w:rPr>
            </w:pPr>
            <w:proofErr w:type="spellStart"/>
            <w:r>
              <w:rPr>
                <w:rFonts w:eastAsiaTheme="minorEastAsia" w:hint="eastAsia"/>
              </w:rPr>
              <w:t>clk</w:t>
            </w:r>
            <w:proofErr w:type="spellEnd"/>
            <w:r w:rsidR="007D5657">
              <w:rPr>
                <w:rFonts w:eastAsiaTheme="minorEastAsia" w:hint="eastAsia"/>
              </w:rPr>
              <w:t xml:space="preserve"> gen</w:t>
            </w:r>
          </w:p>
          <w:p w:rsidR="00BC6F33" w:rsidRDefault="007D5657" w:rsidP="006F0333">
            <w:pPr>
              <w:rPr>
                <w:rFonts w:eastAsiaTheme="minorEastAsia"/>
              </w:rPr>
            </w:pPr>
            <w:proofErr w:type="spellStart"/>
            <w:r>
              <w:rPr>
                <w:rFonts w:eastAsiaTheme="minorEastAsia" w:hint="eastAsia"/>
              </w:rPr>
              <w:t>pwr</w:t>
            </w:r>
            <w:proofErr w:type="spellEnd"/>
            <w:r>
              <w:rPr>
                <w:rFonts w:eastAsiaTheme="minorEastAsia" w:hint="eastAsia"/>
              </w:rPr>
              <w:t xml:space="preserve"> </w:t>
            </w:r>
            <w:r w:rsidR="00BC6F33">
              <w:rPr>
                <w:rFonts w:eastAsiaTheme="minorEastAsia" w:hint="eastAsia"/>
              </w:rPr>
              <w:t>gen</w:t>
            </w:r>
            <w:r w:rsidR="00127DE6">
              <w:rPr>
                <w:rFonts w:eastAsiaTheme="minorEastAsia" w:hint="eastAsia"/>
              </w:rPr>
              <w:t xml:space="preserve"> (</w:t>
            </w:r>
            <w:r w:rsidR="00127DE6" w:rsidRPr="00127DE6">
              <w:rPr>
                <w:rFonts w:eastAsiaTheme="minorEastAsia" w:hint="eastAsia"/>
                <w:color w:val="FF0000"/>
              </w:rPr>
              <w:t>interface</w:t>
            </w:r>
            <w:r w:rsidR="00127DE6">
              <w:rPr>
                <w:rFonts w:eastAsiaTheme="minorEastAsia" w:hint="eastAsia"/>
              </w:rPr>
              <w:t>)</w:t>
            </w:r>
          </w:p>
          <w:p w:rsidR="00DF68A8" w:rsidRDefault="0065735D" w:rsidP="006F0333">
            <w:pPr>
              <w:rPr>
                <w:rFonts w:eastAsiaTheme="minorEastAsia"/>
              </w:rPr>
            </w:pPr>
            <w:r>
              <w:rPr>
                <w:rFonts w:eastAsiaTheme="minorEastAsia" w:hint="eastAsia"/>
              </w:rPr>
              <w:t xml:space="preserve">SMU </w:t>
            </w:r>
            <w:r w:rsidR="00DF68A8">
              <w:rPr>
                <w:rFonts w:eastAsiaTheme="minorEastAsia" w:hint="eastAsia"/>
              </w:rPr>
              <w:t>Connection</w:t>
            </w:r>
          </w:p>
        </w:tc>
        <w:tc>
          <w:tcPr>
            <w:tcW w:w="1375" w:type="dxa"/>
          </w:tcPr>
          <w:p w:rsidR="00BC6F33" w:rsidRDefault="00BC6F33" w:rsidP="007D5657">
            <w:pPr>
              <w:rPr>
                <w:rFonts w:eastAsiaTheme="minorEastAsia"/>
              </w:rPr>
            </w:pPr>
          </w:p>
        </w:tc>
        <w:tc>
          <w:tcPr>
            <w:tcW w:w="1114" w:type="dxa"/>
          </w:tcPr>
          <w:p w:rsidR="006B3A76" w:rsidRDefault="006B3A76" w:rsidP="003F06DD">
            <w:pPr>
              <w:rPr>
                <w:rFonts w:eastAsiaTheme="minorEastAsia"/>
              </w:rPr>
            </w:pPr>
          </w:p>
        </w:tc>
      </w:tr>
      <w:tr w:rsidR="00DF68A8" w:rsidTr="007C2091">
        <w:tc>
          <w:tcPr>
            <w:tcW w:w="2093" w:type="dxa"/>
          </w:tcPr>
          <w:p w:rsidR="00DF68A8" w:rsidRPr="008028C0" w:rsidRDefault="00DF68A8" w:rsidP="001114CC">
            <w:pPr>
              <w:ind w:leftChars="100" w:left="240"/>
            </w:pPr>
            <w:r w:rsidRPr="008028C0">
              <w:t>UPF/CPF</w:t>
            </w:r>
          </w:p>
        </w:tc>
        <w:tc>
          <w:tcPr>
            <w:tcW w:w="5876" w:type="dxa"/>
          </w:tcPr>
          <w:p w:rsidR="0065735D" w:rsidRDefault="0065735D" w:rsidP="00A834EC">
            <w:pPr>
              <w:rPr>
                <w:rFonts w:eastAsiaTheme="minorEastAsia"/>
              </w:rPr>
            </w:pPr>
            <w:r>
              <w:rPr>
                <w:rFonts w:eastAsiaTheme="minorEastAsia" w:hint="eastAsia"/>
              </w:rPr>
              <w:t>PD</w:t>
            </w:r>
          </w:p>
          <w:p w:rsidR="00DF68A8" w:rsidRDefault="00DF68A8" w:rsidP="00A834EC">
            <w:r>
              <w:lastRenderedPageBreak/>
              <w:t>ISO</w:t>
            </w:r>
          </w:p>
          <w:p w:rsidR="00DF68A8" w:rsidRDefault="00DF68A8" w:rsidP="0065735D">
            <w:pPr>
              <w:rPr>
                <w:rFonts w:eastAsiaTheme="minorEastAsia"/>
              </w:rPr>
            </w:pPr>
            <w:r>
              <w:t>RET (RAM)</w:t>
            </w:r>
          </w:p>
        </w:tc>
        <w:tc>
          <w:tcPr>
            <w:tcW w:w="1375" w:type="dxa"/>
          </w:tcPr>
          <w:p w:rsidR="00DF68A8" w:rsidRDefault="00DF68A8" w:rsidP="001B3B13">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A01EC" w:rsidRDefault="00DF68A8" w:rsidP="003F06DD">
            <w:pPr>
              <w:rPr>
                <w:rFonts w:eastAsiaTheme="minorEastAsia"/>
                <w:highlight w:val="yellow"/>
              </w:rPr>
            </w:pPr>
            <w:r w:rsidRPr="00AA01EC">
              <w:rPr>
                <w:rFonts w:eastAsiaTheme="minorEastAsia"/>
                <w:highlight w:val="yellow"/>
              </w:rPr>
              <w:lastRenderedPageBreak/>
              <w:t>Verification</w:t>
            </w:r>
          </w:p>
        </w:tc>
        <w:tc>
          <w:tcPr>
            <w:tcW w:w="5876" w:type="dxa"/>
          </w:tcPr>
          <w:p w:rsidR="00DF68A8" w:rsidRPr="00FA0587" w:rsidRDefault="00DF68A8" w:rsidP="003F06DD">
            <w:pPr>
              <w:rPr>
                <w:rFonts w:eastAsiaTheme="minorEastAsia"/>
                <w:color w:val="FF0000"/>
              </w:rPr>
            </w:pPr>
          </w:p>
        </w:tc>
        <w:tc>
          <w:tcPr>
            <w:tcW w:w="1375" w:type="dxa"/>
          </w:tcPr>
          <w:p w:rsidR="00DF68A8" w:rsidRPr="00FA0587" w:rsidRDefault="00DF68A8" w:rsidP="00A82E6F">
            <w:pPr>
              <w:rPr>
                <w:rFonts w:eastAsiaTheme="minorEastAsia"/>
                <w:color w:val="FF0000"/>
              </w:rPr>
            </w:pPr>
          </w:p>
        </w:tc>
        <w:tc>
          <w:tcPr>
            <w:tcW w:w="1114" w:type="dxa"/>
          </w:tcPr>
          <w:p w:rsidR="00173AA8" w:rsidRPr="00FA0587" w:rsidRDefault="00173AA8" w:rsidP="003F06DD">
            <w:pPr>
              <w:adjustRightInd/>
              <w:textAlignment w:val="auto"/>
              <w:rPr>
                <w:rFonts w:eastAsiaTheme="minorEastAsia"/>
                <w:color w:val="FF0000"/>
              </w:rPr>
            </w:pPr>
          </w:p>
        </w:tc>
      </w:tr>
      <w:tr w:rsidR="00DF68A8" w:rsidTr="007C2091">
        <w:tc>
          <w:tcPr>
            <w:tcW w:w="2093" w:type="dxa"/>
          </w:tcPr>
          <w:p w:rsidR="00DF68A8" w:rsidRDefault="00DF68A8" w:rsidP="00A834EC">
            <w:pPr>
              <w:ind w:leftChars="100" w:left="240"/>
              <w:rPr>
                <w:rFonts w:eastAsiaTheme="minorEastAsia"/>
              </w:rPr>
            </w:pPr>
            <w:r>
              <w:rPr>
                <w:rFonts w:eastAsiaTheme="minorEastAsia"/>
              </w:rPr>
              <w:t>T</w:t>
            </w:r>
            <w:r>
              <w:rPr>
                <w:rFonts w:eastAsiaTheme="minorEastAsia" w:hint="eastAsia"/>
              </w:rPr>
              <w:t>est plan</w:t>
            </w:r>
          </w:p>
        </w:tc>
        <w:tc>
          <w:tcPr>
            <w:tcW w:w="5876" w:type="dxa"/>
          </w:tcPr>
          <w:p w:rsidR="00DF68A8" w:rsidRDefault="00DF68A8" w:rsidP="003F06DD">
            <w:pPr>
              <w:rPr>
                <w:rFonts w:eastAsiaTheme="minorEastAsia"/>
              </w:rPr>
            </w:pPr>
          </w:p>
        </w:tc>
        <w:tc>
          <w:tcPr>
            <w:tcW w:w="1375" w:type="dxa"/>
          </w:tcPr>
          <w:p w:rsidR="00DF68A8" w:rsidRDefault="00DF68A8"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2B55F5">
            <w:pPr>
              <w:ind w:leftChars="100" w:left="240"/>
              <w:rPr>
                <w:rFonts w:eastAsiaTheme="minorEastAsia"/>
              </w:rPr>
            </w:pPr>
            <w:r>
              <w:rPr>
                <w:rFonts w:eastAsiaTheme="minorEastAsia" w:hint="eastAsia"/>
              </w:rPr>
              <w:t>single core</w:t>
            </w:r>
          </w:p>
        </w:tc>
        <w:tc>
          <w:tcPr>
            <w:tcW w:w="5876" w:type="dxa"/>
          </w:tcPr>
          <w:p w:rsidR="00DF68A8" w:rsidRDefault="00DF68A8" w:rsidP="00D311E8">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F68A8" w:rsidP="001662B3">
            <w:pPr>
              <w:pStyle w:val="affa"/>
              <w:numPr>
                <w:ilvl w:val="0"/>
                <w:numId w:val="21"/>
              </w:numPr>
              <w:ind w:leftChars="0"/>
              <w:rPr>
                <w:rFonts w:eastAsiaTheme="minorEastAsia"/>
              </w:rPr>
            </w:pPr>
            <w:proofErr w:type="spellStart"/>
            <w:r>
              <w:rPr>
                <w:rFonts w:eastAsiaTheme="minorEastAsia" w:hint="eastAsia"/>
              </w:rPr>
              <w:t>DeepSleep</w:t>
            </w:r>
            <w:proofErr w:type="spellEnd"/>
          </w:p>
        </w:tc>
        <w:tc>
          <w:tcPr>
            <w:tcW w:w="1375" w:type="dxa"/>
          </w:tcPr>
          <w:p w:rsidR="00181C43" w:rsidRDefault="00181C43"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54039C">
            <w:pPr>
              <w:ind w:leftChars="100" w:left="240"/>
              <w:rPr>
                <w:rFonts w:eastAsiaTheme="minorEastAsia"/>
              </w:rPr>
            </w:pPr>
            <w:r>
              <w:rPr>
                <w:rFonts w:eastAsiaTheme="minorEastAsia" w:hint="eastAsia"/>
              </w:rPr>
              <w:t>multi core</w:t>
            </w:r>
          </w:p>
        </w:tc>
        <w:tc>
          <w:tcPr>
            <w:tcW w:w="5876" w:type="dxa"/>
          </w:tcPr>
          <w:p w:rsidR="00D00676" w:rsidRDefault="00D00676" w:rsidP="00D00676">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00676" w:rsidP="00D00676">
            <w:pPr>
              <w:pStyle w:val="affa"/>
              <w:numPr>
                <w:ilvl w:val="0"/>
                <w:numId w:val="21"/>
              </w:numPr>
              <w:ind w:leftChars="0"/>
              <w:rPr>
                <w:rFonts w:eastAsiaTheme="minorEastAsia"/>
              </w:rPr>
            </w:pPr>
            <w:proofErr w:type="spellStart"/>
            <w:r>
              <w:rPr>
                <w:rFonts w:eastAsiaTheme="minorEastAsia" w:hint="eastAsia"/>
              </w:rPr>
              <w:t>DeepSleep</w:t>
            </w:r>
            <w:proofErr w:type="spellEnd"/>
          </w:p>
        </w:tc>
        <w:tc>
          <w:tcPr>
            <w:tcW w:w="1375" w:type="dxa"/>
          </w:tcPr>
          <w:p w:rsidR="00181C43" w:rsidRDefault="00181C43" w:rsidP="003F06DD">
            <w:pPr>
              <w:rPr>
                <w:rFonts w:eastAsiaTheme="minorEastAsia"/>
              </w:rPr>
            </w:pPr>
          </w:p>
        </w:tc>
        <w:tc>
          <w:tcPr>
            <w:tcW w:w="1114" w:type="dxa"/>
          </w:tcPr>
          <w:p w:rsidR="00DF68A8" w:rsidRDefault="00DF68A8" w:rsidP="003F06DD">
            <w:pPr>
              <w:rPr>
                <w:rFonts w:eastAsiaTheme="minorEastAsia"/>
              </w:rPr>
            </w:pPr>
          </w:p>
        </w:tc>
      </w:tr>
    </w:tbl>
    <w:p w:rsidR="003F06DD" w:rsidRPr="003F06DD" w:rsidRDefault="006F0333" w:rsidP="003F06DD">
      <w:pPr>
        <w:rPr>
          <w:rFonts w:eastAsiaTheme="minorEastAsia"/>
        </w:rPr>
      </w:pPr>
      <w:r>
        <w:rPr>
          <w:rFonts w:eastAsiaTheme="minorEastAsia" w:hint="eastAsia"/>
        </w:rPr>
        <w:t>Deadline:</w:t>
      </w:r>
      <w:r w:rsidRPr="00EC08F4">
        <w:rPr>
          <w:rFonts w:eastAsiaTheme="minorEastAsia" w:hint="eastAsia"/>
          <w:color w:val="FF0000"/>
        </w:rPr>
        <w:t xml:space="preserve"> </w:t>
      </w:r>
    </w:p>
    <w:p w:rsidR="00E057BC" w:rsidRDefault="00E057BC" w:rsidP="00E057BC">
      <w:pPr>
        <w:pStyle w:val="21"/>
        <w:spacing w:before="203"/>
        <w:rPr>
          <w:rFonts w:eastAsiaTheme="minorEastAsia"/>
        </w:rPr>
      </w:pPr>
      <w:bookmarkStart w:id="643" w:name="_Toc8026663"/>
      <w:r>
        <w:rPr>
          <w:rFonts w:eastAsiaTheme="minorEastAsia" w:hint="eastAsia"/>
        </w:rPr>
        <w:t>Issues</w:t>
      </w:r>
      <w:bookmarkEnd w:id="643"/>
    </w:p>
    <w:p w:rsidR="00E057BC" w:rsidRPr="00C8471B" w:rsidRDefault="0021755E" w:rsidP="003A25E5">
      <w:pPr>
        <w:pStyle w:val="31"/>
        <w:spacing w:before="203"/>
      </w:pPr>
      <w:bookmarkStart w:id="644" w:name="_Toc8026664"/>
      <w:r>
        <w:rPr>
          <w:rFonts w:hint="eastAsia"/>
        </w:rPr>
        <w:t>Enhancement</w:t>
      </w:r>
      <w:bookmarkEnd w:id="644"/>
    </w:p>
    <w:p w:rsidR="001D7C09" w:rsidRPr="00ED6277" w:rsidRDefault="001D7C09" w:rsidP="00B60F6A">
      <w:pPr>
        <w:pStyle w:val="Bullets"/>
        <w:rPr>
          <w:color w:val="808080" w:themeColor="background1" w:themeShade="80"/>
        </w:rPr>
      </w:pPr>
      <w:r w:rsidRPr="00ED6277">
        <w:rPr>
          <w:color w:val="808080" w:themeColor="background1" w:themeShade="80"/>
        </w:rPr>
        <w:t>Different frequency between cores and L2</w:t>
      </w:r>
    </w:p>
    <w:p w:rsidR="008C5404" w:rsidRPr="00ED6277" w:rsidRDefault="0021755E" w:rsidP="00B60F6A">
      <w:pPr>
        <w:pStyle w:val="Bullets"/>
        <w:numPr>
          <w:ilvl w:val="1"/>
          <w:numId w:val="5"/>
        </w:numPr>
        <w:rPr>
          <w:color w:val="808080" w:themeColor="background1" w:themeShade="80"/>
        </w:rPr>
      </w:pPr>
      <w:r w:rsidRPr="00ED6277">
        <w:rPr>
          <w:rFonts w:hint="eastAsia"/>
          <w:color w:val="808080" w:themeColor="background1" w:themeShade="80"/>
        </w:rPr>
        <w:t>Support CORE</w:t>
      </w:r>
      <w:proofErr w:type="gramStart"/>
      <w:r w:rsidRPr="00ED6277">
        <w:rPr>
          <w:rFonts w:hint="eastAsia"/>
          <w:color w:val="808080" w:themeColor="background1" w:themeShade="80"/>
        </w:rPr>
        <w:t>:L2C</w:t>
      </w:r>
      <w:proofErr w:type="gramEnd"/>
      <w:r w:rsidRPr="00ED6277">
        <w:rPr>
          <w:rFonts w:hint="eastAsia"/>
          <w:color w:val="808080" w:themeColor="background1" w:themeShade="80"/>
        </w:rPr>
        <w:t>/AXI = 1:2/2:1.</w:t>
      </w:r>
    </w:p>
    <w:p w:rsidR="0021755E" w:rsidRPr="00ED6277" w:rsidRDefault="0021755E" w:rsidP="00B60F6A">
      <w:pPr>
        <w:pStyle w:val="Bullets"/>
        <w:rPr>
          <w:color w:val="808080" w:themeColor="background1" w:themeShade="80"/>
        </w:rPr>
      </w:pPr>
      <w:r w:rsidRPr="00ED6277">
        <w:rPr>
          <w:rFonts w:hint="eastAsia"/>
          <w:color w:val="808080" w:themeColor="background1" w:themeShade="80"/>
        </w:rPr>
        <w:t>Currently, Caches</w:t>
      </w:r>
      <w:r w:rsidR="00450DE9" w:rsidRPr="00ED6277">
        <w:rPr>
          <w:rFonts w:hint="eastAsia"/>
          <w:color w:val="808080" w:themeColor="background1" w:themeShade="80"/>
        </w:rPr>
        <w:t xml:space="preserve"> must be</w:t>
      </w:r>
      <w:r w:rsidRPr="00ED6277">
        <w:rPr>
          <w:rFonts w:hint="eastAsia"/>
          <w:color w:val="808080" w:themeColor="background1" w:themeShade="80"/>
        </w:rPr>
        <w:t xml:space="preserve"> flushed when clock off.</w:t>
      </w:r>
    </w:p>
    <w:p w:rsidR="001D7C09" w:rsidRPr="00ED6277" w:rsidRDefault="001D7C09" w:rsidP="00B60F6A">
      <w:pPr>
        <w:pStyle w:val="Bullets"/>
        <w:rPr>
          <w:color w:val="808080" w:themeColor="background1" w:themeShade="80"/>
        </w:rPr>
      </w:pPr>
      <w:r w:rsidRPr="00ED6277">
        <w:rPr>
          <w:color w:val="808080" w:themeColor="background1" w:themeShade="80"/>
        </w:rPr>
        <w:t>Core 0 and L2 are de-coupled in power domain.</w:t>
      </w:r>
    </w:p>
    <w:p w:rsidR="0021755E" w:rsidRPr="00ED6277" w:rsidRDefault="00B60F6A" w:rsidP="00B60F6A">
      <w:pPr>
        <w:pStyle w:val="Bullets"/>
        <w:rPr>
          <w:color w:val="808080" w:themeColor="background1" w:themeShade="80"/>
        </w:rPr>
      </w:pPr>
      <w:r w:rsidRPr="00ED6277">
        <w:rPr>
          <w:color w:val="808080" w:themeColor="background1" w:themeShade="80"/>
        </w:rPr>
        <w:t>Power domain inside SMU for ultra-low power</w:t>
      </w:r>
    </w:p>
    <w:p w:rsidR="008D2A5F" w:rsidRPr="00ED6277" w:rsidRDefault="003A25E5" w:rsidP="003A25E5">
      <w:pPr>
        <w:pStyle w:val="Bullets"/>
        <w:rPr>
          <w:color w:val="808080" w:themeColor="background1" w:themeShade="80"/>
        </w:rPr>
      </w:pPr>
      <w:r w:rsidRPr="00ED6277">
        <w:rPr>
          <w:color w:val="808080" w:themeColor="background1" w:themeShade="80"/>
        </w:rPr>
        <w:t>A</w:t>
      </w:r>
      <w:r w:rsidRPr="00ED6277">
        <w:rPr>
          <w:rFonts w:hint="eastAsia"/>
          <w:color w:val="808080" w:themeColor="background1" w:themeShade="80"/>
        </w:rPr>
        <w:t xml:space="preserve">dd interface to quick wakeup from </w:t>
      </w:r>
      <w:proofErr w:type="spellStart"/>
      <w:r w:rsidRPr="00ED6277">
        <w:rPr>
          <w:rFonts w:hint="eastAsia"/>
          <w:color w:val="808080" w:themeColor="background1" w:themeShade="80"/>
        </w:rPr>
        <w:t>Bus_req</w:t>
      </w:r>
      <w:proofErr w:type="spellEnd"/>
    </w:p>
    <w:p w:rsidR="008D2A5F" w:rsidRPr="008D2A5F" w:rsidRDefault="008D2A5F" w:rsidP="008D2A5F">
      <w:pPr>
        <w:pStyle w:val="Bullets"/>
        <w:numPr>
          <w:ilvl w:val="0"/>
          <w:numId w:val="0"/>
        </w:numPr>
        <w:ind w:left="480" w:hanging="480"/>
      </w:pPr>
    </w:p>
    <w:p w:rsidR="008D2A5F" w:rsidRDefault="008D2A5F" w:rsidP="003A25E5">
      <w:pPr>
        <w:pStyle w:val="31"/>
        <w:spacing w:before="203"/>
      </w:pPr>
      <w:bookmarkStart w:id="645" w:name="_Toc8026665"/>
      <w:r>
        <w:rPr>
          <w:rFonts w:hint="eastAsia"/>
        </w:rPr>
        <w:t>Resolved issues</w:t>
      </w:r>
      <w:bookmarkEnd w:id="645"/>
    </w:p>
    <w:p w:rsidR="0021755E" w:rsidRPr="008D2A5F" w:rsidRDefault="003A25E5" w:rsidP="003A25E5">
      <w:pPr>
        <w:pStyle w:val="Bullets"/>
        <w:numPr>
          <w:ilvl w:val="0"/>
          <w:numId w:val="0"/>
        </w:numPr>
        <w:ind w:left="480" w:hanging="480"/>
      </w:pPr>
      <w:r>
        <w:rPr>
          <w:rFonts w:eastAsiaTheme="minorEastAsia" w:hint="eastAsia"/>
        </w:rPr>
        <w:t>D</w:t>
      </w:r>
      <w:r w:rsidR="008D2A5F" w:rsidRPr="008D2A5F">
        <w:t>ebug when core power off before</w:t>
      </w:r>
    </w:p>
    <w:p w:rsidR="001D7C09" w:rsidRPr="003A25E5" w:rsidRDefault="001D7C09" w:rsidP="003A25E5">
      <w:pPr>
        <w:pStyle w:val="Bullets"/>
      </w:pPr>
      <w:r w:rsidRPr="003A25E5">
        <w:t>Scenario</w:t>
      </w:r>
    </w:p>
    <w:p w:rsidR="001D7C09" w:rsidRPr="003A25E5" w:rsidRDefault="001D7C09" w:rsidP="003A25E5">
      <w:pPr>
        <w:pStyle w:val="Bullets"/>
        <w:numPr>
          <w:ilvl w:val="1"/>
          <w:numId w:val="5"/>
        </w:numPr>
      </w:pPr>
      <w:r w:rsidRPr="003A25E5">
        <w:t>Core 0 setup trigger module</w:t>
      </w:r>
    </w:p>
    <w:p w:rsidR="001D7C09" w:rsidRPr="003A25E5" w:rsidRDefault="001D7C09" w:rsidP="003A25E5">
      <w:pPr>
        <w:pStyle w:val="Bullets"/>
        <w:numPr>
          <w:ilvl w:val="1"/>
          <w:numId w:val="5"/>
        </w:numPr>
      </w:pPr>
      <w:r w:rsidRPr="003A25E5">
        <w:t>Core enter deep sleep mode</w:t>
      </w:r>
    </w:p>
    <w:p w:rsidR="001D7C09" w:rsidRPr="003A25E5" w:rsidRDefault="001D7C09" w:rsidP="003A25E5">
      <w:pPr>
        <w:pStyle w:val="Bullets"/>
        <w:numPr>
          <w:ilvl w:val="1"/>
          <w:numId w:val="5"/>
        </w:numPr>
      </w:pPr>
      <w:r w:rsidRPr="003A25E5">
        <w:t>Core 0 wakeup by interrupt</w:t>
      </w:r>
    </w:p>
    <w:p w:rsidR="001D7C09" w:rsidRPr="003A25E5" w:rsidRDefault="001D7C09" w:rsidP="003A25E5">
      <w:pPr>
        <w:pStyle w:val="Bullets"/>
      </w:pPr>
      <w:r w:rsidRPr="003A25E5">
        <w:t xml:space="preserve">In this case, Core 0 </w:t>
      </w:r>
      <w:r w:rsidR="006F066D" w:rsidRPr="003A25E5">
        <w:t>loses</w:t>
      </w:r>
      <w:r w:rsidRPr="003A25E5">
        <w:t xml:space="preserve"> all setting in trigger module and </w:t>
      </w:r>
      <w:proofErr w:type="spellStart"/>
      <w:r w:rsidRPr="003A25E5">
        <w:t>OpenOCD</w:t>
      </w:r>
      <w:proofErr w:type="spellEnd"/>
      <w:r w:rsidRPr="003A25E5">
        <w:t xml:space="preserve"> and debug module can’t detect this situation.</w:t>
      </w:r>
    </w:p>
    <w:p w:rsidR="001D7C09" w:rsidRPr="003A25E5" w:rsidRDefault="001D7C09" w:rsidP="003A25E5">
      <w:pPr>
        <w:pStyle w:val="Bullets"/>
      </w:pPr>
      <w:r w:rsidRPr="003A25E5">
        <w:t>Solution</w:t>
      </w:r>
    </w:p>
    <w:p w:rsidR="001D7C09" w:rsidRPr="00470B1B" w:rsidRDefault="001D7C09" w:rsidP="003A25E5">
      <w:pPr>
        <w:pStyle w:val="Bullets"/>
        <w:numPr>
          <w:ilvl w:val="1"/>
          <w:numId w:val="5"/>
        </w:numPr>
        <w:rPr>
          <w:strike/>
        </w:rPr>
      </w:pPr>
      <w:r w:rsidRPr="00470B1B">
        <w:rPr>
          <w:strike/>
        </w:rPr>
        <w:t>Use retention cells or always-on region for debug CSRs (HW solution)</w:t>
      </w:r>
    </w:p>
    <w:p w:rsidR="001D7C09" w:rsidRPr="003A25E5" w:rsidRDefault="001D7C09" w:rsidP="003A25E5">
      <w:pPr>
        <w:pStyle w:val="Bullets"/>
        <w:numPr>
          <w:ilvl w:val="1"/>
          <w:numId w:val="5"/>
        </w:numPr>
        <w:rPr>
          <w:rFonts w:eastAsiaTheme="minorEastAsia"/>
          <w:color w:val="FF0000"/>
        </w:rPr>
      </w:pPr>
      <w:r w:rsidRPr="003A25E5">
        <w:rPr>
          <w:rFonts w:eastAsiaTheme="minorEastAsia"/>
          <w:b/>
          <w:bCs/>
          <w:color w:val="FF0000"/>
        </w:rPr>
        <w:t xml:space="preserve">Do not backup debug CSRs and </w:t>
      </w:r>
      <w:proofErr w:type="spellStart"/>
      <w:r w:rsidRPr="003A25E5">
        <w:rPr>
          <w:rFonts w:eastAsiaTheme="minorEastAsia"/>
          <w:b/>
          <w:bCs/>
          <w:color w:val="FF0000"/>
        </w:rPr>
        <w:t>OpenOCD</w:t>
      </w:r>
      <w:proofErr w:type="spellEnd"/>
      <w:r w:rsidRPr="003A25E5">
        <w:rPr>
          <w:rFonts w:eastAsiaTheme="minorEastAsia"/>
          <w:b/>
          <w:bCs/>
          <w:color w:val="FF0000"/>
        </w:rPr>
        <w:t xml:space="preserve"> handles this issue</w:t>
      </w:r>
    </w:p>
    <w:p w:rsidR="003A25E5" w:rsidRPr="005B5D0E" w:rsidRDefault="005B5D0E" w:rsidP="005B5D0E">
      <w:r w:rsidRPr="005B5D0E">
        <w:t>L2C design request for power mode</w:t>
      </w:r>
    </w:p>
    <w:p w:rsidR="005B5D0E" w:rsidRPr="005B5D0E" w:rsidRDefault="005B5D0E" w:rsidP="005B5D0E">
      <w:pPr>
        <w:pStyle w:val="Bullets"/>
        <w:rPr>
          <w:rFonts w:eastAsiaTheme="minorEastAsia"/>
        </w:rPr>
      </w:pPr>
      <w:r w:rsidRPr="005B5D0E">
        <w:rPr>
          <w:rFonts w:eastAsiaTheme="minorEastAsia"/>
        </w:rPr>
        <w:lastRenderedPageBreak/>
        <w:t>For light sleep</w:t>
      </w:r>
      <w:r w:rsidR="00CD2E15">
        <w:rPr>
          <w:rFonts w:eastAsiaTheme="minorEastAsia" w:hint="eastAsia"/>
        </w:rPr>
        <w:t xml:space="preserve"> </w:t>
      </w:r>
      <w:r w:rsidRPr="005B5D0E">
        <w:rPr>
          <w:rFonts w:eastAsiaTheme="minorEastAsia"/>
        </w:rPr>
        <w:t>(clock-gated) mode and DVFS</w:t>
      </w:r>
    </w:p>
    <w:p w:rsidR="005B5D0E" w:rsidRDefault="005B5D0E" w:rsidP="005B5D0E">
      <w:pPr>
        <w:pStyle w:val="Bullets"/>
        <w:numPr>
          <w:ilvl w:val="1"/>
          <w:numId w:val="5"/>
        </w:numPr>
        <w:rPr>
          <w:rFonts w:eastAsiaTheme="minorEastAsia"/>
        </w:rPr>
      </w:pPr>
      <w:r w:rsidRPr="005B5D0E">
        <w:rPr>
          <w:rFonts w:eastAsiaTheme="minorEastAsia"/>
        </w:rPr>
        <w:t>L2C should stop snooping when cores are executing WFI separated</w:t>
      </w:r>
    </w:p>
    <w:p w:rsidR="005B5D0E" w:rsidRPr="005B5D0E" w:rsidRDefault="005B5D0E" w:rsidP="005B5D0E">
      <w:pPr>
        <w:pStyle w:val="Bullets"/>
        <w:numPr>
          <w:ilvl w:val="2"/>
          <w:numId w:val="5"/>
        </w:numPr>
        <w:rPr>
          <w:rFonts w:eastAsiaTheme="minorEastAsia"/>
        </w:rPr>
      </w:pPr>
      <w:r w:rsidRPr="005B5D0E">
        <w:rPr>
          <w:rFonts w:eastAsiaTheme="minorEastAsia"/>
        </w:rPr>
        <w:t>L2 will stop snooping to the core when its’ output port “</w:t>
      </w:r>
      <w:proofErr w:type="spellStart"/>
      <w:r w:rsidRPr="005B5D0E">
        <w:rPr>
          <w:rFonts w:eastAsiaTheme="minorEastAsia"/>
        </w:rPr>
        <w:t>ready_for_snoop</w:t>
      </w:r>
      <w:proofErr w:type="spellEnd"/>
      <w:r w:rsidRPr="005B5D0E">
        <w:rPr>
          <w:rFonts w:eastAsiaTheme="minorEastAsia"/>
        </w:rPr>
        <w:t xml:space="preserve">” is de-asserted. </w:t>
      </w:r>
      <w:r>
        <w:rPr>
          <w:rFonts w:eastAsiaTheme="minorEastAsia" w:hint="eastAsia"/>
        </w:rPr>
        <w:t>(from Jimmy)</w:t>
      </w:r>
    </w:p>
    <w:p w:rsidR="005B5D0E" w:rsidRPr="005B5D0E" w:rsidRDefault="005B5D0E" w:rsidP="005B5D0E">
      <w:pPr>
        <w:pStyle w:val="Bullets"/>
        <w:numPr>
          <w:ilvl w:val="1"/>
          <w:numId w:val="5"/>
        </w:numPr>
        <w:rPr>
          <w:rFonts w:eastAsiaTheme="minorEastAsia"/>
        </w:rPr>
      </w:pPr>
      <w:r w:rsidRPr="005B5D0E">
        <w:rPr>
          <w:rFonts w:eastAsiaTheme="minorEastAsia"/>
        </w:rPr>
        <w:t>L2C should enter standby mode automatically after all cluster are in WFI mode</w:t>
      </w:r>
    </w:p>
    <w:p w:rsidR="005B5D0E" w:rsidRDefault="005B5D0E" w:rsidP="005B5D0E">
      <w:pPr>
        <w:pStyle w:val="Bullets"/>
        <w:numPr>
          <w:ilvl w:val="2"/>
          <w:numId w:val="5"/>
        </w:numPr>
        <w:rPr>
          <w:rFonts w:eastAsiaTheme="minorEastAsia"/>
        </w:rPr>
      </w:pPr>
      <w:r w:rsidRPr="005B5D0E">
        <w:rPr>
          <w:rFonts w:eastAsiaTheme="minorEastAsia"/>
        </w:rPr>
        <w:t>Queue in L2C should be empty</w:t>
      </w:r>
    </w:p>
    <w:p w:rsidR="005B5D0E" w:rsidRPr="005B5D0E" w:rsidRDefault="001D7C09" w:rsidP="005B5D0E">
      <w:pPr>
        <w:pStyle w:val="Bullets"/>
        <w:numPr>
          <w:ilvl w:val="2"/>
          <w:numId w:val="5"/>
        </w:numPr>
        <w:rPr>
          <w:rFonts w:eastAsiaTheme="minorEastAsia"/>
        </w:rPr>
      </w:pPr>
      <w:r w:rsidRPr="005B5D0E">
        <w:rPr>
          <w:rFonts w:eastAsiaTheme="minorEastAsia"/>
        </w:rPr>
        <w:t>L2 will add one output port “</w:t>
      </w:r>
      <w:r w:rsidRPr="00920BAB">
        <w:rPr>
          <w:rFonts w:eastAsiaTheme="minorEastAsia"/>
          <w:color w:val="FF0000"/>
        </w:rPr>
        <w:t>l2_idle</w:t>
      </w:r>
      <w:r w:rsidRPr="005B5D0E">
        <w:rPr>
          <w:rFonts w:eastAsiaTheme="minorEastAsia"/>
        </w:rPr>
        <w:t>” and it should be asserted when all transactions in L2 have been done.</w:t>
      </w:r>
      <w:r w:rsidR="005B5D0E" w:rsidRPr="005B5D0E">
        <w:rPr>
          <w:rFonts w:eastAsiaTheme="minorEastAsia" w:hint="eastAsia"/>
        </w:rPr>
        <w:t xml:space="preserve"> </w:t>
      </w:r>
      <w:r w:rsidR="005B5D0E">
        <w:rPr>
          <w:rFonts w:eastAsiaTheme="minorEastAsia" w:hint="eastAsia"/>
        </w:rPr>
        <w:t>(from Jimmy)</w:t>
      </w:r>
    </w:p>
    <w:p w:rsidR="005B5D0E" w:rsidRPr="00180963" w:rsidRDefault="005B5D0E" w:rsidP="005B5D0E">
      <w:pPr>
        <w:pStyle w:val="Bullets"/>
        <w:numPr>
          <w:ilvl w:val="1"/>
          <w:numId w:val="5"/>
        </w:numPr>
        <w:rPr>
          <w:rFonts w:eastAsiaTheme="minorEastAsia"/>
        </w:rPr>
      </w:pPr>
      <w:r w:rsidRPr="00F64963">
        <w:rPr>
          <w:rFonts w:eastAsiaTheme="minorEastAsia"/>
          <w:color w:val="FF0000"/>
        </w:rPr>
        <w:t>Coherence slave port</w:t>
      </w:r>
      <w:r w:rsidRPr="00180963">
        <w:rPr>
          <w:rFonts w:eastAsiaTheme="minorEastAsia"/>
        </w:rPr>
        <w:t xml:space="preserve"> should be disable while DVFS is doing or L2C is in light sleep mode</w:t>
      </w:r>
    </w:p>
    <w:p w:rsidR="005B5D0E" w:rsidRDefault="005B5D0E" w:rsidP="005B5D0E">
      <w:pPr>
        <w:pStyle w:val="Bullets"/>
        <w:numPr>
          <w:ilvl w:val="2"/>
          <w:numId w:val="5"/>
        </w:numPr>
        <w:rPr>
          <w:rFonts w:eastAsiaTheme="minorEastAsia"/>
        </w:rPr>
      </w:pPr>
      <w:r w:rsidRPr="005B5D0E">
        <w:rPr>
          <w:rFonts w:eastAsiaTheme="minorEastAsia"/>
        </w:rPr>
        <w:t>Master should know that coherence slave port is temporarily unavailable.</w:t>
      </w:r>
    </w:p>
    <w:p w:rsidR="00180963" w:rsidRPr="00BA7DFF" w:rsidRDefault="009A5D53" w:rsidP="00BA7DFF">
      <w:pPr>
        <w:pStyle w:val="Bullets"/>
        <w:numPr>
          <w:ilvl w:val="2"/>
          <w:numId w:val="5"/>
        </w:numPr>
        <w:rPr>
          <w:rFonts w:eastAsiaTheme="minorEastAsia"/>
        </w:rPr>
      </w:pPr>
      <w:r w:rsidRPr="005B5D0E">
        <w:rPr>
          <w:rFonts w:eastAsiaTheme="minorEastAsia"/>
        </w:rPr>
        <w:t>There</w:t>
      </w:r>
      <w:r w:rsidR="005B5D0E" w:rsidRPr="005B5D0E">
        <w:rPr>
          <w:rFonts w:eastAsiaTheme="minorEastAsia"/>
        </w:rPr>
        <w:t xml:space="preserve"> is no clock in L2 and perhaps we should handle this in system level by adding a wrapper.</w:t>
      </w:r>
      <w:r w:rsidR="005B5D0E">
        <w:rPr>
          <w:rFonts w:eastAsiaTheme="minorEastAsia" w:hint="eastAsia"/>
        </w:rPr>
        <w:t xml:space="preserve"> (from Jimmy)</w:t>
      </w:r>
    </w:p>
    <w:p w:rsidR="005B5D0E" w:rsidRPr="005B5D0E" w:rsidRDefault="005B5D0E" w:rsidP="005B5D0E">
      <w:pPr>
        <w:pStyle w:val="Bullets"/>
        <w:rPr>
          <w:rFonts w:eastAsiaTheme="minorEastAsia"/>
        </w:rPr>
      </w:pPr>
      <w:r w:rsidRPr="005B5D0E">
        <w:rPr>
          <w:rFonts w:eastAsiaTheme="minorEastAsia"/>
        </w:rPr>
        <w:t>In L2C standby mode</w:t>
      </w:r>
    </w:p>
    <w:p w:rsidR="005B5D0E" w:rsidRPr="005B5D0E" w:rsidRDefault="005B5D0E" w:rsidP="005B5D0E">
      <w:pPr>
        <w:pStyle w:val="Bullets"/>
        <w:numPr>
          <w:ilvl w:val="1"/>
          <w:numId w:val="5"/>
        </w:numPr>
        <w:rPr>
          <w:rFonts w:eastAsiaTheme="minorEastAsia"/>
        </w:rPr>
      </w:pPr>
      <w:r w:rsidRPr="005B5D0E">
        <w:rPr>
          <w:rFonts w:eastAsiaTheme="minorEastAsia"/>
        </w:rPr>
        <w:t>A output indicate that L2C is busy</w:t>
      </w:r>
    </w:p>
    <w:p w:rsidR="005B5D0E" w:rsidRPr="005B5D0E" w:rsidRDefault="005B5D0E" w:rsidP="005B5D0E">
      <w:pPr>
        <w:pStyle w:val="Bullets"/>
        <w:numPr>
          <w:ilvl w:val="2"/>
          <w:numId w:val="5"/>
        </w:numPr>
        <w:rPr>
          <w:rFonts w:eastAsiaTheme="minorEastAsia"/>
        </w:rPr>
      </w:pPr>
      <w:r w:rsidRPr="005B5D0E">
        <w:rPr>
          <w:rFonts w:eastAsiaTheme="minorEastAsia"/>
        </w:rPr>
        <w:t>SMU handles power change when L2C is not busy.</w:t>
      </w:r>
    </w:p>
    <w:p w:rsidR="002C517A" w:rsidRPr="00724869" w:rsidRDefault="002C517A" w:rsidP="002C517A">
      <w:pPr>
        <w:rPr>
          <w:rFonts w:eastAsiaTheme="minorEastAsia"/>
          <w:color w:val="FF0000"/>
        </w:rPr>
      </w:pPr>
      <w:r w:rsidRPr="00724869">
        <w:rPr>
          <w:color w:val="FF0000"/>
        </w:rPr>
        <w:t>Debug</w:t>
      </w:r>
      <w:r w:rsidRPr="00724869">
        <w:rPr>
          <w:rFonts w:eastAsiaTheme="minorEastAsia" w:hint="eastAsia"/>
          <w:color w:val="FF0000"/>
        </w:rPr>
        <w:t xml:space="preserve"> mode</w:t>
      </w:r>
    </w:p>
    <w:p w:rsidR="002C517A" w:rsidRPr="00591AE7" w:rsidRDefault="002C517A" w:rsidP="002C517A">
      <w:pPr>
        <w:pStyle w:val="affa"/>
        <w:numPr>
          <w:ilvl w:val="0"/>
          <w:numId w:val="43"/>
        </w:numPr>
        <w:ind w:leftChars="0"/>
        <w:rPr>
          <w:color w:val="FF0000"/>
        </w:rPr>
      </w:pPr>
      <w:r w:rsidRPr="00591AE7">
        <w:rPr>
          <w:color w:val="FF0000"/>
        </w:rPr>
        <w:t>Debug module support</w:t>
      </w:r>
      <w:r w:rsidRPr="00591AE7">
        <w:rPr>
          <w:rFonts w:eastAsiaTheme="minorEastAsia" w:hint="eastAsia"/>
          <w:color w:val="FF0000"/>
        </w:rPr>
        <w:t>s</w:t>
      </w:r>
      <w:r w:rsidRPr="00591AE7">
        <w:rPr>
          <w:color w:val="FF0000"/>
        </w:rPr>
        <w:t xml:space="preserve"> bus access</w:t>
      </w:r>
    </w:p>
    <w:p w:rsidR="002C517A" w:rsidRPr="00591AE7" w:rsidRDefault="002C517A" w:rsidP="002C517A">
      <w:pPr>
        <w:pStyle w:val="affa"/>
        <w:numPr>
          <w:ilvl w:val="1"/>
          <w:numId w:val="43"/>
        </w:numPr>
        <w:ind w:leftChars="0"/>
        <w:rPr>
          <w:color w:val="FF0000"/>
        </w:rPr>
      </w:pPr>
      <w:r w:rsidRPr="00591AE7">
        <w:rPr>
          <w:color w:val="FF0000"/>
        </w:rPr>
        <w:t xml:space="preserve">Wakeup bus when </w:t>
      </w:r>
      <w:proofErr w:type="spellStart"/>
      <w:r w:rsidRPr="00591AE7">
        <w:rPr>
          <w:color w:val="FF0000"/>
        </w:rPr>
        <w:t>debug_wakeup</w:t>
      </w:r>
      <w:proofErr w:type="spellEnd"/>
      <w:r w:rsidRPr="00591AE7">
        <w:rPr>
          <w:color w:val="FF0000"/>
        </w:rPr>
        <w:t xml:space="preserve"> is asserted by debug module</w:t>
      </w:r>
    </w:p>
    <w:p w:rsidR="002C517A" w:rsidRPr="00D662A3" w:rsidRDefault="002C517A" w:rsidP="002C517A">
      <w:pPr>
        <w:pStyle w:val="affa"/>
        <w:numPr>
          <w:ilvl w:val="2"/>
          <w:numId w:val="43"/>
        </w:numPr>
        <w:ind w:leftChars="0"/>
        <w:rPr>
          <w:color w:val="FF0000"/>
        </w:rPr>
      </w:pPr>
      <w:r w:rsidRPr="00591AE7">
        <w:rPr>
          <w:color w:val="FF0000"/>
        </w:rPr>
        <w:t>In AE350 SMU design, enable main bus clock.</w:t>
      </w:r>
    </w:p>
    <w:p w:rsidR="00D662A3" w:rsidRPr="00591AE7" w:rsidRDefault="00BB648F" w:rsidP="00D662A3">
      <w:pPr>
        <w:pStyle w:val="affa"/>
        <w:numPr>
          <w:ilvl w:val="3"/>
          <w:numId w:val="43"/>
        </w:numPr>
        <w:ind w:leftChars="0"/>
        <w:rPr>
          <w:color w:val="FF0000"/>
        </w:rPr>
      </w:pPr>
      <w:r>
        <w:rPr>
          <w:rFonts w:eastAsiaTheme="minorEastAsia"/>
          <w:color w:val="FF0000"/>
        </w:rPr>
        <w:t>C</w:t>
      </w:r>
      <w:r w:rsidR="00D662A3">
        <w:rPr>
          <w:rFonts w:eastAsiaTheme="minorEastAsia" w:hint="eastAsia"/>
          <w:color w:val="FF0000"/>
        </w:rPr>
        <w:t>urrently</w:t>
      </w:r>
      <w:r>
        <w:rPr>
          <w:rFonts w:eastAsiaTheme="minorEastAsia" w:hint="eastAsia"/>
          <w:color w:val="FF0000"/>
        </w:rPr>
        <w:t>(</w:t>
      </w:r>
      <w:r w:rsidR="00C51622">
        <w:rPr>
          <w:rFonts w:eastAsiaTheme="minorEastAsia" w:hint="eastAsia"/>
          <w:color w:val="FF0000"/>
        </w:rPr>
        <w:t>ae350_</w:t>
      </w:r>
      <w:r>
        <w:rPr>
          <w:rFonts w:eastAsiaTheme="minorEastAsia" w:hint="eastAsia"/>
          <w:color w:val="FF0000"/>
        </w:rPr>
        <w:t>smu</w:t>
      </w:r>
      <w:r w:rsidR="00C51622">
        <w:rPr>
          <w:rFonts w:eastAsiaTheme="minorEastAsia" w:hint="eastAsia"/>
          <w:color w:val="FF0000"/>
        </w:rPr>
        <w:t>.v</w:t>
      </w:r>
      <w:r>
        <w:rPr>
          <w:rFonts w:eastAsiaTheme="minorEastAsia" w:hint="eastAsia"/>
          <w:color w:val="FF0000"/>
        </w:rPr>
        <w:t>)</w:t>
      </w:r>
      <w:r w:rsidR="00D662A3">
        <w:rPr>
          <w:rFonts w:eastAsiaTheme="minorEastAsia" w:hint="eastAsia"/>
          <w:color w:val="FF0000"/>
        </w:rPr>
        <w:t xml:space="preserve">, </w:t>
      </w:r>
      <w:proofErr w:type="spellStart"/>
      <w:r w:rsidR="00D662A3">
        <w:rPr>
          <w:rFonts w:eastAsiaTheme="minorEastAsia" w:hint="eastAsia"/>
          <w:color w:val="FF0000"/>
        </w:rPr>
        <w:t>pclk</w:t>
      </w:r>
      <w:proofErr w:type="spellEnd"/>
      <w:r w:rsidR="00D662A3">
        <w:rPr>
          <w:rFonts w:eastAsiaTheme="minorEastAsia" w:hint="eastAsia"/>
          <w:color w:val="FF0000"/>
        </w:rPr>
        <w:t>/</w:t>
      </w:r>
      <w:proofErr w:type="spellStart"/>
      <w:r w:rsidR="00D662A3">
        <w:rPr>
          <w:rFonts w:eastAsiaTheme="minorEastAsia" w:hint="eastAsia"/>
          <w:color w:val="FF0000"/>
        </w:rPr>
        <w:t>hclk</w:t>
      </w:r>
      <w:proofErr w:type="spellEnd"/>
      <w:r w:rsidR="00D662A3">
        <w:rPr>
          <w:rFonts w:eastAsiaTheme="minorEastAsia" w:hint="eastAsia"/>
          <w:color w:val="FF0000"/>
        </w:rPr>
        <w:t xml:space="preserve"> will be enabled </w:t>
      </w:r>
      <w:r w:rsidR="00D662A3">
        <w:rPr>
          <w:rFonts w:eastAsiaTheme="minorEastAsia"/>
          <w:color w:val="FF0000"/>
        </w:rPr>
        <w:t>B</w:t>
      </w:r>
      <w:r w:rsidR="00D662A3">
        <w:rPr>
          <w:rFonts w:eastAsiaTheme="minorEastAsia" w:hint="eastAsia"/>
          <w:color w:val="FF0000"/>
        </w:rPr>
        <w:t>y HW</w:t>
      </w:r>
    </w:p>
    <w:p w:rsidR="002C517A" w:rsidRPr="00BB648F" w:rsidRDefault="002C517A" w:rsidP="002C517A">
      <w:pPr>
        <w:pStyle w:val="affa"/>
        <w:numPr>
          <w:ilvl w:val="1"/>
          <w:numId w:val="43"/>
        </w:numPr>
        <w:ind w:leftChars="0"/>
        <w:rPr>
          <w:color w:val="FF0000"/>
        </w:rPr>
      </w:pPr>
      <w:r w:rsidRPr="00591AE7">
        <w:rPr>
          <w:color w:val="FF0000"/>
        </w:rPr>
        <w:t>Debug module wakeup a core by SMU interrupt</w:t>
      </w:r>
    </w:p>
    <w:p w:rsidR="00BB648F" w:rsidRPr="00BB648F" w:rsidRDefault="00BB648F" w:rsidP="002C517A">
      <w:pPr>
        <w:pStyle w:val="affa"/>
        <w:numPr>
          <w:ilvl w:val="1"/>
          <w:numId w:val="43"/>
        </w:numPr>
        <w:ind w:leftChars="0"/>
        <w:rPr>
          <w:color w:val="FF0000"/>
        </w:rPr>
      </w:pPr>
      <w:r>
        <w:rPr>
          <w:rFonts w:eastAsiaTheme="minorEastAsia" w:hint="eastAsia"/>
          <w:color w:val="FF0000"/>
        </w:rPr>
        <w:t>(Chevy)</w:t>
      </w:r>
    </w:p>
    <w:p w:rsidR="00BB648F" w:rsidRPr="00126089" w:rsidRDefault="00BB648F" w:rsidP="00BB648F">
      <w:pPr>
        <w:pStyle w:val="affa"/>
        <w:numPr>
          <w:ilvl w:val="2"/>
          <w:numId w:val="43"/>
        </w:numPr>
        <w:ind w:leftChars="0"/>
        <w:rPr>
          <w:rFonts w:eastAsiaTheme="minorEastAsia"/>
          <w:color w:val="FF0000"/>
        </w:rPr>
      </w:pPr>
      <w:r>
        <w:rPr>
          <w:rFonts w:eastAsiaTheme="minorEastAsia" w:hint="eastAsia"/>
          <w:color w:val="FF0000"/>
        </w:rPr>
        <w:t>Debug module in PD.</w:t>
      </w:r>
      <w:r w:rsidR="00126089" w:rsidRPr="00126089">
        <w:rPr>
          <w:rFonts w:eastAsiaTheme="minorEastAsia"/>
          <w:color w:val="FF0000"/>
        </w:rPr>
        <w:t xml:space="preserve"> Platform0</w:t>
      </w:r>
    </w:p>
    <w:p w:rsidR="00BB648F" w:rsidRPr="00126089" w:rsidRDefault="00BB648F" w:rsidP="00BB648F">
      <w:pPr>
        <w:pStyle w:val="affa"/>
        <w:numPr>
          <w:ilvl w:val="2"/>
          <w:numId w:val="43"/>
        </w:numPr>
        <w:ind w:leftChars="0"/>
        <w:rPr>
          <w:rFonts w:eastAsiaTheme="minorEastAsia"/>
          <w:color w:val="FF0000"/>
        </w:rPr>
      </w:pPr>
      <w:proofErr w:type="spellStart"/>
      <w:r>
        <w:rPr>
          <w:rFonts w:eastAsiaTheme="minorEastAsia" w:hint="eastAsia"/>
          <w:color w:val="FF0000"/>
        </w:rPr>
        <w:t>BUSes</w:t>
      </w:r>
      <w:proofErr w:type="spellEnd"/>
      <w:r>
        <w:rPr>
          <w:rFonts w:eastAsiaTheme="minorEastAsia" w:hint="eastAsia"/>
          <w:color w:val="FF0000"/>
        </w:rPr>
        <w:t xml:space="preserve"> in PD.</w:t>
      </w:r>
      <w:r w:rsidR="00126089" w:rsidRPr="00126089">
        <w:rPr>
          <w:rFonts w:eastAsiaTheme="minorEastAsia"/>
          <w:color w:val="FF0000"/>
        </w:rPr>
        <w:t xml:space="preserve"> Platform</w:t>
      </w:r>
      <w:r w:rsidR="00126089" w:rsidRPr="00126089">
        <w:rPr>
          <w:rFonts w:eastAsiaTheme="minorEastAsia" w:hint="eastAsia"/>
          <w:color w:val="FF0000"/>
        </w:rPr>
        <w:t>1</w:t>
      </w:r>
    </w:p>
    <w:p w:rsidR="002C517A" w:rsidRPr="002C517A" w:rsidRDefault="002C517A" w:rsidP="002C517A">
      <w:pPr>
        <w:pStyle w:val="affa"/>
        <w:numPr>
          <w:ilvl w:val="0"/>
          <w:numId w:val="43"/>
        </w:numPr>
        <w:ind w:leftChars="0"/>
        <w:rPr>
          <w:color w:val="808080" w:themeColor="background1" w:themeShade="80"/>
        </w:rPr>
      </w:pPr>
      <w:r w:rsidRPr="002C517A">
        <w:rPr>
          <w:color w:val="808080" w:themeColor="background1" w:themeShade="80"/>
        </w:rPr>
        <w:t xml:space="preserve">Debug module </w:t>
      </w:r>
      <w:r w:rsidRPr="002C517A">
        <w:rPr>
          <w:rFonts w:eastAsiaTheme="minorEastAsia" w:hint="eastAsia"/>
          <w:color w:val="808080" w:themeColor="background1" w:themeShade="80"/>
        </w:rPr>
        <w:t>does</w:t>
      </w:r>
      <w:r w:rsidRPr="002C517A">
        <w:rPr>
          <w:color w:val="808080" w:themeColor="background1" w:themeShade="80"/>
        </w:rPr>
        <w:t xml:space="preserve"> not support bus access</w:t>
      </w:r>
    </w:p>
    <w:p w:rsidR="002C517A" w:rsidRPr="002C517A" w:rsidRDefault="002C517A" w:rsidP="002C517A">
      <w:pPr>
        <w:pStyle w:val="affa"/>
        <w:numPr>
          <w:ilvl w:val="1"/>
          <w:numId w:val="43"/>
        </w:numPr>
        <w:ind w:leftChars="0"/>
        <w:rPr>
          <w:color w:val="808080" w:themeColor="background1" w:themeShade="80"/>
        </w:rPr>
      </w:pPr>
      <w:r w:rsidRPr="002C517A">
        <w:rPr>
          <w:color w:val="808080" w:themeColor="background1" w:themeShade="80"/>
        </w:rPr>
        <w:t>Wakeup core 0 for debug</w:t>
      </w:r>
    </w:p>
    <w:p w:rsidR="002C517A" w:rsidRPr="002C517A" w:rsidRDefault="002C517A" w:rsidP="002C517A">
      <w:pPr>
        <w:pStyle w:val="affa"/>
        <w:numPr>
          <w:ilvl w:val="2"/>
          <w:numId w:val="43"/>
        </w:numPr>
        <w:ind w:leftChars="0"/>
        <w:rPr>
          <w:color w:val="808080" w:themeColor="background1" w:themeShade="80"/>
        </w:rPr>
      </w:pPr>
      <w:r w:rsidRPr="002C517A">
        <w:rPr>
          <w:color w:val="808080" w:themeColor="background1" w:themeShade="80"/>
        </w:rPr>
        <w:t xml:space="preserve">An additional wakeup source </w:t>
      </w:r>
      <w:proofErr w:type="spellStart"/>
      <w:r w:rsidRPr="002C517A">
        <w:rPr>
          <w:color w:val="808080" w:themeColor="background1" w:themeShade="80"/>
        </w:rPr>
        <w:t>debug</w:t>
      </w:r>
      <w:r w:rsidRPr="002C517A">
        <w:rPr>
          <w:rFonts w:eastAsiaTheme="minorEastAsia" w:hint="eastAsia"/>
          <w:color w:val="808080" w:themeColor="background1" w:themeShade="80"/>
        </w:rPr>
        <w:t>_</w:t>
      </w:r>
      <w:r w:rsidRPr="002C517A">
        <w:rPr>
          <w:color w:val="808080" w:themeColor="background1" w:themeShade="80"/>
        </w:rPr>
        <w:t>int</w:t>
      </w:r>
      <w:proofErr w:type="spellEnd"/>
      <w:r w:rsidRPr="002C517A">
        <w:rPr>
          <w:color w:val="808080" w:themeColor="background1" w:themeShade="80"/>
        </w:rPr>
        <w:t xml:space="preserve"> is required. </w:t>
      </w:r>
    </w:p>
    <w:p w:rsidR="005B5D0E" w:rsidRPr="002C517A" w:rsidRDefault="005B5D0E" w:rsidP="003A25E5">
      <w:pPr>
        <w:pStyle w:val="Bullets"/>
        <w:numPr>
          <w:ilvl w:val="0"/>
          <w:numId w:val="0"/>
        </w:numPr>
        <w:ind w:left="480" w:hanging="480"/>
        <w:rPr>
          <w:rFonts w:eastAsiaTheme="minorEastAsia"/>
        </w:rPr>
      </w:pPr>
    </w:p>
    <w:p w:rsidR="0021755E" w:rsidRPr="0021755E" w:rsidRDefault="003A25E5" w:rsidP="003A25E5">
      <w:pPr>
        <w:pStyle w:val="31"/>
        <w:spacing w:before="203"/>
      </w:pPr>
      <w:bookmarkStart w:id="646" w:name="_Toc8026666"/>
      <w:r>
        <w:rPr>
          <w:rFonts w:eastAsiaTheme="minorEastAsia" w:hint="eastAsia"/>
        </w:rPr>
        <w:t>Pending i</w:t>
      </w:r>
      <w:r>
        <w:rPr>
          <w:rFonts w:hint="eastAsia"/>
        </w:rPr>
        <w:t>ssue</w:t>
      </w:r>
      <w:r>
        <w:rPr>
          <w:rFonts w:eastAsiaTheme="minorEastAsia" w:hint="eastAsia"/>
        </w:rPr>
        <w:t>s</w:t>
      </w:r>
      <w:bookmarkEnd w:id="646"/>
    </w:p>
    <w:p w:rsidR="00091880" w:rsidRPr="00091880" w:rsidRDefault="00091880" w:rsidP="00691D06"/>
    <w:p w:rsidR="003A25E5" w:rsidRPr="00CD2E15" w:rsidRDefault="003A25E5" w:rsidP="00691D06">
      <w:pPr>
        <w:rPr>
          <w:color w:val="808080" w:themeColor="background1" w:themeShade="80"/>
        </w:rPr>
      </w:pPr>
      <w:r w:rsidRPr="00CD2E15">
        <w:rPr>
          <w:color w:val="808080" w:themeColor="background1" w:themeShade="80"/>
        </w:rPr>
        <w:t>Interrupt occur during DVFS flo</w:t>
      </w:r>
      <w:r w:rsidRPr="00CD2E15">
        <w:rPr>
          <w:rFonts w:eastAsiaTheme="minorEastAsia" w:hint="eastAsia"/>
          <w:color w:val="808080" w:themeColor="background1" w:themeShade="80"/>
        </w:rPr>
        <w:t>w</w:t>
      </w:r>
    </w:p>
    <w:p w:rsidR="00450DE9" w:rsidRPr="00CD2E15" w:rsidRDefault="0021755E" w:rsidP="00691D06">
      <w:pPr>
        <w:pStyle w:val="affa"/>
        <w:numPr>
          <w:ilvl w:val="0"/>
          <w:numId w:val="26"/>
        </w:numPr>
        <w:ind w:leftChars="0"/>
        <w:rPr>
          <w:color w:val="808080" w:themeColor="background1" w:themeShade="80"/>
        </w:rPr>
      </w:pPr>
      <w:r w:rsidRPr="00CD2E15">
        <w:rPr>
          <w:color w:val="808080" w:themeColor="background1" w:themeShade="80"/>
        </w:rPr>
        <w:t>Disable all interrupt source</w:t>
      </w:r>
    </w:p>
    <w:p w:rsidR="0095131C" w:rsidRPr="00CD2E15" w:rsidRDefault="00450DE9" w:rsidP="00691D06">
      <w:pPr>
        <w:numPr>
          <w:ilvl w:val="0"/>
          <w:numId w:val="26"/>
        </w:numPr>
        <w:rPr>
          <w:color w:val="808080" w:themeColor="background1" w:themeShade="80"/>
        </w:rPr>
      </w:pPr>
      <w:r w:rsidRPr="00CD2E15">
        <w:rPr>
          <w:color w:val="808080" w:themeColor="background1" w:themeShade="80"/>
        </w:rPr>
        <w:lastRenderedPageBreak/>
        <w:t>Cons: Long latency for interrupt response</w:t>
      </w:r>
    </w:p>
    <w:p w:rsidR="00450DE9" w:rsidRPr="00CD2E15" w:rsidRDefault="00CD2E15" w:rsidP="00691D06">
      <w:pPr>
        <w:numPr>
          <w:ilvl w:val="0"/>
          <w:numId w:val="26"/>
        </w:numPr>
        <w:rPr>
          <w:color w:val="808080" w:themeColor="background1" w:themeShade="80"/>
        </w:rPr>
      </w:pPr>
      <w:r w:rsidRPr="00CD2E15">
        <w:rPr>
          <w:rFonts w:eastAsiaTheme="minorEastAsia" w:hint="eastAsia"/>
          <w:color w:val="808080" w:themeColor="background1" w:themeShade="80"/>
        </w:rPr>
        <w:t xml:space="preserve">(Chevy) </w:t>
      </w:r>
      <w:r w:rsidR="00450DE9" w:rsidRPr="00CD2E15">
        <w:rPr>
          <w:rFonts w:eastAsiaTheme="minorEastAsia" w:hint="eastAsia"/>
          <w:color w:val="808080" w:themeColor="background1" w:themeShade="80"/>
        </w:rPr>
        <w:t xml:space="preserve">Add new signal: </w:t>
      </w:r>
      <w:proofErr w:type="spellStart"/>
      <w:r w:rsidR="00450DE9" w:rsidRPr="00CD2E15">
        <w:rPr>
          <w:rFonts w:eastAsiaTheme="minorEastAsia" w:hint="eastAsia"/>
          <w:color w:val="808080" w:themeColor="background1" w:themeShade="80"/>
        </w:rPr>
        <w:t>pcs_standby_req_dvfs</w:t>
      </w:r>
      <w:proofErr w:type="spellEnd"/>
    </w:p>
    <w:p w:rsidR="00055475" w:rsidRPr="00CD2E15" w:rsidRDefault="00055475" w:rsidP="00691D06">
      <w:pPr>
        <w:numPr>
          <w:ilvl w:val="1"/>
          <w:numId w:val="26"/>
        </w:numPr>
        <w:rPr>
          <w:color w:val="808080" w:themeColor="background1" w:themeShade="80"/>
        </w:rPr>
      </w:pPr>
      <w:r w:rsidRPr="00CD2E15">
        <w:rPr>
          <w:rFonts w:eastAsiaTheme="minorEastAsia" w:hint="eastAsia"/>
          <w:color w:val="808080" w:themeColor="background1" w:themeShade="80"/>
        </w:rPr>
        <w:t>Core cannot be wakeup</w:t>
      </w:r>
    </w:p>
    <w:p w:rsidR="003A25E5" w:rsidRPr="00CD2E15" w:rsidRDefault="003A25E5" w:rsidP="00691D06">
      <w:pPr>
        <w:pStyle w:val="Bullets"/>
        <w:numPr>
          <w:ilvl w:val="0"/>
          <w:numId w:val="0"/>
        </w:numPr>
        <w:ind w:left="480" w:hanging="480"/>
        <w:rPr>
          <w:rFonts w:eastAsiaTheme="minorEastAsia"/>
          <w:color w:val="808080" w:themeColor="background1" w:themeShade="80"/>
        </w:rPr>
      </w:pPr>
      <w:r w:rsidRPr="00CD2E15">
        <w:rPr>
          <w:rFonts w:eastAsiaTheme="minorEastAsia" w:hint="eastAsia"/>
          <w:color w:val="808080" w:themeColor="background1" w:themeShade="80"/>
        </w:rPr>
        <w:t xml:space="preserve">Register read under </w:t>
      </w:r>
      <w:r w:rsidRPr="00CD2E15">
        <w:rPr>
          <w:rFonts w:hint="eastAsia"/>
          <w:color w:val="808080" w:themeColor="background1" w:themeShade="80"/>
        </w:rPr>
        <w:t>PCS_BATCH_SUPPORT</w:t>
      </w:r>
    </w:p>
    <w:p w:rsidR="003A25E5" w:rsidRPr="00CD2E15" w:rsidRDefault="003A25E5" w:rsidP="00691D06">
      <w:pPr>
        <w:pStyle w:val="Bullets"/>
        <w:numPr>
          <w:ilvl w:val="0"/>
          <w:numId w:val="26"/>
        </w:numPr>
        <w:rPr>
          <w:color w:val="808080" w:themeColor="background1" w:themeShade="80"/>
        </w:rPr>
      </w:pPr>
      <w:r w:rsidRPr="00CD2E15">
        <w:rPr>
          <w:rFonts w:eastAsiaTheme="minorEastAsia" w:hint="eastAsia"/>
          <w:color w:val="808080" w:themeColor="background1" w:themeShade="80"/>
        </w:rPr>
        <w:t>TBD</w:t>
      </w:r>
    </w:p>
    <w:p w:rsidR="00DF3E85" w:rsidRDefault="00DF3E85" w:rsidP="00DF3E85">
      <w:pPr>
        <w:rPr>
          <w:ins w:id="647" w:author="Chevy Chia-Wei Hsu(許家瑋)" w:date="2019-05-06T09:04:00Z"/>
          <w:rFonts w:eastAsiaTheme="minorEastAsia"/>
        </w:rPr>
      </w:pPr>
    </w:p>
    <w:p w:rsidR="00DF3E85" w:rsidRDefault="00DF3E85" w:rsidP="00DF3E85">
      <w:pPr>
        <w:rPr>
          <w:ins w:id="648" w:author="Chevy Chia-Wei Hsu(許家瑋)" w:date="2019-05-06T09:04:00Z"/>
          <w:rFonts w:eastAsiaTheme="minorEastAsia"/>
        </w:rPr>
      </w:pPr>
      <w:ins w:id="649" w:author="Chevy Chia-Wei Hsu(許家瑋)" w:date="2019-05-06T09:04:00Z">
        <w:r>
          <w:rPr>
            <w:rFonts w:eastAsiaTheme="minorEastAsia" w:hint="eastAsia"/>
          </w:rPr>
          <w:t>Note / Issue / Enhancement</w:t>
        </w:r>
      </w:ins>
    </w:p>
    <w:tbl>
      <w:tblPr>
        <w:tblStyle w:val="a9"/>
        <w:tblW w:w="0" w:type="auto"/>
        <w:tblLook w:val="04A0" w:firstRow="1" w:lastRow="0" w:firstColumn="1" w:lastColumn="0" w:noHBand="0" w:noVBand="1"/>
      </w:tblPr>
      <w:tblGrid>
        <w:gridCol w:w="8807"/>
        <w:gridCol w:w="1651"/>
      </w:tblGrid>
      <w:tr w:rsidR="00DF3E85" w:rsidRPr="007D711E" w:rsidTr="00C51622">
        <w:trPr>
          <w:ins w:id="650" w:author="Chevy Chia-Wei Hsu(許家瑋)" w:date="2019-05-06T09:04:00Z"/>
        </w:trPr>
        <w:tc>
          <w:tcPr>
            <w:tcW w:w="8807" w:type="dxa"/>
          </w:tcPr>
          <w:p w:rsidR="00DF3E85" w:rsidRPr="007D711E" w:rsidRDefault="00DF3E85" w:rsidP="007D711E">
            <w:pPr>
              <w:rPr>
                <w:ins w:id="651" w:author="Chevy Chia-Wei Hsu(許家瑋)" w:date="2019-05-06T09:04:00Z"/>
                <w:sz w:val="20"/>
                <w:szCs w:val="20"/>
              </w:rPr>
            </w:pPr>
            <w:ins w:id="652" w:author="Chevy Chia-Wei Hsu(許家瑋)" w:date="2019-05-06T09:04:00Z">
              <w:r w:rsidRPr="007D711E">
                <w:rPr>
                  <w:sz w:val="20"/>
                  <w:szCs w:val="20"/>
                </w:rPr>
                <w:t>.</w:t>
              </w:r>
              <w:proofErr w:type="spellStart"/>
              <w:r w:rsidRPr="007D711E">
                <w:rPr>
                  <w:sz w:val="20"/>
                  <w:szCs w:val="20"/>
                </w:rPr>
                <w:t>dbg_wakeup_ack</w:t>
              </w:r>
              <w:proofErr w:type="spellEnd"/>
              <w:r w:rsidRPr="007D711E">
                <w:rPr>
                  <w:sz w:val="20"/>
                  <w:szCs w:val="20"/>
                </w:rPr>
                <w:t xml:space="preserve">     (</w:t>
              </w:r>
              <w:proofErr w:type="spellStart"/>
              <w:r w:rsidRPr="007D711E">
                <w:rPr>
                  <w:sz w:val="20"/>
                  <w:szCs w:val="20"/>
                </w:rPr>
                <w:t>dbg_wakeup_ack</w:t>
              </w:r>
              <w:proofErr w:type="spellEnd"/>
              <w:r w:rsidRPr="007D711E">
                <w:rPr>
                  <w:sz w:val="20"/>
                  <w:szCs w:val="20"/>
                </w:rPr>
                <w:t xml:space="preserve">     ), // (ae350_cpu_subsystem) &lt;= (ae350_smu)</w:t>
              </w:r>
            </w:ins>
          </w:p>
          <w:p w:rsidR="00DF3E85" w:rsidRPr="007D711E" w:rsidRDefault="00DF3E85" w:rsidP="007D711E">
            <w:pPr>
              <w:rPr>
                <w:ins w:id="653" w:author="Chevy Chia-Wei Hsu(許家瑋)" w:date="2019-05-06T09:04:00Z"/>
                <w:sz w:val="20"/>
                <w:szCs w:val="20"/>
              </w:rPr>
            </w:pPr>
            <w:ins w:id="654" w:author="Chevy Chia-Wei Hsu(許家瑋)" w:date="2019-05-06T09:04:00Z">
              <w:r w:rsidRPr="007D711E">
                <w:rPr>
                  <w:sz w:val="20"/>
                  <w:szCs w:val="20"/>
                </w:rPr>
                <w:t>.</w:t>
              </w:r>
              <w:proofErr w:type="spellStart"/>
              <w:r w:rsidRPr="007D711E">
                <w:rPr>
                  <w:sz w:val="20"/>
                  <w:szCs w:val="20"/>
                </w:rPr>
                <w:t>dbg_wakeup_req</w:t>
              </w:r>
              <w:proofErr w:type="spellEnd"/>
              <w:r w:rsidRPr="007D711E">
                <w:rPr>
                  <w:sz w:val="20"/>
                  <w:szCs w:val="20"/>
                </w:rPr>
                <w:t xml:space="preserve">     (</w:t>
              </w:r>
              <w:proofErr w:type="spellStart"/>
              <w:r w:rsidRPr="007D711E">
                <w:rPr>
                  <w:sz w:val="20"/>
                  <w:szCs w:val="20"/>
                </w:rPr>
                <w:t>dbg_wakeup_req</w:t>
              </w:r>
              <w:proofErr w:type="spellEnd"/>
              <w:r w:rsidRPr="007D711E">
                <w:rPr>
                  <w:sz w:val="20"/>
                  <w:szCs w:val="20"/>
                </w:rPr>
                <w:t xml:space="preserve">     ), // (ae350_cpu_subsystem) =&gt; (ae350_smu)</w:t>
              </w:r>
            </w:ins>
          </w:p>
          <w:p w:rsidR="00DF3E85" w:rsidRPr="007D711E" w:rsidRDefault="00DF3E85" w:rsidP="007D711E">
            <w:pPr>
              <w:rPr>
                <w:ins w:id="655" w:author="Chevy Chia-Wei Hsu(許家瑋)" w:date="2019-05-06T09:04:00Z"/>
                <w:sz w:val="20"/>
                <w:szCs w:val="20"/>
              </w:rPr>
            </w:pPr>
            <w:ins w:id="656" w:author="Chevy Chia-Wei Hsu(許家瑋)" w:date="2019-05-06T09:04:00Z">
              <w:r w:rsidRPr="007D711E">
                <w:rPr>
                  <w:sz w:val="20"/>
                  <w:szCs w:val="20"/>
                </w:rPr>
                <w:t xml:space="preserve">                </w:t>
              </w:r>
              <w:proofErr w:type="spellStart"/>
              <w:r w:rsidRPr="007D711E">
                <w:rPr>
                  <w:sz w:val="20"/>
                  <w:szCs w:val="20"/>
                </w:rPr>
                <w:t>smu_hclk_en_r</w:t>
              </w:r>
              <w:proofErr w:type="spellEnd"/>
              <w:r w:rsidRPr="007D711E">
                <w:rPr>
                  <w:sz w:val="20"/>
                  <w:szCs w:val="20"/>
                </w:rPr>
                <w:t xml:space="preserve">     &lt;= 1'b1;</w:t>
              </w:r>
            </w:ins>
          </w:p>
          <w:p w:rsidR="00DF3E85" w:rsidRPr="007D711E" w:rsidRDefault="00DF3E85" w:rsidP="007D711E">
            <w:pPr>
              <w:rPr>
                <w:ins w:id="657" w:author="Chevy Chia-Wei Hsu(許家瑋)" w:date="2019-05-06T09:04:00Z"/>
                <w:sz w:val="20"/>
                <w:szCs w:val="20"/>
              </w:rPr>
            </w:pPr>
            <w:ins w:id="658" w:author="Chevy Chia-Wei Hsu(許家瑋)" w:date="2019-05-06T09:04:00Z">
              <w:r w:rsidRPr="007D711E">
                <w:rPr>
                  <w:sz w:val="20"/>
                  <w:szCs w:val="20"/>
                </w:rPr>
                <w:t xml:space="preserve">                </w:t>
              </w:r>
              <w:proofErr w:type="spellStart"/>
              <w:r w:rsidRPr="007D711E">
                <w:rPr>
                  <w:sz w:val="20"/>
                  <w:szCs w:val="20"/>
                </w:rPr>
                <w:t>smu_pclk_en_r</w:t>
              </w:r>
              <w:proofErr w:type="spellEnd"/>
              <w:r w:rsidRPr="007D711E">
                <w:rPr>
                  <w:sz w:val="20"/>
                  <w:szCs w:val="20"/>
                </w:rPr>
                <w:t xml:space="preserve">     &lt;= 1'b1;</w:t>
              </w:r>
            </w:ins>
          </w:p>
          <w:p w:rsidR="00DF3E85" w:rsidRPr="007D711E" w:rsidRDefault="00DF3E85" w:rsidP="007D711E">
            <w:pPr>
              <w:rPr>
                <w:ins w:id="659" w:author="Chevy Chia-Wei Hsu(許家瑋)" w:date="2019-05-06T09:04:00Z"/>
                <w:sz w:val="20"/>
                <w:szCs w:val="20"/>
              </w:rPr>
            </w:pPr>
            <w:ins w:id="660" w:author="Chevy Chia-Wei Hsu(許家瑋)" w:date="2019-05-06T09:04:00Z">
              <w:r w:rsidRPr="007D711E">
                <w:rPr>
                  <w:sz w:val="20"/>
                  <w:szCs w:val="20"/>
                </w:rPr>
                <w:t xml:space="preserve">bus clocks are enable when </w:t>
              </w:r>
              <w:proofErr w:type="spellStart"/>
              <w:r w:rsidRPr="007D711E">
                <w:rPr>
                  <w:sz w:val="20"/>
                  <w:szCs w:val="20"/>
                </w:rPr>
                <w:t>dbg_wakeup_req</w:t>
              </w:r>
              <w:proofErr w:type="spellEnd"/>
            </w:ins>
          </w:p>
        </w:tc>
        <w:tc>
          <w:tcPr>
            <w:tcW w:w="1651" w:type="dxa"/>
          </w:tcPr>
          <w:p w:rsidR="00DF3E85" w:rsidRPr="007D711E" w:rsidRDefault="00C51622" w:rsidP="007D711E">
            <w:pPr>
              <w:rPr>
                <w:ins w:id="661" w:author="Chevy Chia-Wei Hsu(許家瑋)" w:date="2019-05-06T09:04:00Z"/>
                <w:sz w:val="20"/>
                <w:szCs w:val="20"/>
              </w:rPr>
            </w:pPr>
            <w:r w:rsidRPr="007D711E">
              <w:rPr>
                <w:color w:val="FF0000"/>
                <w:sz w:val="20"/>
                <w:szCs w:val="20"/>
              </w:rPr>
              <w:t>ae350_smu.v</w:t>
            </w:r>
          </w:p>
        </w:tc>
      </w:tr>
      <w:tr w:rsidR="00DF3E85" w:rsidRPr="007D711E" w:rsidTr="00C51622">
        <w:trPr>
          <w:ins w:id="662" w:author="Chevy Chia-Wei Hsu(許家瑋)" w:date="2019-05-06T09:04:00Z"/>
        </w:trPr>
        <w:tc>
          <w:tcPr>
            <w:tcW w:w="8807" w:type="dxa"/>
          </w:tcPr>
          <w:p w:rsidR="00DF3E85" w:rsidRPr="007D711E" w:rsidRDefault="00DF3E85" w:rsidP="007D711E">
            <w:pPr>
              <w:rPr>
                <w:ins w:id="663" w:author="Chevy Chia-Wei Hsu(許家瑋)" w:date="2019-05-06T09:04:00Z"/>
                <w:color w:val="FF0000"/>
                <w:sz w:val="20"/>
                <w:szCs w:val="20"/>
              </w:rPr>
            </w:pPr>
            <w:ins w:id="664" w:author="Chevy Chia-Wei Hsu(許家瑋)" w:date="2019-05-06T09:04:00Z">
              <w:r w:rsidRPr="007D711E">
                <w:rPr>
                  <w:color w:val="FF0000"/>
                  <w:sz w:val="20"/>
                  <w:szCs w:val="20"/>
                </w:rPr>
                <w:t>system.ae350_chip.ae350_smu.l2c_mask_req = &amp;</w:t>
              </w:r>
              <w:proofErr w:type="spellStart"/>
              <w:r w:rsidRPr="007D711E">
                <w:rPr>
                  <w:color w:val="FF0000"/>
                  <w:sz w:val="20"/>
                  <w:szCs w:val="20"/>
                </w:rPr>
                <w:t>core_wfi_mode</w:t>
              </w:r>
              <w:proofErr w:type="spellEnd"/>
              <w:r w:rsidRPr="007D711E">
                <w:rPr>
                  <w:color w:val="FF0000"/>
                  <w:sz w:val="20"/>
                  <w:szCs w:val="20"/>
                </w:rPr>
                <w:t>[3:0];</w:t>
              </w:r>
            </w:ins>
          </w:p>
          <w:p w:rsidR="00DF3E85" w:rsidRPr="007D711E" w:rsidRDefault="00DF3E85" w:rsidP="007D711E">
            <w:pPr>
              <w:rPr>
                <w:ins w:id="665" w:author="Chevy Chia-Wei Hsu(許家瑋)" w:date="2019-05-06T09:04:00Z"/>
                <w:color w:val="FF0000"/>
                <w:sz w:val="20"/>
                <w:szCs w:val="20"/>
              </w:rPr>
            </w:pPr>
            <w:ins w:id="666" w:author="Chevy Chia-Wei Hsu(許家瑋)" w:date="2019-05-06T09:04:00Z">
              <w:r w:rsidRPr="007D711E">
                <w:rPr>
                  <w:color w:val="FF0000"/>
                  <w:sz w:val="20"/>
                  <w:szCs w:val="20"/>
                </w:rPr>
                <w:t xml:space="preserve">Q: function = </w:t>
              </w:r>
              <w:proofErr w:type="spellStart"/>
              <w:r w:rsidRPr="007D711E">
                <w:rPr>
                  <w:color w:val="FF0000"/>
                  <w:sz w:val="20"/>
                  <w:szCs w:val="20"/>
                </w:rPr>
                <w:t>pcs_standby_req</w:t>
              </w:r>
              <w:proofErr w:type="spellEnd"/>
              <w:r w:rsidRPr="007D711E">
                <w:rPr>
                  <w:color w:val="FF0000"/>
                  <w:sz w:val="20"/>
                  <w:szCs w:val="20"/>
                </w:rPr>
                <w:t>?</w:t>
              </w:r>
            </w:ins>
          </w:p>
          <w:p w:rsidR="00DF3E85" w:rsidRPr="007D711E" w:rsidRDefault="00DF3E85" w:rsidP="007D711E">
            <w:pPr>
              <w:rPr>
                <w:ins w:id="667" w:author="Chevy Chia-Wei Hsu(許家瑋)" w:date="2019-05-06T09:04:00Z"/>
                <w:color w:val="FF0000"/>
                <w:sz w:val="20"/>
                <w:szCs w:val="20"/>
              </w:rPr>
            </w:pPr>
            <w:ins w:id="668" w:author="Chevy Chia-Wei Hsu(許家瑋)" w:date="2019-05-06T09:04:00Z">
              <w:r w:rsidRPr="007D711E">
                <w:rPr>
                  <w:color w:val="FF0000"/>
                  <w:sz w:val="20"/>
                  <w:szCs w:val="20"/>
                </w:rPr>
                <w:t xml:space="preserve">Enhance: control by l2c itself instead of by </w:t>
              </w:r>
              <w:proofErr w:type="spellStart"/>
              <w:r w:rsidRPr="007D711E">
                <w:rPr>
                  <w:color w:val="FF0000"/>
                  <w:sz w:val="20"/>
                  <w:szCs w:val="20"/>
                </w:rPr>
                <w:t>smu</w:t>
              </w:r>
              <w:proofErr w:type="spellEnd"/>
            </w:ins>
          </w:p>
          <w:p w:rsidR="00DF3E85" w:rsidRPr="007D711E" w:rsidRDefault="00DF3E85" w:rsidP="007D711E">
            <w:pPr>
              <w:rPr>
                <w:ins w:id="669" w:author="Chevy Chia-Wei Hsu(許家瑋)" w:date="2019-05-06T09:04:00Z"/>
                <w:sz w:val="20"/>
                <w:szCs w:val="20"/>
              </w:rPr>
            </w:pPr>
            <w:ins w:id="670" w:author="Chevy Chia-Wei Hsu(許家瑋)" w:date="2019-05-06T09:04:00Z">
              <w:r w:rsidRPr="007D711E">
                <w:rPr>
                  <w:color w:val="FF0000"/>
                  <w:sz w:val="20"/>
                  <w:szCs w:val="20"/>
                </w:rPr>
                <w:t xml:space="preserve">l2c_mask_req (inside L2C) = </w:t>
              </w:r>
              <w:proofErr w:type="spellStart"/>
              <w:r w:rsidRPr="007D711E">
                <w:rPr>
                  <w:color w:val="FF0000"/>
                  <w:sz w:val="20"/>
                  <w:szCs w:val="20"/>
                </w:rPr>
                <w:t>pcs_standby_req</w:t>
              </w:r>
              <w:proofErr w:type="spellEnd"/>
              <w:r w:rsidRPr="007D711E">
                <w:rPr>
                  <w:color w:val="FF0000"/>
                  <w:sz w:val="20"/>
                  <w:szCs w:val="20"/>
                </w:rPr>
                <w:t xml:space="preserve"> &amp; core*_idle</w:t>
              </w:r>
            </w:ins>
          </w:p>
        </w:tc>
        <w:tc>
          <w:tcPr>
            <w:tcW w:w="1651" w:type="dxa"/>
          </w:tcPr>
          <w:p w:rsidR="00DF3E85" w:rsidRPr="007D711E" w:rsidRDefault="00DF3E85" w:rsidP="007D711E">
            <w:pPr>
              <w:rPr>
                <w:ins w:id="671" w:author="Chevy Chia-Wei Hsu(許家瑋)" w:date="2019-05-06T09:04:00Z"/>
                <w:sz w:val="20"/>
                <w:szCs w:val="20"/>
              </w:rPr>
            </w:pPr>
            <w:ins w:id="672" w:author="Chevy Chia-Wei Hsu(許家瑋)" w:date="2019-05-06T09:04:00Z">
              <w:r w:rsidRPr="007D711E">
                <w:rPr>
                  <w:sz w:val="20"/>
                  <w:szCs w:val="20"/>
                </w:rPr>
                <w:t>E</w:t>
              </w:r>
            </w:ins>
          </w:p>
        </w:tc>
      </w:tr>
      <w:tr w:rsidR="00DF3E85" w:rsidRPr="007D711E" w:rsidTr="00C51622">
        <w:trPr>
          <w:ins w:id="673" w:author="Chevy Chia-Wei Hsu(許家瑋)" w:date="2019-05-06T09:04:00Z"/>
        </w:trPr>
        <w:tc>
          <w:tcPr>
            <w:tcW w:w="8807" w:type="dxa"/>
          </w:tcPr>
          <w:p w:rsidR="00C51622" w:rsidRPr="007D711E" w:rsidRDefault="00C51622" w:rsidP="007D711E">
            <w:pPr>
              <w:rPr>
                <w:sz w:val="20"/>
                <w:szCs w:val="20"/>
              </w:rPr>
            </w:pPr>
            <w:r w:rsidRPr="007D711E">
              <w:rPr>
                <w:color w:val="FF0000"/>
                <w:sz w:val="20"/>
                <w:szCs w:val="20"/>
              </w:rPr>
              <w:t>ae350_smu.v</w:t>
            </w:r>
            <w:r w:rsidRPr="007D711E">
              <w:rPr>
                <w:sz w:val="20"/>
                <w:szCs w:val="20"/>
              </w:rPr>
              <w:t xml:space="preserve"> </w:t>
            </w:r>
          </w:p>
          <w:p w:rsidR="00DF3E85" w:rsidRPr="007D711E" w:rsidRDefault="00DF3E85" w:rsidP="007D711E">
            <w:pPr>
              <w:rPr>
                <w:ins w:id="674" w:author="Chevy Chia-Wei Hsu(許家瑋)" w:date="2019-05-06T09:04:00Z"/>
                <w:sz w:val="20"/>
                <w:szCs w:val="20"/>
              </w:rPr>
            </w:pPr>
            <w:proofErr w:type="spellStart"/>
            <w:ins w:id="675" w:author="Chevy Chia-Wei Hsu(許家瑋)" w:date="2019-05-06T09:04:00Z">
              <w:r w:rsidRPr="007D711E">
                <w:rPr>
                  <w:sz w:val="20"/>
                  <w:szCs w:val="20"/>
                </w:rPr>
                <w:t>smu_pclk_en</w:t>
              </w:r>
              <w:proofErr w:type="spellEnd"/>
              <w:r w:rsidRPr="007D711E">
                <w:rPr>
                  <w:sz w:val="20"/>
                  <w:szCs w:val="20"/>
                </w:rPr>
                <w:t xml:space="preserve">      = {</w:t>
              </w:r>
              <w:proofErr w:type="spellStart"/>
              <w:r w:rsidRPr="007D711E">
                <w:rPr>
                  <w:sz w:val="20"/>
                  <w:szCs w:val="20"/>
                </w:rPr>
                <w:t>clock_en_reg</w:t>
              </w:r>
              <w:proofErr w:type="spellEnd"/>
              <w:r w:rsidRPr="007D711E">
                <w:rPr>
                  <w:sz w:val="20"/>
                  <w:szCs w:val="20"/>
                </w:rPr>
                <w:t xml:space="preserve">[10:3], </w:t>
              </w:r>
              <w:proofErr w:type="spellStart"/>
              <w:r w:rsidRPr="007D711E">
                <w:rPr>
                  <w:sz w:val="20"/>
                  <w:szCs w:val="20"/>
                </w:rPr>
                <w:t>smu_pclk_en_r</w:t>
              </w:r>
              <w:proofErr w:type="spellEnd"/>
              <w:r w:rsidRPr="007D711E">
                <w:rPr>
                  <w:sz w:val="20"/>
                  <w:szCs w:val="20"/>
                </w:rPr>
                <w:t>};</w:t>
              </w:r>
            </w:ins>
          </w:p>
          <w:p w:rsidR="00DF3E85" w:rsidRPr="007D711E" w:rsidRDefault="00DF3E85" w:rsidP="007D711E">
            <w:pPr>
              <w:rPr>
                <w:ins w:id="676" w:author="Chevy Chia-Wei Hsu(許家瑋)" w:date="2019-05-06T09:04:00Z"/>
                <w:sz w:val="20"/>
                <w:szCs w:val="20"/>
              </w:rPr>
            </w:pPr>
          </w:p>
          <w:p w:rsidR="00DF3E85" w:rsidRPr="007D711E" w:rsidRDefault="00DF3E85" w:rsidP="007D711E">
            <w:pPr>
              <w:rPr>
                <w:ins w:id="677" w:author="Chevy Chia-Wei Hsu(許家瑋)" w:date="2019-05-06T09:04:00Z"/>
                <w:sz w:val="20"/>
                <w:szCs w:val="20"/>
              </w:rPr>
            </w:pPr>
            <w:ins w:id="678" w:author="Chevy Chia-Wei Hsu(許家瑋)" w:date="2019-05-06T09:04:00Z">
              <w:r w:rsidRPr="007D711E">
                <w:rPr>
                  <w:sz w:val="20"/>
                  <w:szCs w:val="20"/>
                </w:rPr>
                <w:t>v0.2只能disable whole PD clock。</w:t>
              </w:r>
            </w:ins>
          </w:p>
          <w:p w:rsidR="00DF3E85" w:rsidRPr="007D711E" w:rsidRDefault="00DF3E85" w:rsidP="007D711E">
            <w:pPr>
              <w:rPr>
                <w:ins w:id="679" w:author="Chevy Chia-Wei Hsu(許家瑋)" w:date="2019-05-06T09:04:00Z"/>
                <w:sz w:val="20"/>
                <w:szCs w:val="20"/>
              </w:rPr>
            </w:pPr>
            <w:ins w:id="680" w:author="Chevy Chia-Wei Hsu(許家瑋)" w:date="2019-05-06T09:04:00Z">
              <w:r w:rsidRPr="007D711E">
                <w:rPr>
                  <w:sz w:val="20"/>
                  <w:szCs w:val="20"/>
                </w:rPr>
                <w:t>不能disable individual IP!!!</w:t>
              </w:r>
            </w:ins>
          </w:p>
          <w:p w:rsidR="00DF3E85" w:rsidRPr="007D711E" w:rsidRDefault="00DF3E85" w:rsidP="007D711E">
            <w:pPr>
              <w:rPr>
                <w:ins w:id="681" w:author="Chevy Chia-Wei Hsu(許家瑋)" w:date="2019-05-06T09:04:00Z"/>
                <w:sz w:val="20"/>
                <w:szCs w:val="20"/>
              </w:rPr>
            </w:pPr>
            <w:ins w:id="682" w:author="Chevy Chia-Wei Hsu(許家瑋)" w:date="2019-05-06T09:04:00Z">
              <w:r w:rsidRPr="007D711E">
                <w:rPr>
                  <w:sz w:val="20"/>
                  <w:szCs w:val="20"/>
                </w:rPr>
                <w:t xml:space="preserve">    v0.3需要提供介面(參考</w:t>
              </w:r>
              <w:proofErr w:type="spellStart"/>
              <w:r w:rsidRPr="007D711E">
                <w:rPr>
                  <w:sz w:val="20"/>
                  <w:szCs w:val="20"/>
                </w:rPr>
                <w:t>mem_init</w:t>
              </w:r>
              <w:proofErr w:type="spellEnd"/>
              <w:r w:rsidRPr="007D711E">
                <w:rPr>
                  <w:sz w:val="20"/>
                  <w:szCs w:val="20"/>
                </w:rPr>
                <w:t>)，讓</w:t>
              </w:r>
              <w:proofErr w:type="spellStart"/>
              <w:r w:rsidRPr="007D711E">
                <w:rPr>
                  <w:sz w:val="20"/>
                  <w:szCs w:val="20"/>
                </w:rPr>
                <w:t>clk_gen</w:t>
              </w:r>
              <w:proofErr w:type="spellEnd"/>
              <w:r w:rsidRPr="007D711E">
                <w:rPr>
                  <w:sz w:val="20"/>
                  <w:szCs w:val="20"/>
                </w:rPr>
                <w:t>去處理?!</w:t>
              </w:r>
            </w:ins>
          </w:p>
          <w:p w:rsidR="00DF3E85" w:rsidRPr="007D711E" w:rsidRDefault="00DF3E85" w:rsidP="007D711E">
            <w:pPr>
              <w:rPr>
                <w:ins w:id="683" w:author="Chevy Chia-Wei Hsu(許家瑋)" w:date="2019-05-06T09:04:00Z"/>
                <w:sz w:val="20"/>
                <w:szCs w:val="20"/>
              </w:rPr>
            </w:pPr>
            <w:ins w:id="684" w:author="Chevy Chia-Wei Hsu(許家瑋)" w:date="2019-05-06T09:04:00Z">
              <w:r w:rsidRPr="007D711E">
                <w:rPr>
                  <w:sz w:val="20"/>
                  <w:szCs w:val="20"/>
                </w:rPr>
                <w:t xml:space="preserve">    </w:t>
              </w:r>
              <w:proofErr w:type="gramStart"/>
              <w:r w:rsidRPr="007D711E">
                <w:rPr>
                  <w:sz w:val="20"/>
                  <w:szCs w:val="20"/>
                </w:rPr>
                <w:t>partial</w:t>
              </w:r>
              <w:proofErr w:type="gramEnd"/>
              <w:r w:rsidRPr="007D711E">
                <w:rPr>
                  <w:sz w:val="20"/>
                  <w:szCs w:val="20"/>
                </w:rPr>
                <w:t xml:space="preserve"> light sleep. </w:t>
              </w:r>
            </w:ins>
          </w:p>
          <w:p w:rsidR="00DF3E85" w:rsidRPr="007D711E" w:rsidRDefault="00DF3E85" w:rsidP="007D711E">
            <w:pPr>
              <w:rPr>
                <w:ins w:id="685" w:author="Chevy Chia-Wei Hsu(許家瑋)" w:date="2019-05-06T09:04:00Z"/>
                <w:sz w:val="20"/>
                <w:szCs w:val="20"/>
              </w:rPr>
            </w:pPr>
            <w:ins w:id="686" w:author="Chevy Chia-Wei Hsu(許家瑋)" w:date="2019-05-06T09:04:00Z">
              <w:r w:rsidRPr="007D711E">
                <w:rPr>
                  <w:sz w:val="20"/>
                  <w:szCs w:val="20"/>
                </w:rPr>
                <w:t xml:space="preserve">        wait </w:t>
              </w:r>
              <w:proofErr w:type="spellStart"/>
              <w:r w:rsidRPr="007D711E">
                <w:rPr>
                  <w:sz w:val="20"/>
                  <w:szCs w:val="20"/>
                </w:rPr>
                <w:t>standby_ok</w:t>
              </w:r>
              <w:proofErr w:type="spellEnd"/>
            </w:ins>
          </w:p>
          <w:p w:rsidR="00DF3E85" w:rsidRPr="007D711E" w:rsidRDefault="00DF3E85" w:rsidP="007D711E">
            <w:pPr>
              <w:rPr>
                <w:ins w:id="687" w:author="Chevy Chia-Wei Hsu(許家瑋)" w:date="2019-05-06T09:04:00Z"/>
                <w:sz w:val="20"/>
                <w:szCs w:val="20"/>
              </w:rPr>
            </w:pPr>
            <w:ins w:id="688" w:author="Chevy Chia-Wei Hsu(許家瑋)" w:date="2019-05-06T09:04:00Z">
              <w:r w:rsidRPr="007D711E">
                <w:rPr>
                  <w:sz w:val="20"/>
                  <w:szCs w:val="20"/>
                </w:rPr>
                <w:t xml:space="preserve">             Platform PD == </w:t>
              </w:r>
              <w:proofErr w:type="spellStart"/>
              <w:r w:rsidRPr="007D711E">
                <w:rPr>
                  <w:sz w:val="20"/>
                  <w:szCs w:val="20"/>
                </w:rPr>
                <w:t>Cpu</w:t>
              </w:r>
              <w:proofErr w:type="spellEnd"/>
              <w:r w:rsidRPr="007D711E">
                <w:rPr>
                  <w:sz w:val="20"/>
                  <w:szCs w:val="20"/>
                </w:rPr>
                <w:t xml:space="preserve"> PD</w:t>
              </w:r>
            </w:ins>
          </w:p>
          <w:p w:rsidR="00DF3E85" w:rsidRPr="007D711E" w:rsidRDefault="00DF3E85" w:rsidP="007D711E">
            <w:pPr>
              <w:rPr>
                <w:ins w:id="689" w:author="Chevy Chia-Wei Hsu(許家瑋)" w:date="2019-05-06T09:04:00Z"/>
                <w:sz w:val="20"/>
                <w:szCs w:val="20"/>
              </w:rPr>
            </w:pPr>
            <w:ins w:id="690" w:author="Chevy Chia-Wei Hsu(許家瑋)" w:date="2019-05-06T09:04:00Z">
              <w:r w:rsidRPr="007D711E">
                <w:rPr>
                  <w:sz w:val="20"/>
                  <w:szCs w:val="20"/>
                </w:rPr>
                <w:t xml:space="preserve">        waive </w:t>
              </w:r>
              <w:proofErr w:type="spellStart"/>
              <w:r w:rsidRPr="007D711E">
                <w:rPr>
                  <w:sz w:val="20"/>
                  <w:szCs w:val="20"/>
                </w:rPr>
                <w:t>standby_ok</w:t>
              </w:r>
              <w:proofErr w:type="spellEnd"/>
            </w:ins>
          </w:p>
          <w:p w:rsidR="00DF3E85" w:rsidRPr="007D711E" w:rsidRDefault="00DF3E85" w:rsidP="007D711E">
            <w:pPr>
              <w:rPr>
                <w:ins w:id="691" w:author="Chevy Chia-Wei Hsu(許家瑋)" w:date="2019-05-06T09:04:00Z"/>
                <w:sz w:val="20"/>
                <w:szCs w:val="20"/>
              </w:rPr>
            </w:pPr>
            <w:ins w:id="692" w:author="Chevy Chia-Wei Hsu(許家瑋)" w:date="2019-05-06T09:04:00Z">
              <w:r w:rsidRPr="007D711E">
                <w:rPr>
                  <w:sz w:val="20"/>
                  <w:szCs w:val="20"/>
                </w:rPr>
                <w:t xml:space="preserve">           v0.3  Platform PD != </w:t>
              </w:r>
              <w:proofErr w:type="spellStart"/>
              <w:r w:rsidRPr="007D711E">
                <w:rPr>
                  <w:sz w:val="20"/>
                  <w:szCs w:val="20"/>
                </w:rPr>
                <w:t>Cpu</w:t>
              </w:r>
              <w:proofErr w:type="spellEnd"/>
              <w:r w:rsidRPr="007D711E">
                <w:rPr>
                  <w:sz w:val="20"/>
                  <w:szCs w:val="20"/>
                </w:rPr>
                <w:t xml:space="preserve"> PD</w:t>
              </w:r>
            </w:ins>
          </w:p>
        </w:tc>
        <w:tc>
          <w:tcPr>
            <w:tcW w:w="1651" w:type="dxa"/>
          </w:tcPr>
          <w:p w:rsidR="00DF3E85" w:rsidRPr="007D711E" w:rsidRDefault="00DF3E85" w:rsidP="007D711E">
            <w:pPr>
              <w:rPr>
                <w:ins w:id="693" w:author="Chevy Chia-Wei Hsu(許家瑋)" w:date="2019-05-06T09:04:00Z"/>
                <w:sz w:val="20"/>
                <w:szCs w:val="20"/>
              </w:rPr>
            </w:pPr>
            <w:ins w:id="694" w:author="Chevy Chia-Wei Hsu(許家瑋)" w:date="2019-05-06T09:04:00Z">
              <w:r w:rsidRPr="007D711E">
                <w:rPr>
                  <w:sz w:val="20"/>
                  <w:szCs w:val="20"/>
                </w:rPr>
                <w:t>E</w:t>
              </w:r>
            </w:ins>
          </w:p>
        </w:tc>
      </w:tr>
      <w:tr w:rsidR="00DF3E85" w:rsidRPr="007D711E" w:rsidTr="00C51622">
        <w:trPr>
          <w:ins w:id="695" w:author="Chevy Chia-Wei Hsu(許家瑋)" w:date="2019-05-06T09:04:00Z"/>
        </w:trPr>
        <w:tc>
          <w:tcPr>
            <w:tcW w:w="8807" w:type="dxa"/>
          </w:tcPr>
          <w:p w:rsidR="00DF3E85" w:rsidRPr="007D711E" w:rsidRDefault="00DF3E85" w:rsidP="007D711E">
            <w:pPr>
              <w:rPr>
                <w:ins w:id="696" w:author="Chevy Chia-Wei Hsu(許家瑋)" w:date="2019-05-06T09:04:00Z"/>
                <w:sz w:val="20"/>
                <w:szCs w:val="20"/>
              </w:rPr>
            </w:pPr>
            <w:ins w:id="697" w:author="Chevy Chia-Wei Hsu(許家瑋)" w:date="2019-05-06T09:04:00Z">
              <w:r w:rsidRPr="007D711E">
                <w:rPr>
                  <w:sz w:val="20"/>
                  <w:szCs w:val="20"/>
                </w:rPr>
                <w:t>Synchronizer position?</w:t>
              </w:r>
            </w:ins>
          </w:p>
          <w:p w:rsidR="00DF3E85" w:rsidRPr="007D711E" w:rsidRDefault="00DF3E85" w:rsidP="007D711E">
            <w:pPr>
              <w:rPr>
                <w:ins w:id="698" w:author="Chevy Chia-Wei Hsu(許家瑋)" w:date="2019-05-06T09:04:00Z"/>
                <w:sz w:val="20"/>
                <w:szCs w:val="20"/>
              </w:rPr>
            </w:pPr>
            <w:ins w:id="699" w:author="Chevy Chia-Wei Hsu(許家瑋)" w:date="2019-05-06T09:04:00Z">
              <w:r w:rsidRPr="007D711E">
                <w:rPr>
                  <w:sz w:val="20"/>
                  <w:szCs w:val="20"/>
                </w:rPr>
                <w:t>outside SMU</w:t>
              </w:r>
            </w:ins>
          </w:p>
        </w:tc>
        <w:tc>
          <w:tcPr>
            <w:tcW w:w="1651" w:type="dxa"/>
          </w:tcPr>
          <w:p w:rsidR="00DF3E85" w:rsidRPr="007D711E" w:rsidRDefault="00DF3E85" w:rsidP="007D711E">
            <w:pPr>
              <w:rPr>
                <w:ins w:id="700" w:author="Chevy Chia-Wei Hsu(許家瑋)" w:date="2019-05-06T09:04:00Z"/>
                <w:sz w:val="20"/>
                <w:szCs w:val="20"/>
              </w:rPr>
            </w:pPr>
            <w:ins w:id="701" w:author="Chevy Chia-Wei Hsu(許家瑋)" w:date="2019-05-06T09:04:00Z">
              <w:r w:rsidRPr="007D711E">
                <w:rPr>
                  <w:sz w:val="20"/>
                  <w:szCs w:val="20"/>
                </w:rPr>
                <w:t>I</w:t>
              </w:r>
            </w:ins>
          </w:p>
        </w:tc>
      </w:tr>
      <w:tr w:rsidR="00DF3E85" w:rsidRPr="007D711E" w:rsidTr="00C51622">
        <w:trPr>
          <w:ins w:id="702" w:author="Chevy Chia-Wei Hsu(許家瑋)" w:date="2019-05-06T09:04:00Z"/>
        </w:trPr>
        <w:tc>
          <w:tcPr>
            <w:tcW w:w="8807" w:type="dxa"/>
          </w:tcPr>
          <w:p w:rsidR="00DF3E85" w:rsidRPr="007D711E" w:rsidRDefault="00C51622" w:rsidP="007D711E">
            <w:pPr>
              <w:rPr>
                <w:ins w:id="703" w:author="Chevy Chia-Wei Hsu(許家瑋)" w:date="2019-05-06T09:04:00Z"/>
                <w:color w:val="FF0000"/>
                <w:sz w:val="20"/>
                <w:szCs w:val="20"/>
              </w:rPr>
            </w:pPr>
            <w:r w:rsidRPr="007D711E">
              <w:rPr>
                <w:color w:val="FF0000"/>
                <w:sz w:val="20"/>
                <w:szCs w:val="20"/>
              </w:rPr>
              <w:t>ae350_smu.v</w:t>
            </w:r>
            <w:r w:rsidRPr="007D711E">
              <w:rPr>
                <w:color w:val="FF0000"/>
                <w:sz w:val="20"/>
                <w:szCs w:val="20"/>
              </w:rPr>
              <w:t xml:space="preserve"> </w:t>
            </w:r>
            <w:ins w:id="704" w:author="Chevy Chia-Wei Hsu(許家瑋)" w:date="2019-05-06T09:04:00Z">
              <w:r w:rsidR="00DF3E85" w:rsidRPr="007D711E">
                <w:rPr>
                  <w:color w:val="FF0000"/>
                  <w:sz w:val="20"/>
                  <w:szCs w:val="20"/>
                </w:rPr>
                <w:t>clocks</w:t>
              </w:r>
            </w:ins>
          </w:p>
          <w:p w:rsidR="00DF3E85" w:rsidRPr="007D711E" w:rsidRDefault="00DF3E85" w:rsidP="007D711E">
            <w:pPr>
              <w:rPr>
                <w:ins w:id="705" w:author="Chevy Chia-Wei Hsu(許家瑋)" w:date="2019-05-06T09:04:00Z"/>
                <w:color w:val="FF0000"/>
                <w:sz w:val="20"/>
                <w:szCs w:val="20"/>
              </w:rPr>
            </w:pPr>
            <w:proofErr w:type="spellStart"/>
            <w:ins w:id="706" w:author="Chevy Chia-Wei Hsu(許家瑋)" w:date="2019-05-06T09:04:00Z">
              <w:r w:rsidRPr="007D711E">
                <w:rPr>
                  <w:color w:val="FF0000"/>
                  <w:sz w:val="20"/>
                  <w:szCs w:val="20"/>
                </w:rPr>
                <w:t>pclk</w:t>
              </w:r>
              <w:proofErr w:type="spellEnd"/>
            </w:ins>
          </w:p>
          <w:p w:rsidR="00DF3E85" w:rsidRPr="007D711E" w:rsidRDefault="00DF3E85" w:rsidP="007D711E">
            <w:pPr>
              <w:rPr>
                <w:ins w:id="707" w:author="Chevy Chia-Wei Hsu(許家瑋)" w:date="2019-05-06T09:04:00Z"/>
                <w:color w:val="FF0000"/>
                <w:sz w:val="20"/>
                <w:szCs w:val="20"/>
              </w:rPr>
            </w:pPr>
            <w:ins w:id="708" w:author="Chevy Chia-Wei Hsu(許家瑋)" w:date="2019-05-06T09:04:00Z">
              <w:r w:rsidRPr="007D711E">
                <w:rPr>
                  <w:color w:val="FF0000"/>
                  <w:sz w:val="20"/>
                  <w:szCs w:val="20"/>
                </w:rPr>
                <w:t>T_OSCH</w:t>
              </w:r>
            </w:ins>
          </w:p>
          <w:p w:rsidR="00DF3E85" w:rsidRPr="007D711E" w:rsidRDefault="00DF3E85" w:rsidP="007D711E">
            <w:pPr>
              <w:rPr>
                <w:ins w:id="709" w:author="Chevy Chia-Wei Hsu(許家瑋)" w:date="2019-05-06T09:04:00Z"/>
                <w:color w:val="FF0000"/>
                <w:sz w:val="20"/>
                <w:szCs w:val="20"/>
              </w:rPr>
            </w:pPr>
            <w:ins w:id="710" w:author="Chevy Chia-Wei Hsu(許家瑋)" w:date="2019-05-06T09:04:00Z">
              <w:r w:rsidRPr="007D711E">
                <w:rPr>
                  <w:color w:val="FF0000"/>
                  <w:sz w:val="20"/>
                  <w:szCs w:val="20"/>
                </w:rPr>
                <w:t>clk_32k (OSCL)</w:t>
              </w:r>
            </w:ins>
          </w:p>
          <w:p w:rsidR="00DF3E85" w:rsidRPr="007D711E" w:rsidRDefault="00DF3E85" w:rsidP="007D711E">
            <w:pPr>
              <w:rPr>
                <w:ins w:id="711" w:author="Chevy Chia-Wei Hsu(許家瑋)" w:date="2019-05-06T09:04:00Z"/>
                <w:sz w:val="20"/>
                <w:szCs w:val="20"/>
              </w:rPr>
            </w:pPr>
            <w:ins w:id="712" w:author="Chevy Chia-Wei Hsu(許家瑋)" w:date="2019-05-06T09:04:00Z">
              <w:r w:rsidRPr="007D711E">
                <w:rPr>
                  <w:color w:val="FF0000"/>
                  <w:sz w:val="20"/>
                  <w:szCs w:val="20"/>
                </w:rPr>
                <w:t xml:space="preserve">       ae350_smu_aopd_core.v</w:t>
              </w:r>
            </w:ins>
          </w:p>
        </w:tc>
        <w:tc>
          <w:tcPr>
            <w:tcW w:w="1651" w:type="dxa"/>
          </w:tcPr>
          <w:p w:rsidR="00DF3E85" w:rsidRPr="007D711E" w:rsidRDefault="00DF3E85" w:rsidP="007D711E">
            <w:pPr>
              <w:rPr>
                <w:ins w:id="713" w:author="Chevy Chia-Wei Hsu(許家瑋)" w:date="2019-05-06T09:04:00Z"/>
                <w:sz w:val="20"/>
                <w:szCs w:val="20"/>
              </w:rPr>
            </w:pPr>
            <w:ins w:id="714" w:author="Chevy Chia-Wei Hsu(許家瑋)" w:date="2019-05-06T09:04:00Z">
              <w:r w:rsidRPr="007D711E">
                <w:rPr>
                  <w:sz w:val="20"/>
                  <w:szCs w:val="20"/>
                </w:rPr>
                <w:t>I</w:t>
              </w:r>
            </w:ins>
          </w:p>
        </w:tc>
      </w:tr>
      <w:tr w:rsidR="00DF3E85" w:rsidRPr="007D711E" w:rsidTr="00C51622">
        <w:trPr>
          <w:ins w:id="715" w:author="Chevy Chia-Wei Hsu(許家瑋)" w:date="2019-05-06T09:04:00Z"/>
        </w:trPr>
        <w:tc>
          <w:tcPr>
            <w:tcW w:w="8807" w:type="dxa"/>
          </w:tcPr>
          <w:p w:rsidR="00DF3E85" w:rsidRPr="007D711E" w:rsidRDefault="00DF3E85" w:rsidP="007D711E">
            <w:pPr>
              <w:rPr>
                <w:ins w:id="716" w:author="Chevy Chia-Wei Hsu(許家瑋)" w:date="2019-05-06T09:04:00Z"/>
                <w:color w:val="FF0000"/>
                <w:sz w:val="20"/>
                <w:szCs w:val="20"/>
              </w:rPr>
            </w:pPr>
            <w:ins w:id="717" w:author="Chevy Chia-Wei Hsu(許家瑋)" w:date="2019-05-06T09:04:00Z">
              <w:r w:rsidRPr="007D711E">
                <w:rPr>
                  <w:color w:val="FF0000"/>
                  <w:sz w:val="20"/>
                  <w:szCs w:val="20"/>
                </w:rPr>
                <w:t>AE350_SMU_USERDR0_SUPPORT?</w:t>
              </w:r>
            </w:ins>
          </w:p>
          <w:p w:rsidR="00DF3E85" w:rsidRPr="007D711E" w:rsidRDefault="00DF3E85" w:rsidP="007D711E">
            <w:pPr>
              <w:rPr>
                <w:ins w:id="718" w:author="Chevy Chia-Wei Hsu(許家瑋)" w:date="2019-05-06T09:04:00Z"/>
                <w:color w:val="FF0000"/>
                <w:sz w:val="20"/>
                <w:szCs w:val="20"/>
              </w:rPr>
            </w:pPr>
            <w:ins w:id="719" w:author="Chevy Chia-Wei Hsu(許家瑋)" w:date="2019-05-06T09:04:00Z">
              <w:r w:rsidRPr="007D711E">
                <w:rPr>
                  <w:color w:val="FF0000"/>
                  <w:sz w:val="20"/>
                  <w:szCs w:val="20"/>
                </w:rPr>
                <w:t>// User define register 0 1</w:t>
              </w:r>
            </w:ins>
          </w:p>
          <w:p w:rsidR="00DF3E85" w:rsidRPr="007D711E" w:rsidRDefault="00DF3E85" w:rsidP="007D711E">
            <w:pPr>
              <w:rPr>
                <w:ins w:id="720" w:author="Chevy Chia-Wei Hsu(許家瑋)" w:date="2019-05-06T09:04:00Z"/>
                <w:color w:val="FF0000"/>
                <w:sz w:val="20"/>
                <w:szCs w:val="20"/>
              </w:rPr>
            </w:pPr>
            <w:ins w:id="721" w:author="Chevy Chia-Wei Hsu(許家瑋)" w:date="2019-05-06T09:04:00Z">
              <w:r w:rsidRPr="007D711E">
                <w:rPr>
                  <w:color w:val="FF0000"/>
                  <w:sz w:val="20"/>
                  <w:szCs w:val="20"/>
                </w:rPr>
                <w:t>offset=0x30/0x34</w:t>
              </w:r>
            </w:ins>
          </w:p>
          <w:p w:rsidR="00DF3E85" w:rsidRPr="007D711E" w:rsidRDefault="00DF3E85" w:rsidP="007D711E">
            <w:pPr>
              <w:rPr>
                <w:ins w:id="722" w:author="Chevy Chia-Wei Hsu(許家瑋)" w:date="2019-05-06T09:04:00Z"/>
                <w:color w:val="FF0000"/>
                <w:sz w:val="20"/>
                <w:szCs w:val="20"/>
              </w:rPr>
            </w:pPr>
          </w:p>
        </w:tc>
        <w:tc>
          <w:tcPr>
            <w:tcW w:w="1651" w:type="dxa"/>
          </w:tcPr>
          <w:p w:rsidR="00DF3E85" w:rsidRPr="007D711E" w:rsidRDefault="00DF3E85" w:rsidP="007D711E">
            <w:pPr>
              <w:rPr>
                <w:ins w:id="723" w:author="Chevy Chia-Wei Hsu(許家瑋)" w:date="2019-05-06T09:04:00Z"/>
                <w:sz w:val="20"/>
                <w:szCs w:val="20"/>
              </w:rPr>
            </w:pPr>
            <w:ins w:id="724" w:author="Chevy Chia-Wei Hsu(許家瑋)" w:date="2019-05-06T09:04:00Z">
              <w:r w:rsidRPr="007D711E">
                <w:rPr>
                  <w:color w:val="FF0000"/>
                  <w:sz w:val="20"/>
                  <w:szCs w:val="20"/>
                </w:rPr>
                <w:lastRenderedPageBreak/>
                <w:t>Remove</w:t>
              </w:r>
            </w:ins>
          </w:p>
        </w:tc>
      </w:tr>
      <w:tr w:rsidR="00DF3E85" w:rsidRPr="007D711E" w:rsidTr="00C51622">
        <w:trPr>
          <w:ins w:id="725" w:author="Chevy Chia-Wei Hsu(許家瑋)" w:date="2019-05-06T09:04:00Z"/>
        </w:trPr>
        <w:tc>
          <w:tcPr>
            <w:tcW w:w="8807" w:type="dxa"/>
          </w:tcPr>
          <w:p w:rsidR="00DF3E85" w:rsidRPr="007D711E" w:rsidRDefault="00DF3E85" w:rsidP="007D711E">
            <w:pPr>
              <w:rPr>
                <w:ins w:id="726" w:author="Chevy Chia-Wei Hsu(許家瑋)" w:date="2019-05-06T09:04:00Z"/>
                <w:rFonts w:eastAsia="新細明體" w:cs="NimbusSanL-Bold"/>
                <w:bCs/>
                <w:kern w:val="0"/>
                <w:sz w:val="20"/>
                <w:szCs w:val="20"/>
              </w:rPr>
            </w:pPr>
            <w:ins w:id="727" w:author="Chevy Chia-Wei Hsu(許家瑋)" w:date="2019-05-06T09:04:00Z">
              <w:r w:rsidRPr="007D711E">
                <w:rPr>
                  <w:rFonts w:eastAsia="新細明體" w:cs="NimbusSanL-Bold"/>
                  <w:bCs/>
                  <w:kern w:val="0"/>
                  <w:sz w:val="20"/>
                  <w:szCs w:val="20"/>
                </w:rPr>
                <w:lastRenderedPageBreak/>
                <w:t>ahb2core_clken</w:t>
              </w:r>
            </w:ins>
          </w:p>
          <w:p w:rsidR="00DF3E85" w:rsidRPr="007D711E" w:rsidRDefault="00DF3E85" w:rsidP="007D711E">
            <w:pPr>
              <w:rPr>
                <w:ins w:id="728" w:author="Chevy Chia-Wei Hsu(許家瑋)" w:date="2019-05-06T09:04:00Z"/>
                <w:rFonts w:eastAsia="新細明體" w:cs="NimbusSanL-Bold"/>
                <w:bCs/>
                <w:kern w:val="0"/>
                <w:sz w:val="20"/>
                <w:szCs w:val="20"/>
              </w:rPr>
            </w:pPr>
            <w:ins w:id="729" w:author="Chevy Chia-Wei Hsu(許家瑋)" w:date="2019-05-06T09:04:00Z">
              <w:r w:rsidRPr="007D711E">
                <w:rPr>
                  <w:rFonts w:eastAsia="新細明體" w:cs="NimbusSanL-Bold"/>
                  <w:bCs/>
                  <w:kern w:val="0"/>
                  <w:sz w:val="20"/>
                  <w:szCs w:val="20"/>
                </w:rPr>
                <w:t>apb2core_clken</w:t>
              </w:r>
            </w:ins>
          </w:p>
          <w:p w:rsidR="00DF3E85" w:rsidRPr="007D711E" w:rsidRDefault="00DF3E85" w:rsidP="007D711E">
            <w:pPr>
              <w:rPr>
                <w:ins w:id="730" w:author="Chevy Chia-Wei Hsu(許家瑋)" w:date="2019-05-06T09:04:00Z"/>
                <w:color w:val="FF0000"/>
                <w:sz w:val="20"/>
                <w:szCs w:val="20"/>
              </w:rPr>
            </w:pPr>
            <w:ins w:id="731" w:author="Chevy Chia-Wei Hsu(許家瑋)" w:date="2019-05-06T09:04:00Z">
              <w:r w:rsidRPr="007D711E">
                <w:rPr>
                  <w:rFonts w:eastAsia="新細明體" w:cs="NimbusSanL-Bold"/>
                  <w:bCs/>
                  <w:kern w:val="0"/>
                  <w:sz w:val="20"/>
                  <w:szCs w:val="20"/>
                </w:rPr>
                <w:t>apb2ahb_clken</w:t>
              </w:r>
            </w:ins>
          </w:p>
        </w:tc>
        <w:tc>
          <w:tcPr>
            <w:tcW w:w="1651" w:type="dxa"/>
          </w:tcPr>
          <w:p w:rsidR="00DF3E85" w:rsidRPr="007D711E" w:rsidRDefault="00DF3E85" w:rsidP="007D711E">
            <w:pPr>
              <w:rPr>
                <w:ins w:id="732" w:author="Chevy Chia-Wei Hsu(許家瑋)" w:date="2019-05-06T09:04:00Z"/>
                <w:sz w:val="20"/>
                <w:szCs w:val="20"/>
              </w:rPr>
            </w:pPr>
            <w:ins w:id="733" w:author="Chevy Chia-Wei Hsu(許家瑋)" w:date="2019-05-06T09:04:00Z">
              <w:r w:rsidRPr="007D711E">
                <w:rPr>
                  <w:sz w:val="20"/>
                  <w:szCs w:val="20"/>
                </w:rPr>
                <w:t>ae350_clkgen.v</w:t>
              </w:r>
            </w:ins>
          </w:p>
        </w:tc>
      </w:tr>
      <w:tr w:rsidR="00DF3E85" w:rsidRPr="007D711E" w:rsidTr="00C51622">
        <w:trPr>
          <w:ins w:id="734" w:author="Chevy Chia-Wei Hsu(許家瑋)" w:date="2019-05-06T09:04:00Z"/>
        </w:trPr>
        <w:tc>
          <w:tcPr>
            <w:tcW w:w="8807" w:type="dxa"/>
          </w:tcPr>
          <w:p w:rsidR="00DF3E85" w:rsidRPr="007D711E" w:rsidRDefault="00DF3E85" w:rsidP="007D711E">
            <w:pPr>
              <w:rPr>
                <w:ins w:id="735" w:author="Chevy Chia-Wei Hsu(許家瑋)" w:date="2019-05-06T09:04:00Z"/>
                <w:rFonts w:eastAsia="新細明體" w:cs="NimbusSanL-Bold"/>
                <w:bCs/>
                <w:kern w:val="0"/>
                <w:sz w:val="20"/>
                <w:szCs w:val="20"/>
              </w:rPr>
            </w:pPr>
            <w:ins w:id="736" w:author="Chevy Chia-Wei Hsu(許家瑋)" w:date="2019-05-06T09:04:00Z">
              <w:r w:rsidRPr="007D711E">
                <w:rPr>
                  <w:rFonts w:eastAsia="新細明體" w:cs="NimbusSanL-Bold"/>
                  <w:bCs/>
                  <w:kern w:val="0"/>
                  <w:sz w:val="20"/>
                  <w:szCs w:val="20"/>
                </w:rPr>
                <w:t>Clock Enable Register (CER</w:t>
              </w:r>
            </w:ins>
            <w:r w:rsidR="00C51622" w:rsidRPr="007D711E">
              <w:rPr>
                <w:rFonts w:eastAsia="新細明體" w:cs="NimbusSanL-Bold"/>
                <w:bCs/>
                <w:kern w:val="0"/>
                <w:sz w:val="20"/>
                <w:szCs w:val="20"/>
              </w:rPr>
              <w:t>)</w:t>
            </w:r>
          </w:p>
          <w:p w:rsidR="00DF3E85" w:rsidRPr="007D711E" w:rsidRDefault="00DF3E85" w:rsidP="007D711E">
            <w:pPr>
              <w:rPr>
                <w:ins w:id="737" w:author="Chevy Chia-Wei Hsu(許家瑋)" w:date="2019-05-06T09:04:00Z"/>
                <w:rFonts w:eastAsia="新細明體" w:cs="NimbusSanL-Bold"/>
                <w:bCs/>
                <w:kern w:val="0"/>
                <w:sz w:val="20"/>
                <w:szCs w:val="20"/>
              </w:rPr>
            </w:pPr>
            <w:ins w:id="738" w:author="Chevy Chia-Wei Hsu(許家瑋)" w:date="2019-05-06T09:04:00Z">
              <w:r w:rsidRPr="007D711E">
                <w:rPr>
                  <w:rFonts w:eastAsia="新細明體" w:cs="NimbusSanL-Bold"/>
                  <w:bCs/>
                  <w:kern w:val="0"/>
                  <w:sz w:val="20"/>
                  <w:szCs w:val="20"/>
                </w:rPr>
                <w:t>`AE350_SMU_CLKE_DEFAULT</w:t>
              </w:r>
            </w:ins>
          </w:p>
          <w:p w:rsidR="00DF3E85" w:rsidRPr="007D711E" w:rsidRDefault="00DF3E85" w:rsidP="007D711E">
            <w:pPr>
              <w:rPr>
                <w:ins w:id="739" w:author="Chevy Chia-Wei Hsu(許家瑋)" w:date="2019-05-06T09:04:00Z"/>
                <w:rFonts w:eastAsia="新細明體" w:cs="NimbusSanL-Bold"/>
                <w:bCs/>
                <w:kern w:val="0"/>
                <w:sz w:val="20"/>
                <w:szCs w:val="20"/>
              </w:rPr>
            </w:pPr>
            <w:ins w:id="740" w:author="Chevy Chia-Wei Hsu(許家瑋)" w:date="2019-05-06T09:04:00Z">
              <w:r w:rsidRPr="007D711E">
                <w:rPr>
                  <w:rFonts w:eastAsia="新細明體" w:cs="NimbusSanL-Bold"/>
                  <w:bCs/>
                  <w:kern w:val="0"/>
                  <w:sz w:val="20"/>
                  <w:szCs w:val="20"/>
                </w:rPr>
                <w:t>`AE350_SMU_PCLKE_DEFAULT, `AE350_SMU_HCLKE_DEFAULT, `AE350_SMU_CCLKE_DEFAULT</w:t>
              </w:r>
            </w:ins>
          </w:p>
        </w:tc>
        <w:tc>
          <w:tcPr>
            <w:tcW w:w="1651" w:type="dxa"/>
          </w:tcPr>
          <w:p w:rsidR="00DF3E85" w:rsidRPr="007D711E" w:rsidRDefault="00DF3E85" w:rsidP="007D711E">
            <w:pPr>
              <w:rPr>
                <w:ins w:id="741" w:author="Chevy Chia-Wei Hsu(許家瑋)" w:date="2019-05-06T09:04:00Z"/>
                <w:sz w:val="20"/>
                <w:szCs w:val="20"/>
              </w:rPr>
            </w:pP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what happen when PD on reset and PCS on waiting/busy (scaling)</w:t>
            </w:r>
          </w:p>
        </w:tc>
        <w:tc>
          <w:tcPr>
            <w:tcW w:w="1651" w:type="dxa"/>
          </w:tcPr>
          <w:p w:rsidR="00C51622" w:rsidRPr="007D711E" w:rsidRDefault="00C51622" w:rsidP="007D711E">
            <w:pPr>
              <w:rPr>
                <w:sz w:val="20"/>
                <w:szCs w:val="20"/>
              </w:rPr>
            </w:pP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main power </w:t>
            </w:r>
            <w:proofErr w:type="spellStart"/>
            <w:r w:rsidRPr="007D711E">
              <w:rPr>
                <w:rFonts w:eastAsia="新細明體" w:cs="NimbusSanL-Bold"/>
                <w:bCs/>
                <w:kern w:val="0"/>
                <w:sz w:val="20"/>
                <w:szCs w:val="20"/>
              </w:rPr>
              <w:t>power</w:t>
            </w:r>
            <w:proofErr w:type="spellEnd"/>
            <w:r w:rsidRPr="007D711E">
              <w:rPr>
                <w:rFonts w:eastAsia="新細明體" w:cs="NimbusSanL-Bold"/>
                <w:bCs/>
                <w:kern w:val="0"/>
                <w:sz w:val="20"/>
                <w:szCs w:val="20"/>
              </w:rPr>
              <w:t xml:space="preserve"> off signal</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if define AE350_SMU_MDP_PWR_OFF_HIGH,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the power off command would set the </w:t>
            </w:r>
            <w:proofErr w:type="spellStart"/>
            <w:r w:rsidRPr="007D711E">
              <w:rPr>
                <w:rFonts w:eastAsia="新細明體" w:cs="NimbusSanL-Bold"/>
                <w:bCs/>
                <w:kern w:val="0"/>
                <w:sz w:val="20"/>
                <w:szCs w:val="20"/>
              </w:rPr>
              <w:t>X_mpd_pwr_off</w:t>
            </w:r>
            <w:proofErr w:type="spellEnd"/>
            <w:r w:rsidRPr="007D711E">
              <w:rPr>
                <w:rFonts w:eastAsia="新細明體" w:cs="NimbusSanL-Bold"/>
                <w:bCs/>
                <w:kern w:val="0"/>
                <w:sz w:val="20"/>
                <w:szCs w:val="20"/>
              </w:rPr>
              <w:t xml:space="preserve"> </w:t>
            </w:r>
            <w:proofErr w:type="spellStart"/>
            <w:r w:rsidRPr="007D711E">
              <w:rPr>
                <w:rFonts w:eastAsia="新細明體" w:cs="NimbusSanL-Bold"/>
                <w:bCs/>
                <w:kern w:val="0"/>
                <w:sz w:val="20"/>
                <w:szCs w:val="20"/>
              </w:rPr>
              <w:t>to</w:t>
            </w:r>
            <w:proofErr w:type="spellEnd"/>
            <w:r w:rsidRPr="007D711E">
              <w:rPr>
                <w:rFonts w:eastAsia="新細明體" w:cs="NimbusSanL-Bold"/>
                <w:bCs/>
                <w:kern w:val="0"/>
                <w:sz w:val="20"/>
                <w:szCs w:val="20"/>
              </w:rPr>
              <w:t xml:space="preserve"> high to power off main power</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if don't define AE350_SMU_MDP_PWR_OFF_HIGH,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the power off command would set the </w:t>
            </w:r>
            <w:proofErr w:type="spellStart"/>
            <w:r w:rsidRPr="007D711E">
              <w:rPr>
                <w:rFonts w:eastAsia="新細明體" w:cs="NimbusSanL-Bold"/>
                <w:bCs/>
                <w:kern w:val="0"/>
                <w:sz w:val="20"/>
                <w:szCs w:val="20"/>
              </w:rPr>
              <w:t>X_mpd_pwr_off</w:t>
            </w:r>
            <w:proofErr w:type="spellEnd"/>
            <w:r w:rsidRPr="007D711E">
              <w:rPr>
                <w:rFonts w:eastAsia="新細明體" w:cs="NimbusSanL-Bold"/>
                <w:bCs/>
                <w:kern w:val="0"/>
                <w:sz w:val="20"/>
                <w:szCs w:val="20"/>
              </w:rPr>
              <w:t xml:space="preserve"> </w:t>
            </w:r>
            <w:proofErr w:type="spellStart"/>
            <w:r w:rsidRPr="007D711E">
              <w:rPr>
                <w:rFonts w:eastAsia="新細明體" w:cs="NimbusSanL-Bold"/>
                <w:bCs/>
                <w:kern w:val="0"/>
                <w:sz w:val="20"/>
                <w:szCs w:val="20"/>
              </w:rPr>
              <w:t>to</w:t>
            </w:r>
            <w:proofErr w:type="spellEnd"/>
            <w:r w:rsidRPr="007D711E">
              <w:rPr>
                <w:rFonts w:eastAsia="新細明體" w:cs="NimbusSanL-Bold"/>
                <w:bCs/>
                <w:kern w:val="0"/>
                <w:sz w:val="20"/>
                <w:szCs w:val="20"/>
              </w:rPr>
              <w:t xml:space="preserve"> low  to power off main power</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`define AE350_SMU_MDP_PWR_OFF_HIGH</w:t>
            </w:r>
          </w:p>
        </w:tc>
        <w:tc>
          <w:tcPr>
            <w:tcW w:w="1651" w:type="dxa"/>
          </w:tcPr>
          <w:p w:rsidR="00C51622" w:rsidRPr="007D711E" w:rsidRDefault="00C51622" w:rsidP="007D711E">
            <w:pPr>
              <w:rPr>
                <w:sz w:val="20"/>
                <w:szCs w:val="20"/>
              </w:rPr>
            </w:pPr>
            <w:r w:rsidRPr="007D711E">
              <w:rPr>
                <w:sz w:val="20"/>
                <w:szCs w:val="20"/>
              </w:rPr>
              <w:t>remove</w:t>
            </w: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when </w:t>
            </w:r>
            <w:proofErr w:type="spellStart"/>
            <w:r w:rsidRPr="007D711E">
              <w:rPr>
                <w:rFonts w:eastAsia="新細明體" w:cs="NimbusSanL-Bold"/>
                <w:bCs/>
                <w:kern w:val="0"/>
                <w:sz w:val="20"/>
                <w:szCs w:val="20"/>
              </w:rPr>
              <w:t>X_wakeup_in</w:t>
            </w:r>
            <w:proofErr w:type="spellEnd"/>
            <w:r w:rsidRPr="007D711E">
              <w:rPr>
                <w:rFonts w:eastAsia="新細明體" w:cs="NimbusSanL-Bold"/>
                <w:bCs/>
                <w:kern w:val="0"/>
                <w:sz w:val="20"/>
                <w:szCs w:val="20"/>
              </w:rPr>
              <w:t xml:space="preserve"> high to trigger the wakeup event, must define the macro AE350_SMU_EXT_WAKEUP_HIGH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//`define AE350_SMU_EXT_WAKEUP_HIGH</w:t>
            </w:r>
          </w:p>
        </w:tc>
        <w:tc>
          <w:tcPr>
            <w:tcW w:w="1651" w:type="dxa"/>
          </w:tcPr>
          <w:p w:rsidR="00C51622" w:rsidRPr="007D711E" w:rsidRDefault="007D711E" w:rsidP="007D711E">
            <w:pPr>
              <w:rPr>
                <w:sz w:val="20"/>
                <w:szCs w:val="20"/>
              </w:rPr>
            </w:pPr>
            <w:r w:rsidRPr="007D711E">
              <w:rPr>
                <w:sz w:val="20"/>
                <w:szCs w:val="20"/>
              </w:rPr>
              <w:t>remove</w:t>
            </w:r>
          </w:p>
        </w:tc>
      </w:tr>
      <w:tr w:rsidR="00C51622" w:rsidRPr="007D711E" w:rsidTr="00C51622">
        <w:tc>
          <w:tcPr>
            <w:tcW w:w="8807" w:type="dxa"/>
          </w:tcPr>
          <w:p w:rsidR="00C51622" w:rsidRPr="007D711E" w:rsidRDefault="00C51622" w:rsidP="007D711E">
            <w:pPr>
              <w:rPr>
                <w:color w:val="FF0000"/>
                <w:sz w:val="20"/>
                <w:szCs w:val="20"/>
              </w:rPr>
            </w:pPr>
            <w:r w:rsidRPr="007D711E">
              <w:rPr>
                <w:color w:val="FF0000"/>
                <w:sz w:val="20"/>
                <w:szCs w:val="20"/>
              </w:rPr>
              <w:t xml:space="preserve">PCS0_reset for global reset (was </w:t>
            </w:r>
            <w:proofErr w:type="spellStart"/>
            <w:r w:rsidRPr="007D711E">
              <w:rPr>
                <w:color w:val="FF0000"/>
                <w:sz w:val="20"/>
                <w:szCs w:val="20"/>
              </w:rPr>
              <w:t>sw_rstn</w:t>
            </w:r>
            <w:proofErr w:type="spellEnd"/>
            <w:r w:rsidRPr="007D711E">
              <w:rPr>
                <w:color w:val="FF0000"/>
                <w:sz w:val="20"/>
                <w:szCs w:val="20"/>
              </w:rPr>
              <w:t>)</w:t>
            </w:r>
          </w:p>
        </w:tc>
        <w:tc>
          <w:tcPr>
            <w:tcW w:w="1651" w:type="dxa"/>
          </w:tcPr>
          <w:p w:rsidR="00C51622" w:rsidRPr="007D711E" w:rsidRDefault="00C51622" w:rsidP="007D711E">
            <w:pPr>
              <w:rPr>
                <w:sz w:val="20"/>
                <w:szCs w:val="20"/>
              </w:rPr>
            </w:pPr>
          </w:p>
        </w:tc>
      </w:tr>
      <w:tr w:rsidR="00DF3E85" w:rsidRPr="007D711E" w:rsidTr="00C51622">
        <w:trPr>
          <w:ins w:id="742" w:author="Chevy Chia-Wei Hsu(許家瑋)" w:date="2019-05-06T09:04:00Z"/>
        </w:trPr>
        <w:tc>
          <w:tcPr>
            <w:tcW w:w="8807" w:type="dxa"/>
          </w:tcPr>
          <w:p w:rsidR="007D711E" w:rsidRPr="007D711E" w:rsidRDefault="007D711E" w:rsidP="007D711E">
            <w:pPr>
              <w:rPr>
                <w:ins w:id="743" w:author="Chevy Chia-Wei Hsu(許家瑋)" w:date="2019-05-06T09:04:00Z"/>
                <w:sz w:val="20"/>
                <w:szCs w:val="20"/>
              </w:rPr>
            </w:pPr>
            <w:ins w:id="744" w:author="Chevy Chia-Wei Hsu(許家瑋)" w:date="2019-05-06T09:04:00Z">
              <w:r w:rsidRPr="007D711E">
                <w:rPr>
                  <w:rFonts w:eastAsia="新細明體" w:cs="CharterBT-Roman"/>
                  <w:kern w:val="0"/>
                  <w:sz w:val="20"/>
                  <w:szCs w:val="20"/>
                </w:rPr>
                <w:t>I/O Signals</w:t>
              </w:r>
            </w:ins>
          </w:p>
          <w:p w:rsidR="007D711E" w:rsidRPr="007D711E" w:rsidRDefault="007D711E" w:rsidP="007D711E">
            <w:pPr>
              <w:rPr>
                <w:rFonts w:eastAsia="新細明體" w:cs="NimbusSanL-Regu"/>
                <w:color w:val="FF0000"/>
                <w:kern w:val="0"/>
                <w:sz w:val="20"/>
                <w:szCs w:val="20"/>
              </w:rPr>
            </w:pPr>
            <w:proofErr w:type="spellStart"/>
            <w:ins w:id="745" w:author="Chevy Chia-Wei Hsu(許家瑋)" w:date="2019-05-06T09:04:00Z">
              <w:r w:rsidRPr="007D711E">
                <w:rPr>
                  <w:rFonts w:eastAsia="新細明體" w:cs="NimbusSanL-Regu"/>
                  <w:color w:val="FF0000"/>
                  <w:kern w:val="0"/>
                  <w:sz w:val="20"/>
                  <w:szCs w:val="20"/>
                </w:rPr>
                <w:t>X_mpd_pwr_off</w:t>
              </w:r>
              <w:proofErr w:type="spellEnd"/>
              <w:r w:rsidRPr="007D711E">
                <w:rPr>
                  <w:rFonts w:eastAsia="新細明體" w:cs="NimbusSanL-Regu"/>
                  <w:color w:val="FF0000"/>
                  <w:kern w:val="0"/>
                  <w:sz w:val="20"/>
                  <w:szCs w:val="20"/>
                </w:rPr>
                <w:t xml:space="preserve"> O Main power domain power off indication </w:t>
              </w:r>
            </w:ins>
          </w:p>
          <w:p w:rsidR="00DF3E85" w:rsidRPr="007D711E" w:rsidRDefault="007D711E" w:rsidP="007D711E">
            <w:pPr>
              <w:rPr>
                <w:ins w:id="746" w:author="Chevy Chia-Wei Hsu(許家瑋)" w:date="2019-05-06T09:04:00Z"/>
                <w:rFonts w:eastAsia="新細明體" w:cs="NimbusSanL-Bold"/>
                <w:bCs/>
                <w:kern w:val="0"/>
                <w:sz w:val="20"/>
                <w:szCs w:val="20"/>
              </w:rPr>
            </w:pPr>
            <w:ins w:id="747" w:author="Chevy Chia-Wei Hsu(許家瑋)" w:date="2019-05-06T09:04:00Z">
              <w:r w:rsidRPr="007D711E">
                <w:rPr>
                  <w:rFonts w:eastAsia="新細明體" w:cs="NimbusSanL-Regu"/>
                  <w:color w:val="FF0000"/>
                  <w:kern w:val="0"/>
                  <w:sz w:val="20"/>
                  <w:szCs w:val="20"/>
                </w:rPr>
                <w:t>(bus</w:t>
              </w:r>
            </w:ins>
            <w:r w:rsidRPr="007D711E">
              <w:rPr>
                <w:rFonts w:eastAsia="新細明體" w:cs="NimbusSanL-Regu"/>
                <w:color w:val="FF0000"/>
                <w:kern w:val="0"/>
                <w:sz w:val="20"/>
                <w:szCs w:val="20"/>
              </w:rPr>
              <w:t xml:space="preserve"> or CPU0 or CPU*</w:t>
            </w:r>
            <w:ins w:id="748" w:author="Chevy Chia-Wei Hsu(許家瑋)" w:date="2019-05-06T09:04:00Z">
              <w:r w:rsidRPr="007D711E">
                <w:rPr>
                  <w:rFonts w:eastAsia="新細明體" w:cs="NimbusSanL-Regu"/>
                  <w:color w:val="FF0000"/>
                  <w:kern w:val="0"/>
                  <w:sz w:val="20"/>
                  <w:szCs w:val="20"/>
                </w:rPr>
                <w:t>)</w:t>
              </w:r>
            </w:ins>
          </w:p>
        </w:tc>
        <w:tc>
          <w:tcPr>
            <w:tcW w:w="1651" w:type="dxa"/>
          </w:tcPr>
          <w:p w:rsidR="00DF3E85" w:rsidRPr="007D711E" w:rsidRDefault="00DF3E85" w:rsidP="007D711E">
            <w:pPr>
              <w:rPr>
                <w:ins w:id="749" w:author="Chevy Chia-Wei Hsu(許家瑋)" w:date="2019-05-06T09:04:00Z"/>
                <w:sz w:val="20"/>
                <w:szCs w:val="20"/>
              </w:rPr>
            </w:pPr>
          </w:p>
        </w:tc>
      </w:tr>
      <w:tr w:rsidR="007D711E" w:rsidRPr="007D711E" w:rsidTr="00C51622">
        <w:tc>
          <w:tcPr>
            <w:tcW w:w="8807" w:type="dxa"/>
          </w:tcPr>
          <w:p w:rsidR="007D711E" w:rsidRPr="007D711E" w:rsidRDefault="007D711E" w:rsidP="007D711E">
            <w:pPr>
              <w:rPr>
                <w:ins w:id="750" w:author="Chevy Chia-Wei Hsu(許家瑋)" w:date="2019-05-06T09:04:00Z"/>
                <w:sz w:val="20"/>
                <w:szCs w:val="20"/>
              </w:rPr>
            </w:pPr>
            <w:ins w:id="751" w:author="Chevy Chia-Wei Hsu(許家瑋)" w:date="2019-05-06T09:04:00Z">
              <w:r w:rsidRPr="007D711E">
                <w:rPr>
                  <w:sz w:val="20"/>
                  <w:szCs w:val="20"/>
                </w:rPr>
                <w:t>TODO: 不回</w:t>
              </w:r>
            </w:ins>
            <w:r w:rsidRPr="007D711E">
              <w:rPr>
                <w:sz w:val="20"/>
                <w:szCs w:val="20"/>
              </w:rPr>
              <w:t>VOL/</w:t>
            </w:r>
            <w:proofErr w:type="spellStart"/>
            <w:r w:rsidRPr="007D711E">
              <w:rPr>
                <w:sz w:val="20"/>
                <w:szCs w:val="20"/>
              </w:rPr>
              <w:t>FRQ_</w:t>
            </w:r>
            <w:ins w:id="752" w:author="Chevy Chia-Wei Hsu(許家瑋)" w:date="2019-05-06T09:04:00Z">
              <w:r w:rsidRPr="007D711E">
                <w:rPr>
                  <w:sz w:val="20"/>
                  <w:szCs w:val="20"/>
                </w:rPr>
                <w:t>ack</w:t>
              </w:r>
              <w:proofErr w:type="spellEnd"/>
              <w:r w:rsidRPr="007D711E">
                <w:rPr>
                  <w:sz w:val="20"/>
                  <w:szCs w:val="20"/>
                </w:rPr>
                <w:t>怎辦?</w:t>
              </w:r>
            </w:ins>
          </w:p>
          <w:p w:rsidR="007D711E" w:rsidRPr="007D711E" w:rsidRDefault="007D711E" w:rsidP="007D711E">
            <w:pPr>
              <w:rPr>
                <w:rFonts w:eastAsia="新細明體" w:cs="CharterBT-Roman"/>
                <w:kern w:val="0"/>
                <w:sz w:val="20"/>
                <w:szCs w:val="20"/>
              </w:rPr>
            </w:pPr>
            <w:ins w:id="753" w:author="Chevy Chia-Wei Hsu(許家瑋)" w:date="2019-05-06T09:04:00Z">
              <w:r w:rsidRPr="007D711E">
                <w:rPr>
                  <w:sz w:val="20"/>
                  <w:szCs w:val="20"/>
                </w:rPr>
                <w:t>要能cancel</w:t>
              </w:r>
            </w:ins>
            <w:r w:rsidRPr="007D711E">
              <w:rPr>
                <w:sz w:val="20"/>
                <w:szCs w:val="20"/>
              </w:rPr>
              <w:t>/timeout?</w:t>
            </w:r>
          </w:p>
        </w:tc>
        <w:tc>
          <w:tcPr>
            <w:tcW w:w="1651" w:type="dxa"/>
          </w:tcPr>
          <w:p w:rsidR="007D711E" w:rsidRPr="007D711E" w:rsidRDefault="007D711E" w:rsidP="007D711E">
            <w:pPr>
              <w:rPr>
                <w:sz w:val="20"/>
                <w:szCs w:val="20"/>
              </w:rPr>
            </w:pPr>
          </w:p>
        </w:tc>
      </w:tr>
      <w:tr w:rsidR="007D711E" w:rsidRPr="007D711E" w:rsidTr="00C51622">
        <w:tc>
          <w:tcPr>
            <w:tcW w:w="8807" w:type="dxa"/>
          </w:tcPr>
          <w:p w:rsidR="007D711E" w:rsidRPr="007D711E" w:rsidRDefault="007D711E" w:rsidP="007D711E">
            <w:pPr>
              <w:rPr>
                <w:sz w:val="20"/>
                <w:szCs w:val="20"/>
              </w:rPr>
            </w:pPr>
            <w:proofErr w:type="spellStart"/>
            <w:r w:rsidRPr="007D711E">
              <w:rPr>
                <w:rFonts w:eastAsia="新細明體" w:cs="NimbusSanL-Regu"/>
                <w:kern w:val="0"/>
                <w:sz w:val="20"/>
                <w:szCs w:val="20"/>
              </w:rPr>
              <w:t>X_por_b</w:t>
            </w:r>
            <w:proofErr w:type="spellEnd"/>
            <w:r w:rsidRPr="007D711E">
              <w:rPr>
                <w:rFonts w:eastAsia="新細明體" w:cs="NimbusSanL-Regu"/>
                <w:kern w:val="0"/>
                <w:sz w:val="20"/>
                <w:szCs w:val="20"/>
              </w:rPr>
              <w:t xml:space="preserve"> I Power-on reset in the main power domain</w:t>
            </w:r>
          </w:p>
        </w:tc>
        <w:tc>
          <w:tcPr>
            <w:tcW w:w="1651" w:type="dxa"/>
          </w:tcPr>
          <w:p w:rsidR="007D711E" w:rsidRPr="007D711E" w:rsidRDefault="007D711E" w:rsidP="007D711E">
            <w:pPr>
              <w:rPr>
                <w:color w:val="FF0000"/>
                <w:sz w:val="20"/>
                <w:szCs w:val="20"/>
              </w:rPr>
            </w:pPr>
            <w:proofErr w:type="spellStart"/>
            <w:r w:rsidRPr="007D711E">
              <w:rPr>
                <w:color w:val="FF0000"/>
                <w:sz w:val="20"/>
                <w:szCs w:val="20"/>
              </w:rPr>
              <w:t>reset_vector</w:t>
            </w:r>
            <w:proofErr w:type="spellEnd"/>
          </w:p>
          <w:p w:rsidR="007D711E" w:rsidRPr="007D711E" w:rsidRDefault="007D711E" w:rsidP="007D711E">
            <w:pPr>
              <w:rPr>
                <w:sz w:val="20"/>
                <w:szCs w:val="20"/>
              </w:rPr>
            </w:pPr>
            <w:proofErr w:type="spellStart"/>
            <w:r w:rsidRPr="007D711E">
              <w:rPr>
                <w:sz w:val="20"/>
                <w:szCs w:val="20"/>
              </w:rPr>
              <w:t>core_reset</w:t>
            </w:r>
            <w:proofErr w:type="spellEnd"/>
          </w:p>
          <w:p w:rsidR="007D711E" w:rsidRPr="007D711E" w:rsidRDefault="007D711E" w:rsidP="007D711E">
            <w:pPr>
              <w:rPr>
                <w:sz w:val="20"/>
                <w:szCs w:val="20"/>
              </w:rPr>
            </w:pPr>
            <w:r w:rsidRPr="007D711E">
              <w:rPr>
                <w:sz w:val="20"/>
                <w:szCs w:val="20"/>
              </w:rPr>
              <w:t>ALL</w:t>
            </w:r>
          </w:p>
        </w:tc>
      </w:tr>
    </w:tbl>
    <w:p w:rsidR="00DF3E85" w:rsidRDefault="00DF3E85" w:rsidP="00DF3E85">
      <w:pPr>
        <w:rPr>
          <w:ins w:id="754" w:author="Chevy Chia-Wei Hsu(許家瑋)" w:date="2019-05-06T09:04:00Z"/>
          <w:rFonts w:eastAsiaTheme="minorEastAsia"/>
          <w:sz w:val="20"/>
          <w:szCs w:val="20"/>
        </w:rPr>
      </w:pPr>
    </w:p>
    <w:p w:rsidR="00DF3E85" w:rsidRDefault="00DF3E85" w:rsidP="00DF3E85">
      <w:pPr>
        <w:rPr>
          <w:ins w:id="755" w:author="Chevy Chia-Wei Hsu(許家瑋)" w:date="2019-05-06T09:04:00Z"/>
          <w:rFonts w:eastAsiaTheme="minorEastAsia"/>
          <w:sz w:val="20"/>
          <w:szCs w:val="20"/>
        </w:rPr>
      </w:pPr>
      <w:ins w:id="756" w:author="Chevy Chia-Wei Hsu(許家瑋)" w:date="2019-05-06T09:04:00Z">
        <w:r w:rsidRPr="00C24A56">
          <w:rPr>
            <w:rFonts w:eastAsiaTheme="minorEastAsia"/>
            <w:sz w:val="20"/>
            <w:szCs w:val="20"/>
          </w:rPr>
          <w:t>AE350P design spec</w:t>
        </w:r>
      </w:ins>
    </w:p>
    <w:p w:rsidR="00DF3E85" w:rsidRDefault="00DF3E85" w:rsidP="00DF3E85">
      <w:pPr>
        <w:rPr>
          <w:ins w:id="757" w:author="Chevy Chia-Wei Hsu(許家瑋)" w:date="2019-05-06T09:04:00Z"/>
          <w:rFonts w:eastAsiaTheme="minorEastAsia"/>
          <w:sz w:val="20"/>
          <w:szCs w:val="20"/>
        </w:rPr>
      </w:pPr>
      <w:ins w:id="758" w:author="Chevy Chia-Wei Hsu(許家瑋)" w:date="2019-05-06T09:04:00Z">
        <w:r w:rsidRPr="00C24A56">
          <w:rPr>
            <w:rFonts w:eastAsiaTheme="minorEastAsia"/>
            <w:sz w:val="20"/>
            <w:szCs w:val="20"/>
          </w:rPr>
          <w:t>"T:\project\Vicuna\Specification\Design\AE350\AE350_Design_Specification_V1.0.docx"</w:t>
        </w:r>
      </w:ins>
    </w:p>
    <w:p w:rsidR="00DF3E85" w:rsidRDefault="00DF3E85" w:rsidP="00DF3E85">
      <w:pPr>
        <w:rPr>
          <w:ins w:id="759" w:author="Chevy Chia-Wei Hsu(許家瑋)" w:date="2019-05-06T09:04:00Z"/>
          <w:rFonts w:eastAsiaTheme="minorEastAsia"/>
          <w:sz w:val="20"/>
          <w:szCs w:val="20"/>
        </w:rPr>
      </w:pPr>
    </w:p>
    <w:p w:rsidR="00DE67BB" w:rsidDel="00DF3E85" w:rsidRDefault="00DE67BB" w:rsidP="00954766">
      <w:pPr>
        <w:pStyle w:val="1"/>
        <w:spacing w:before="406" w:after="203"/>
        <w:rPr>
          <w:del w:id="760" w:author="Chevy Chia-Wei Hsu(許家瑋)" w:date="2019-05-06T09:04:00Z"/>
          <w:rFonts w:eastAsiaTheme="minorEastAsia"/>
        </w:rPr>
      </w:pPr>
      <w:del w:id="761" w:author="Chevy Chia-Wei Hsu(許家瑋)" w:date="2019-05-06T09:04:00Z">
        <w:r w:rsidDel="00DF3E85">
          <w:rPr>
            <w:rFonts w:eastAsiaTheme="minorEastAsia" w:hint="eastAsia"/>
          </w:rPr>
          <w:delText>RTL implementation</w:delText>
        </w:r>
        <w:bookmarkStart w:id="762" w:name="_Toc8026667"/>
        <w:bookmarkEnd w:id="762"/>
      </w:del>
    </w:p>
    <w:p w:rsidR="00DE67BB" w:rsidDel="00DF3E85" w:rsidRDefault="00DE67BB" w:rsidP="00DE67BB">
      <w:pPr>
        <w:pStyle w:val="21"/>
        <w:spacing w:before="203"/>
        <w:rPr>
          <w:del w:id="763" w:author="Chevy Chia-Wei Hsu(許家瑋)" w:date="2019-05-06T09:04:00Z"/>
          <w:rFonts w:eastAsiaTheme="minorEastAsia"/>
        </w:rPr>
      </w:pPr>
      <w:del w:id="764" w:author="Chevy Chia-Wei Hsu(許家瑋)" w:date="2019-05-06T09:04:00Z">
        <w:r w:rsidDel="00DF3E85">
          <w:rPr>
            <w:rFonts w:hint="eastAsia"/>
          </w:rPr>
          <w:delText>Design skill</w:delText>
        </w:r>
        <w:bookmarkStart w:id="765" w:name="_Toc8026668"/>
        <w:bookmarkEnd w:id="765"/>
      </w:del>
    </w:p>
    <w:p w:rsidR="00954766" w:rsidRDefault="00954766" w:rsidP="00954766">
      <w:pPr>
        <w:pStyle w:val="1"/>
        <w:spacing w:before="406" w:after="203"/>
        <w:rPr>
          <w:rFonts w:eastAsiaTheme="minorEastAsia"/>
        </w:rPr>
      </w:pPr>
      <w:bookmarkStart w:id="766" w:name="_Toc8026669"/>
      <w:r>
        <w:rPr>
          <w:rFonts w:hint="eastAsia"/>
        </w:rPr>
        <w:t>Reference</w:t>
      </w:r>
      <w:bookmarkEnd w:id="766"/>
    </w:p>
    <w:p w:rsidR="00954766" w:rsidRDefault="00954766" w:rsidP="00954766">
      <w:pPr>
        <w:rPr>
          <w:rFonts w:eastAsiaTheme="minorEastAsia"/>
        </w:rPr>
      </w:pPr>
      <w:r>
        <w:rPr>
          <w:noProof/>
        </w:rPr>
        <w:lastRenderedPageBreak/>
        <w:drawing>
          <wp:inline distT="0" distB="0" distL="0" distR="0" wp14:anchorId="7B7729E3" wp14:editId="6566A2FA">
            <wp:extent cx="5486400" cy="6621145"/>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6621145"/>
                    </a:xfrm>
                    <a:prstGeom prst="rect">
                      <a:avLst/>
                    </a:prstGeom>
                  </pic:spPr>
                </pic:pic>
              </a:graphicData>
            </a:graphic>
          </wp:inline>
        </w:drawing>
      </w:r>
    </w:p>
    <w:p w:rsidR="00954766" w:rsidRDefault="00954766" w:rsidP="00954766">
      <w:pPr>
        <w:rPr>
          <w:rFonts w:eastAsiaTheme="minorEastAsia"/>
        </w:rPr>
      </w:pPr>
    </w:p>
    <w:p w:rsidR="004B4F3D" w:rsidRDefault="004B4F3D" w:rsidP="00954766">
      <w:pPr>
        <w:rPr>
          <w:rFonts w:eastAsiaTheme="minorEastAsia"/>
          <w:noProof/>
        </w:rPr>
      </w:pPr>
    </w:p>
    <w:p w:rsidR="004B4F3D" w:rsidRDefault="004B4F3D" w:rsidP="00954766">
      <w:pPr>
        <w:rPr>
          <w:rFonts w:eastAsiaTheme="minorEastAsia"/>
          <w:noProof/>
        </w:rPr>
      </w:pPr>
    </w:p>
    <w:p w:rsidR="004B4F3D" w:rsidRDefault="004B4F3D" w:rsidP="00954766">
      <w:pPr>
        <w:rPr>
          <w:rFonts w:eastAsiaTheme="minorEastAsia"/>
          <w:noProof/>
        </w:rPr>
      </w:pPr>
    </w:p>
    <w:p w:rsidR="00954766" w:rsidRDefault="00954766"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mc:AlternateContent>
          <mc:Choice Requires="wpc">
            <w:drawing>
              <wp:inline distT="0" distB="0" distL="0" distR="0">
                <wp:extent cx="5486400" cy="4445000"/>
                <wp:effectExtent l="0" t="0" r="0" b="0"/>
                <wp:docPr id="19" name="畫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圖片 20"/>
                          <pic:cNvPicPr>
                            <a:picLocks noChangeAspect="1"/>
                          </pic:cNvPicPr>
                        </pic:nvPicPr>
                        <pic:blipFill>
                          <a:blip r:embed="rId29"/>
                          <a:stretch>
                            <a:fillRect/>
                          </a:stretch>
                        </pic:blipFill>
                        <pic:spPr>
                          <a:xfrm>
                            <a:off x="0" y="0"/>
                            <a:ext cx="5486400" cy="4399472"/>
                          </a:xfrm>
                          <a:prstGeom prst="rect">
                            <a:avLst/>
                          </a:prstGeom>
                        </pic:spPr>
                      </pic:pic>
                    </wpc:wpc>
                  </a:graphicData>
                </a:graphic>
              </wp:inline>
            </w:drawing>
          </mc:Choice>
          <mc:Fallback>
            <w:pict>
              <v:group id="畫布 19" o:spid="_x0000_s1026" editas="canvas" style="width:6in;height:350pt;mso-position-horizontal-relative:char;mso-position-vertical-relative:line" coordsize="54864,44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">
                <v:shape id="_x0000_s1027" type="#_x0000_t75" style="position:absolute;width:54864;height:44450;visibility:visible;mso-wrap-style:square">
                  <v:fill o:detectmouseclick="t"/>
                  <v:path o:connecttype="none"/>
                </v:shape>
                <v:shape id="圖片 20" o:spid="_x0000_s1028" type="#_x0000_t75" style="position:absolute;width:54864;height:439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JAt3BAAAA2wAAAA8AAABkcnMvZG93bnJldi54bWxET91qwjAUvhf2DuEMvJE1ncgsXaPIdMyh&#10;CNM9wKE5azqbk9JErW9vLgQvP77/Yt7bRpyp87VjBa9JCoK4dLrmSsHv4fMlA+EDssbGMSm4kof5&#10;7GlQYK7dhX/ovA+ViCHsc1RgQmhzKX1pyKJPXEscuT/XWQwRdpXUHV5iuG3kOE3fpMWaY4PBlj4M&#10;lcf9ySr4+q4nS5+tdn6UbXg73f1jYw5KDZ/7xTuIQH14iO/utVYwjuvjl/gD5Ow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8JAt3BAAAA2wAAAA8AAAAAAAAAAAAAAAAAnwIA&#10;AGRycy9kb3ducmV2LnhtbFBLBQYAAAAABAAEAPcAAACNAwAAAAA=&#10;">
                  <v:imagedata r:id="rId30" o:title=""/>
                  <v:path arrowok="t"/>
                </v:shape>
                <w10:anchorlock/>
              </v:group>
            </w:pict>
          </mc:Fallback>
        </mc:AlternateContent>
      </w: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w:lastRenderedPageBreak/>
        <mc:AlternateContent>
          <mc:Choice Requires="wpc">
            <w:drawing>
              <wp:inline distT="0" distB="0" distL="0" distR="0">
                <wp:extent cx="5486400" cy="3200400"/>
                <wp:effectExtent l="0" t="0" r="0" b="0"/>
                <wp:docPr id="25" name="畫布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6" name="圖片 26"/>
                          <pic:cNvPicPr>
                            <a:picLocks noChangeAspect="1"/>
                          </pic:cNvPicPr>
                        </pic:nvPicPr>
                        <pic:blipFill>
                          <a:blip r:embed="rId31"/>
                          <a:stretch>
                            <a:fillRect/>
                          </a:stretch>
                        </pic:blipFill>
                        <pic:spPr>
                          <a:xfrm>
                            <a:off x="0" y="0"/>
                            <a:ext cx="5486400" cy="2639089"/>
                          </a:xfrm>
                          <a:prstGeom prst="rect">
                            <a:avLst/>
                          </a:prstGeom>
                        </pic:spPr>
                      </pic:pic>
                    </wpc:wpc>
                  </a:graphicData>
                </a:graphic>
              </wp:inline>
            </w:drawing>
          </mc:Choice>
          <mc:Fallback>
            <w:pict>
              <v:group id="畫布 25"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">
                <v:shape id="_x0000_s1027" type="#_x0000_t75" style="position:absolute;width:54864;height:32004;visibility:visible;mso-wrap-style:square">
                  <v:fill o:detectmouseclick="t"/>
                  <v:path o:connecttype="none"/>
                </v:shape>
                <v:shape id="圖片 26" o:spid="_x0000_s1028" type="#_x0000_t75" style="position:absolute;width:54864;height:26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pfrPGAAAA2wAAAA8AAABkcnMvZG93bnJldi54bWxEj09rwkAUxO9Cv8PyCr2I2cSDlOgaQqlS&#10;vGj91+sj+5pEs29Ddo1pP323UOhxmJnfMItsMI3oqXO1ZQVJFIMgLqyuuVRwPKwmzyCcR9bYWCYF&#10;X+QgWz6MFphqe+d36ve+FAHCLkUFlfdtKqUrKjLoItsSB+/TdgZ9kF0pdYf3ADeNnMbxTBqsOSxU&#10;2NJLRcV1fzMKbPL9sV1fzu2uSV7z/nbSu/FGK/X0OORzEJ4G/x/+a79pBdMZ/H4JP0Au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Sl+s8YAAADbAAAADwAAAAAAAAAAAAAA&#10;AACfAgAAZHJzL2Rvd25yZXYueG1sUEsFBgAAAAAEAAQA9wAAAJIDAAAAAA==&#10;">
                  <v:imagedata r:id="rId32" o:title=""/>
                  <v:path arrowok="t"/>
                </v:shape>
                <w10:anchorlock/>
              </v:group>
            </w:pict>
          </mc:Fallback>
        </mc:AlternateContent>
      </w:r>
    </w:p>
    <w:p w:rsidR="00591AE7" w:rsidDel="00DF3E85" w:rsidRDefault="00591AE7" w:rsidP="00954766">
      <w:pPr>
        <w:rPr>
          <w:del w:id="767" w:author="Chevy Chia-Wei Hsu(許家瑋)" w:date="2019-05-06T09:04:00Z"/>
          <w:rFonts w:eastAsiaTheme="minorEastAsia"/>
        </w:rPr>
      </w:pPr>
    </w:p>
    <w:p w:rsidR="00591AE7" w:rsidDel="00DF3E85" w:rsidRDefault="00591AE7" w:rsidP="00954766">
      <w:pPr>
        <w:rPr>
          <w:del w:id="768" w:author="Chevy Chia-Wei Hsu(許家瑋)" w:date="2019-05-06T09:04:00Z"/>
          <w:rFonts w:eastAsiaTheme="minorEastAsia"/>
        </w:rPr>
      </w:pPr>
    </w:p>
    <w:p w:rsidR="00591AE7" w:rsidDel="00DF3E85" w:rsidRDefault="00ED0AC7" w:rsidP="00954766">
      <w:pPr>
        <w:rPr>
          <w:del w:id="769" w:author="Chevy Chia-Wei Hsu(許家瑋)" w:date="2019-05-06T09:04:00Z"/>
          <w:rFonts w:eastAsiaTheme="minorEastAsia"/>
        </w:rPr>
      </w:pPr>
      <w:del w:id="770" w:author="Chevy Chia-Wei Hsu(許家瑋)" w:date="2019-05-06T09:04:00Z">
        <w:r w:rsidDel="00DF3E85">
          <w:rPr>
            <w:rFonts w:eastAsiaTheme="minorEastAsia" w:hint="eastAsia"/>
          </w:rPr>
          <w:delText>Note</w:delText>
        </w:r>
        <w:r w:rsidR="00F354E6" w:rsidDel="00DF3E85">
          <w:rPr>
            <w:rFonts w:eastAsiaTheme="minorEastAsia" w:hint="eastAsia"/>
          </w:rPr>
          <w:delText xml:space="preserve"> / Issue / Enhancement</w:delText>
        </w:r>
      </w:del>
    </w:p>
    <w:p w:rsidR="00591AE7" w:rsidDel="00DF3E85" w:rsidRDefault="00E078D5" w:rsidP="00591AE7">
      <w:pPr>
        <w:rPr>
          <w:del w:id="771" w:author="Chevy Chia-Wei Hsu(許家瑋)" w:date="2019-05-06T09:04:00Z"/>
          <w:rFonts w:eastAsiaTheme="minorEastAsia"/>
          <w:sz w:val="20"/>
          <w:szCs w:val="20"/>
        </w:rPr>
      </w:pPr>
      <w:del w:id="772" w:author="Chevy Chia-Wei Hsu(許家瑋)" w:date="2019-05-06T09:04:00Z">
        <w:r w:rsidDel="00DF3E85">
          <w:rPr>
            <w:rFonts w:eastAsiaTheme="minorEastAsia" w:hint="eastAsia"/>
          </w:rPr>
          <w:delText>Q: 0418</w:delText>
        </w:r>
      </w:del>
    </w:p>
    <w:tbl>
      <w:tblPr>
        <w:tblStyle w:val="a9"/>
        <w:tblW w:w="0" w:type="auto"/>
        <w:tblLook w:val="04A0" w:firstRow="1" w:lastRow="0" w:firstColumn="1" w:lastColumn="0" w:noHBand="0" w:noVBand="1"/>
      </w:tblPr>
      <w:tblGrid>
        <w:gridCol w:w="8897"/>
        <w:gridCol w:w="1467"/>
      </w:tblGrid>
      <w:tr w:rsidR="00463247" w:rsidRPr="00F354E6" w:rsidDel="00DF3E85" w:rsidTr="00F354E6">
        <w:trPr>
          <w:del w:id="773" w:author="Chevy Chia-Wei Hsu(許家瑋)" w:date="2019-05-06T09:04:00Z"/>
        </w:trPr>
        <w:tc>
          <w:tcPr>
            <w:tcW w:w="8897" w:type="dxa"/>
          </w:tcPr>
          <w:p w:rsidR="00463247" w:rsidRPr="00F354E6" w:rsidDel="00DF3E85" w:rsidRDefault="00463247" w:rsidP="00463247">
            <w:pPr>
              <w:rPr>
                <w:del w:id="774" w:author="Chevy Chia-Wei Hsu(許家瑋)" w:date="2019-05-06T09:04:00Z"/>
                <w:rFonts w:eastAsiaTheme="minorEastAsia"/>
                <w:sz w:val="18"/>
                <w:szCs w:val="18"/>
              </w:rPr>
            </w:pPr>
            <w:del w:id="775" w:author="Chevy Chia-Wei Hsu(許家瑋)" w:date="2019-05-06T09:04:00Z">
              <w:r w:rsidRPr="00F354E6" w:rsidDel="00DF3E85">
                <w:rPr>
                  <w:rFonts w:eastAsiaTheme="minorEastAsia"/>
                  <w:sz w:val="18"/>
                  <w:szCs w:val="18"/>
                </w:rPr>
                <w:delText>.dbg_wakeup_ack           (dbg_wakeup_ack     ), // (ae350_cpu_subsystem) &lt;= (ae350_smu)</w:delText>
              </w:r>
            </w:del>
          </w:p>
          <w:p w:rsidR="00463247" w:rsidRPr="00F354E6" w:rsidDel="00DF3E85" w:rsidRDefault="00463247" w:rsidP="00463247">
            <w:pPr>
              <w:rPr>
                <w:del w:id="776" w:author="Chevy Chia-Wei Hsu(許家瑋)" w:date="2019-05-06T09:04:00Z"/>
                <w:rFonts w:eastAsiaTheme="minorEastAsia"/>
                <w:sz w:val="18"/>
                <w:szCs w:val="18"/>
              </w:rPr>
            </w:pPr>
            <w:del w:id="777" w:author="Chevy Chia-Wei Hsu(許家瑋)" w:date="2019-05-06T09:04:00Z">
              <w:r w:rsidRPr="00F354E6" w:rsidDel="00DF3E85">
                <w:rPr>
                  <w:rFonts w:eastAsiaTheme="minorEastAsia"/>
                  <w:sz w:val="18"/>
                  <w:szCs w:val="18"/>
                </w:rPr>
                <w:delText>.dbg_wakeup_req           (dbg_wakeup_req     ), // (ae350_cpu_subsystem) =&gt; (ae350_smu)</w:delText>
              </w:r>
            </w:del>
          </w:p>
          <w:p w:rsidR="00930A9A" w:rsidRPr="00F354E6" w:rsidDel="00DF3E85" w:rsidRDefault="00930A9A" w:rsidP="00930A9A">
            <w:pPr>
              <w:rPr>
                <w:del w:id="778" w:author="Chevy Chia-Wei Hsu(許家瑋)" w:date="2019-05-06T09:04:00Z"/>
                <w:rFonts w:eastAsiaTheme="minorEastAsia"/>
                <w:sz w:val="18"/>
                <w:szCs w:val="18"/>
              </w:rPr>
            </w:pPr>
            <w:del w:id="779" w:author="Chevy Chia-Wei Hsu(許家瑋)" w:date="2019-05-06T09:04:00Z">
              <w:r w:rsidRPr="00F354E6" w:rsidDel="00DF3E85">
                <w:rPr>
                  <w:rFonts w:eastAsiaTheme="minorEastAsia"/>
                  <w:sz w:val="18"/>
                  <w:szCs w:val="18"/>
                </w:rPr>
                <w:delText xml:space="preserve">                smu_hclk_en_r     &lt;= 1'b1;</w:delText>
              </w:r>
            </w:del>
          </w:p>
          <w:p w:rsidR="00930A9A" w:rsidRPr="00F354E6" w:rsidDel="00DF3E85" w:rsidRDefault="00930A9A" w:rsidP="00930A9A">
            <w:pPr>
              <w:rPr>
                <w:del w:id="780" w:author="Chevy Chia-Wei Hsu(許家瑋)" w:date="2019-05-06T09:04:00Z"/>
                <w:rFonts w:eastAsiaTheme="minorEastAsia"/>
                <w:sz w:val="18"/>
                <w:szCs w:val="18"/>
              </w:rPr>
            </w:pPr>
            <w:del w:id="781" w:author="Chevy Chia-Wei Hsu(許家瑋)" w:date="2019-05-06T09:04:00Z">
              <w:r w:rsidRPr="00F354E6" w:rsidDel="00DF3E85">
                <w:rPr>
                  <w:rFonts w:eastAsiaTheme="minorEastAsia"/>
                  <w:sz w:val="18"/>
                  <w:szCs w:val="18"/>
                </w:rPr>
                <w:delText xml:space="preserve">                smu_pclk_en_r     &lt;= 1'b1;</w:delText>
              </w:r>
            </w:del>
          </w:p>
          <w:p w:rsidR="00DD7A45" w:rsidRPr="00F354E6" w:rsidDel="00DF3E85" w:rsidRDefault="00F354E6" w:rsidP="00930A9A">
            <w:pPr>
              <w:rPr>
                <w:del w:id="782" w:author="Chevy Chia-Wei Hsu(許家瑋)" w:date="2019-05-06T09:04:00Z"/>
                <w:rFonts w:eastAsiaTheme="minorEastAsia"/>
                <w:sz w:val="18"/>
                <w:szCs w:val="18"/>
              </w:rPr>
            </w:pPr>
            <w:del w:id="783" w:author="Chevy Chia-Wei Hsu(許家瑋)" w:date="2019-05-06T09:04:00Z">
              <w:r w:rsidRPr="00F354E6" w:rsidDel="00DF3E85">
                <w:rPr>
                  <w:rFonts w:eastAsiaTheme="minorEastAsia" w:hint="eastAsia"/>
                  <w:sz w:val="18"/>
                  <w:szCs w:val="18"/>
                </w:rPr>
                <w:delText xml:space="preserve">bus clocks are enable when </w:delText>
              </w:r>
              <w:r w:rsidRPr="00F354E6" w:rsidDel="00DF3E85">
                <w:rPr>
                  <w:rFonts w:eastAsiaTheme="minorEastAsia"/>
                  <w:sz w:val="18"/>
                  <w:szCs w:val="18"/>
                </w:rPr>
                <w:delText>dbg_wakeup_req</w:delText>
              </w:r>
            </w:del>
          </w:p>
        </w:tc>
        <w:tc>
          <w:tcPr>
            <w:tcW w:w="1467" w:type="dxa"/>
          </w:tcPr>
          <w:p w:rsidR="00463247" w:rsidRPr="00F354E6" w:rsidDel="00DF3E85" w:rsidRDefault="00463247" w:rsidP="00591AE7">
            <w:pPr>
              <w:rPr>
                <w:del w:id="784" w:author="Chevy Chia-Wei Hsu(許家瑋)" w:date="2019-05-06T09:04:00Z"/>
                <w:rFonts w:eastAsiaTheme="minorEastAsia"/>
                <w:sz w:val="18"/>
                <w:szCs w:val="18"/>
              </w:rPr>
            </w:pPr>
          </w:p>
        </w:tc>
      </w:tr>
      <w:tr w:rsidR="00463247" w:rsidRPr="00F354E6" w:rsidDel="00DF3E85" w:rsidTr="00F354E6">
        <w:trPr>
          <w:del w:id="785" w:author="Chevy Chia-Wei Hsu(許家瑋)" w:date="2019-05-06T09:04:00Z"/>
        </w:trPr>
        <w:tc>
          <w:tcPr>
            <w:tcW w:w="8897" w:type="dxa"/>
          </w:tcPr>
          <w:p w:rsidR="00463247" w:rsidRPr="00F354E6" w:rsidDel="00DF3E85" w:rsidRDefault="00463247" w:rsidP="00463247">
            <w:pPr>
              <w:rPr>
                <w:del w:id="786" w:author="Chevy Chia-Wei Hsu(許家瑋)" w:date="2019-05-06T09:04:00Z"/>
                <w:rFonts w:eastAsiaTheme="minorEastAsia"/>
                <w:color w:val="FF0000"/>
                <w:sz w:val="18"/>
                <w:szCs w:val="18"/>
              </w:rPr>
            </w:pPr>
            <w:del w:id="787" w:author="Chevy Chia-Wei Hsu(許家瑋)" w:date="2019-05-06T09:04:00Z">
              <w:r w:rsidRPr="00F354E6" w:rsidDel="00DF3E85">
                <w:rPr>
                  <w:rFonts w:eastAsiaTheme="minorEastAsia"/>
                  <w:color w:val="FF0000"/>
                  <w:sz w:val="18"/>
                  <w:szCs w:val="18"/>
                </w:rPr>
                <w:delText>system.ae350_chip.ae350_smu.l2c_mask_req = &amp;core_wfi_mode[3:0];</w:delText>
              </w:r>
            </w:del>
          </w:p>
          <w:p w:rsidR="00463247" w:rsidRPr="00F354E6" w:rsidDel="00DF3E85" w:rsidRDefault="00463247" w:rsidP="00F354E6">
            <w:pPr>
              <w:rPr>
                <w:del w:id="788" w:author="Chevy Chia-Wei Hsu(許家瑋)" w:date="2019-05-06T09:04:00Z"/>
                <w:rFonts w:eastAsiaTheme="minorEastAsia"/>
                <w:color w:val="FF0000"/>
                <w:sz w:val="18"/>
                <w:szCs w:val="18"/>
              </w:rPr>
            </w:pPr>
            <w:del w:id="789" w:author="Chevy Chia-Wei Hsu(許家瑋)" w:date="2019-05-06T09:04:00Z">
              <w:r w:rsidRPr="00F354E6" w:rsidDel="00DF3E85">
                <w:rPr>
                  <w:rFonts w:eastAsiaTheme="minorEastAsia" w:hint="eastAsia"/>
                  <w:color w:val="FF0000"/>
                  <w:sz w:val="18"/>
                  <w:szCs w:val="18"/>
                </w:rPr>
                <w:delText>Q</w:delText>
              </w:r>
              <w:r w:rsidRPr="00F354E6" w:rsidDel="00DF3E85">
                <w:rPr>
                  <w:rFonts w:eastAsiaTheme="minorEastAsia"/>
                  <w:color w:val="FF0000"/>
                  <w:sz w:val="18"/>
                  <w:szCs w:val="18"/>
                </w:rPr>
                <w:delText>:</w:delText>
              </w:r>
              <w:r w:rsidRPr="00F354E6" w:rsidDel="00DF3E85">
                <w:rPr>
                  <w:rFonts w:eastAsiaTheme="minorEastAsia" w:hint="eastAsia"/>
                  <w:color w:val="FF0000"/>
                  <w:sz w:val="18"/>
                  <w:szCs w:val="18"/>
                </w:rPr>
                <w:delText xml:space="preserve"> </w:delText>
              </w:r>
              <w:r w:rsidR="00F354E6" w:rsidDel="00DF3E85">
                <w:rPr>
                  <w:rFonts w:eastAsiaTheme="minorEastAsia" w:hint="eastAsia"/>
                  <w:color w:val="FF0000"/>
                  <w:sz w:val="18"/>
                  <w:szCs w:val="18"/>
                </w:rPr>
                <w:delText xml:space="preserve">function </w:delText>
              </w:r>
              <w:r w:rsidRPr="00F354E6" w:rsidDel="00DF3E85">
                <w:rPr>
                  <w:rFonts w:eastAsiaTheme="minorEastAsia" w:hint="eastAsia"/>
                  <w:color w:val="FF0000"/>
                  <w:sz w:val="18"/>
                  <w:szCs w:val="18"/>
                </w:rPr>
                <w:delText xml:space="preserve">= </w:delText>
              </w:r>
              <w:r w:rsidRPr="00F354E6" w:rsidDel="00DF3E85">
                <w:rPr>
                  <w:rFonts w:eastAsiaTheme="minorEastAsia"/>
                  <w:color w:val="FF0000"/>
                  <w:sz w:val="18"/>
                  <w:szCs w:val="18"/>
                </w:rPr>
                <w:delText>pcs_standby_req</w:delText>
              </w:r>
              <w:r w:rsidRPr="00F354E6" w:rsidDel="00DF3E85">
                <w:rPr>
                  <w:rFonts w:eastAsiaTheme="minorEastAsia" w:hint="eastAsia"/>
                  <w:color w:val="FF0000"/>
                  <w:sz w:val="18"/>
                  <w:szCs w:val="18"/>
                </w:rPr>
                <w:delText>?</w:delText>
              </w:r>
            </w:del>
          </w:p>
          <w:p w:rsidR="00463247" w:rsidRPr="00F354E6" w:rsidDel="00DF3E85" w:rsidRDefault="00613D2B" w:rsidP="00F354E6">
            <w:pPr>
              <w:rPr>
                <w:del w:id="790" w:author="Chevy Chia-Wei Hsu(許家瑋)" w:date="2019-05-06T09:04:00Z"/>
                <w:rFonts w:eastAsiaTheme="minorEastAsia"/>
                <w:color w:val="FF0000"/>
                <w:sz w:val="18"/>
                <w:szCs w:val="18"/>
              </w:rPr>
            </w:pPr>
            <w:del w:id="791" w:author="Chevy Chia-Wei Hsu(許家瑋)" w:date="2019-05-06T09:04:00Z">
              <w:r w:rsidDel="00DF3E85">
                <w:rPr>
                  <w:rFonts w:eastAsiaTheme="minorEastAsia" w:hint="eastAsia"/>
                  <w:color w:val="FF0000"/>
                  <w:sz w:val="18"/>
                  <w:szCs w:val="18"/>
                </w:rPr>
                <w:delText>Enhance</w:delText>
              </w:r>
              <w:r w:rsidR="00D662A3" w:rsidRPr="00F354E6" w:rsidDel="00DF3E85">
                <w:rPr>
                  <w:rFonts w:eastAsiaTheme="minorEastAsia" w:hint="eastAsia"/>
                  <w:color w:val="FF0000"/>
                  <w:sz w:val="18"/>
                  <w:szCs w:val="18"/>
                </w:rPr>
                <w:delText>:</w:delText>
              </w:r>
              <w:r w:rsidR="00463247" w:rsidRPr="00F354E6" w:rsidDel="00DF3E85">
                <w:rPr>
                  <w:rFonts w:eastAsiaTheme="minorEastAsia" w:hint="eastAsia"/>
                  <w:color w:val="FF0000"/>
                  <w:sz w:val="18"/>
                  <w:szCs w:val="18"/>
                </w:rPr>
                <w:delText xml:space="preserve"> control by l2c itself instead of by smu</w:delText>
              </w:r>
            </w:del>
          </w:p>
          <w:p w:rsidR="00463247" w:rsidRPr="00F354E6" w:rsidDel="00DF3E85" w:rsidRDefault="005F14A5" w:rsidP="005F14A5">
            <w:pPr>
              <w:ind w:leftChars="100" w:left="240" w:firstLine="482"/>
              <w:rPr>
                <w:del w:id="792" w:author="Chevy Chia-Wei Hsu(許家瑋)" w:date="2019-05-06T09:04:00Z"/>
                <w:rFonts w:eastAsiaTheme="minorEastAsia"/>
                <w:sz w:val="18"/>
                <w:szCs w:val="18"/>
              </w:rPr>
            </w:pPr>
            <w:del w:id="793" w:author="Chevy Chia-Wei Hsu(許家瑋)" w:date="2019-05-06T09:04:00Z">
              <w:r w:rsidRPr="00F354E6" w:rsidDel="00DF3E85">
                <w:rPr>
                  <w:rFonts w:eastAsiaTheme="minorEastAsia"/>
                  <w:color w:val="FF0000"/>
                  <w:sz w:val="18"/>
                  <w:szCs w:val="18"/>
                </w:rPr>
                <w:delText>l2c_mask_req</w:delText>
              </w:r>
              <w:r w:rsidRPr="00F354E6" w:rsidDel="00DF3E85">
                <w:rPr>
                  <w:rFonts w:eastAsiaTheme="minorEastAsia" w:hint="eastAsia"/>
                  <w:color w:val="FF0000"/>
                  <w:sz w:val="18"/>
                  <w:szCs w:val="18"/>
                </w:rPr>
                <w:delText xml:space="preserve"> (inside L2C) = </w:delText>
              </w:r>
              <w:r w:rsidR="00463247" w:rsidRPr="00F354E6" w:rsidDel="00DF3E85">
                <w:rPr>
                  <w:rFonts w:eastAsiaTheme="minorEastAsia"/>
                  <w:color w:val="FF0000"/>
                  <w:sz w:val="18"/>
                  <w:szCs w:val="18"/>
                </w:rPr>
                <w:delText>pcs_standby_req</w:delText>
              </w:r>
              <w:r w:rsidR="00463247" w:rsidRPr="00F354E6" w:rsidDel="00DF3E85">
                <w:rPr>
                  <w:rFonts w:eastAsiaTheme="minorEastAsia" w:hint="eastAsia"/>
                  <w:color w:val="FF0000"/>
                  <w:sz w:val="18"/>
                  <w:szCs w:val="18"/>
                </w:rPr>
                <w:delText xml:space="preserve"> &amp; core*_idle</w:delText>
              </w:r>
            </w:del>
          </w:p>
        </w:tc>
        <w:tc>
          <w:tcPr>
            <w:tcW w:w="1467" w:type="dxa"/>
          </w:tcPr>
          <w:p w:rsidR="00463247" w:rsidRPr="00F354E6" w:rsidDel="00DF3E85" w:rsidRDefault="00F354E6" w:rsidP="00591AE7">
            <w:pPr>
              <w:rPr>
                <w:del w:id="794" w:author="Chevy Chia-Wei Hsu(許家瑋)" w:date="2019-05-06T09:04:00Z"/>
                <w:rFonts w:eastAsiaTheme="minorEastAsia"/>
                <w:sz w:val="18"/>
                <w:szCs w:val="18"/>
              </w:rPr>
            </w:pPr>
            <w:del w:id="795" w:author="Chevy Chia-Wei Hsu(許家瑋)" w:date="2019-05-06T09:04:00Z">
              <w:r w:rsidDel="00DF3E85">
                <w:rPr>
                  <w:rFonts w:eastAsiaTheme="minorEastAsia" w:hint="eastAsia"/>
                  <w:sz w:val="18"/>
                  <w:szCs w:val="18"/>
                </w:rPr>
                <w:delText>E</w:delText>
              </w:r>
            </w:del>
          </w:p>
        </w:tc>
      </w:tr>
      <w:tr w:rsidR="00463247" w:rsidRPr="00F354E6" w:rsidDel="00DF3E85" w:rsidTr="00F354E6">
        <w:trPr>
          <w:del w:id="796" w:author="Chevy Chia-Wei Hsu(許家瑋)" w:date="2019-05-06T09:04:00Z"/>
        </w:trPr>
        <w:tc>
          <w:tcPr>
            <w:tcW w:w="8897" w:type="dxa"/>
          </w:tcPr>
          <w:p w:rsidR="00463247" w:rsidRPr="00F354E6" w:rsidDel="00DF3E85" w:rsidRDefault="005D1C28" w:rsidP="00591AE7">
            <w:pPr>
              <w:rPr>
                <w:del w:id="797" w:author="Chevy Chia-Wei Hsu(許家瑋)" w:date="2019-05-06T09:04:00Z"/>
                <w:rFonts w:eastAsiaTheme="minorEastAsia"/>
                <w:color w:val="FF0000"/>
                <w:sz w:val="18"/>
                <w:szCs w:val="18"/>
              </w:rPr>
            </w:pPr>
            <w:del w:id="798" w:author="Chevy Chia-Wei Hsu(許家瑋)" w:date="2019-05-06T09:04:00Z">
              <w:r w:rsidRPr="00F354E6" w:rsidDel="00DF3E85">
                <w:rPr>
                  <w:rFonts w:eastAsiaTheme="minorEastAsia" w:hint="eastAsia"/>
                  <w:color w:val="FF0000"/>
                  <w:sz w:val="18"/>
                  <w:szCs w:val="18"/>
                </w:rPr>
                <w:delText>reset whole system?</w:delText>
              </w:r>
            </w:del>
          </w:p>
          <w:p w:rsidR="005D1C28" w:rsidRPr="00F354E6" w:rsidDel="00DF3E85" w:rsidRDefault="00613D2B" w:rsidP="00591AE7">
            <w:pPr>
              <w:rPr>
                <w:del w:id="799" w:author="Chevy Chia-Wei Hsu(許家瑋)" w:date="2019-05-06T09:04:00Z"/>
                <w:rFonts w:eastAsiaTheme="minorEastAsia"/>
                <w:sz w:val="18"/>
                <w:szCs w:val="18"/>
              </w:rPr>
            </w:pPr>
            <w:del w:id="800" w:author="Chevy Chia-Wei Hsu(許家瑋)" w:date="2019-05-06T09:04:00Z">
              <w:r w:rsidDel="00DF3E85">
                <w:rPr>
                  <w:rFonts w:eastAsiaTheme="minorEastAsia" w:hint="eastAsia"/>
                  <w:sz w:val="18"/>
                  <w:szCs w:val="18"/>
                </w:rPr>
                <w:delText xml:space="preserve">  SW reset</w:delText>
              </w:r>
            </w:del>
          </w:p>
          <w:p w:rsidR="006D0568" w:rsidRPr="00F354E6" w:rsidDel="00DF3E85" w:rsidRDefault="00613D2B" w:rsidP="00591AE7">
            <w:pPr>
              <w:rPr>
                <w:del w:id="801" w:author="Chevy Chia-Wei Hsu(許家瑋)" w:date="2019-05-06T09:04:00Z"/>
                <w:rFonts w:eastAsiaTheme="minorEastAsia"/>
                <w:sz w:val="18"/>
                <w:szCs w:val="18"/>
              </w:rPr>
            </w:pPr>
            <w:del w:id="802" w:author="Chevy Chia-Wei Hsu(許家瑋)" w:date="2019-05-06T09:04:00Z">
              <w:r w:rsidDel="00DF3E85">
                <w:rPr>
                  <w:rFonts w:eastAsiaTheme="minorEastAsia" w:hint="eastAsia"/>
                  <w:sz w:val="18"/>
                  <w:szCs w:val="18"/>
                </w:rPr>
                <w:delText>Enhance:</w:delText>
              </w:r>
              <w:r w:rsidR="006D0568" w:rsidRPr="00F354E6" w:rsidDel="00DF3E85">
                <w:rPr>
                  <w:rFonts w:eastAsiaTheme="minorEastAsia" w:hint="eastAsia"/>
                  <w:sz w:val="18"/>
                  <w:szCs w:val="18"/>
                </w:rPr>
                <w:delText xml:space="preserve">       pcs</w:delText>
              </w:r>
              <w:r w:rsidR="006D0568" w:rsidRPr="00F354E6" w:rsidDel="00DF3E85">
                <w:rPr>
                  <w:rFonts w:eastAsiaTheme="minorEastAsia" w:hint="eastAsia"/>
                  <w:color w:val="FF0000"/>
                  <w:sz w:val="18"/>
                  <w:szCs w:val="18"/>
                </w:rPr>
                <w:delText>0</w:delText>
              </w:r>
              <w:r w:rsidR="006D0568" w:rsidRPr="00F354E6" w:rsidDel="00DF3E85">
                <w:rPr>
                  <w:rFonts w:eastAsiaTheme="minorEastAsia" w:hint="eastAsia"/>
                  <w:sz w:val="18"/>
                  <w:szCs w:val="18"/>
                </w:rPr>
                <w:delText>_pd_reset = whole system reset ?</w:delText>
              </w:r>
            </w:del>
          </w:p>
          <w:p w:rsidR="00613D2B" w:rsidDel="00DF3E85" w:rsidRDefault="00613D2B" w:rsidP="00591AE7">
            <w:pPr>
              <w:rPr>
                <w:del w:id="803" w:author="Chevy Chia-Wei Hsu(許家瑋)" w:date="2019-05-06T09:04:00Z"/>
                <w:rFonts w:eastAsiaTheme="minorEastAsia"/>
                <w:sz w:val="18"/>
                <w:szCs w:val="18"/>
              </w:rPr>
            </w:pPr>
          </w:p>
          <w:p w:rsidR="005D1C28" w:rsidRPr="00F354E6" w:rsidDel="00DF3E85" w:rsidRDefault="00613D2B" w:rsidP="00591AE7">
            <w:pPr>
              <w:rPr>
                <w:del w:id="804" w:author="Chevy Chia-Wei Hsu(許家瑋)" w:date="2019-05-06T09:04:00Z"/>
                <w:rFonts w:eastAsiaTheme="minorEastAsia"/>
                <w:sz w:val="18"/>
                <w:szCs w:val="18"/>
              </w:rPr>
            </w:pPr>
            <w:del w:id="805" w:author="Chevy Chia-Wei Hsu(許家瑋)" w:date="2019-05-06T09:04:00Z">
              <w:r w:rsidDel="00DF3E85">
                <w:rPr>
                  <w:rFonts w:eastAsiaTheme="minorEastAsia" w:hint="eastAsia"/>
                  <w:sz w:val="18"/>
                  <w:szCs w:val="18"/>
                </w:rPr>
                <w:delText xml:space="preserve">  HW / WDT</w:delText>
              </w:r>
            </w:del>
          </w:p>
          <w:p w:rsidR="006B3A76" w:rsidRPr="00613D2B" w:rsidDel="00DF3E85" w:rsidRDefault="00571258" w:rsidP="00613D2B">
            <w:pPr>
              <w:rPr>
                <w:del w:id="806" w:author="Chevy Chia-Wei Hsu(許家瑋)" w:date="2019-05-06T09:04:00Z"/>
                <w:rFonts w:eastAsiaTheme="minorEastAsia"/>
                <w:sz w:val="18"/>
                <w:szCs w:val="18"/>
              </w:rPr>
            </w:pPr>
            <w:del w:id="807" w:author="Chevy Chia-Wei Hsu(許家瑋)" w:date="2019-05-06T09:04:00Z">
              <w:r w:rsidRPr="00F354E6" w:rsidDel="00DF3E85">
                <w:rPr>
                  <w:rFonts w:eastAsiaTheme="minorEastAsia" w:hint="eastAsia"/>
                  <w:sz w:val="18"/>
                  <w:szCs w:val="18"/>
                </w:rPr>
                <w:delText xml:space="preserve">         </w:delText>
              </w:r>
              <w:r w:rsidR="00613D2B" w:rsidDel="00DF3E85">
                <w:rPr>
                  <w:rFonts w:eastAsiaTheme="minorEastAsia" w:hint="eastAsia"/>
                  <w:sz w:val="18"/>
                  <w:szCs w:val="18"/>
                </w:rPr>
                <w:delText>anything else?</w:delText>
              </w:r>
            </w:del>
          </w:p>
        </w:tc>
        <w:tc>
          <w:tcPr>
            <w:tcW w:w="1467" w:type="dxa"/>
          </w:tcPr>
          <w:p w:rsidR="00463247" w:rsidRPr="00F354E6" w:rsidDel="00DF3E85" w:rsidRDefault="00F354E6" w:rsidP="00591AE7">
            <w:pPr>
              <w:rPr>
                <w:del w:id="808" w:author="Chevy Chia-Wei Hsu(許家瑋)" w:date="2019-05-06T09:04:00Z"/>
                <w:rFonts w:eastAsiaTheme="minorEastAsia"/>
                <w:sz w:val="18"/>
                <w:szCs w:val="18"/>
              </w:rPr>
            </w:pPr>
            <w:del w:id="809" w:author="Chevy Chia-Wei Hsu(許家瑋)" w:date="2019-05-06T09:04:00Z">
              <w:r w:rsidDel="00DF3E85">
                <w:rPr>
                  <w:rFonts w:eastAsiaTheme="minorEastAsia" w:hint="eastAsia"/>
                  <w:sz w:val="18"/>
                  <w:szCs w:val="18"/>
                </w:rPr>
                <w:delText>I</w:delText>
              </w:r>
            </w:del>
          </w:p>
        </w:tc>
      </w:tr>
      <w:tr w:rsidR="00463247" w:rsidRPr="00F354E6" w:rsidDel="00DF3E85" w:rsidTr="00F354E6">
        <w:trPr>
          <w:del w:id="810" w:author="Chevy Chia-Wei Hsu(許家瑋)" w:date="2019-05-06T09:04:00Z"/>
        </w:trPr>
        <w:tc>
          <w:tcPr>
            <w:tcW w:w="8897" w:type="dxa"/>
          </w:tcPr>
          <w:p w:rsidR="00B93F17" w:rsidRPr="00F354E6" w:rsidDel="00DF3E85" w:rsidRDefault="00B93F17" w:rsidP="00591AE7">
            <w:pPr>
              <w:rPr>
                <w:del w:id="811" w:author="Chevy Chia-Wei Hsu(許家瑋)" w:date="2019-05-06T09:04:00Z"/>
                <w:rFonts w:eastAsiaTheme="minorEastAsia"/>
                <w:sz w:val="18"/>
                <w:szCs w:val="18"/>
              </w:rPr>
            </w:pPr>
            <w:del w:id="812" w:author="Chevy Chia-Wei Hsu(許家瑋)" w:date="2019-05-06T09:04:00Z">
              <w:r w:rsidRPr="00F354E6" w:rsidDel="00DF3E85">
                <w:rPr>
                  <w:rFonts w:eastAsiaTheme="minorEastAsia" w:hint="eastAsia"/>
                  <w:sz w:val="18"/>
                  <w:szCs w:val="18"/>
                </w:rPr>
                <w:delText>v0.0</w:delText>
              </w:r>
            </w:del>
          </w:p>
          <w:p w:rsidR="00463247" w:rsidRPr="00F354E6" w:rsidDel="00DF3E85" w:rsidRDefault="00282768" w:rsidP="00591AE7">
            <w:pPr>
              <w:rPr>
                <w:del w:id="813" w:author="Chevy Chia-Wei Hsu(許家瑋)" w:date="2019-05-06T09:04:00Z"/>
                <w:rFonts w:eastAsiaTheme="minorEastAsia"/>
                <w:sz w:val="18"/>
                <w:szCs w:val="18"/>
              </w:rPr>
            </w:pPr>
            <w:del w:id="814" w:author="Chevy Chia-Wei Hsu(許家瑋)" w:date="2019-05-06T09:04:00Z">
              <w:r w:rsidRPr="00F354E6" w:rsidDel="00DF3E85">
                <w:rPr>
                  <w:rFonts w:eastAsiaTheme="minorEastAsia"/>
                  <w:sz w:val="18"/>
                  <w:szCs w:val="18"/>
                </w:rPr>
                <w:delText>smu_pclk_en      = {clock_en_reg[10:3], smu_pclk_en_r};</w:delText>
              </w:r>
            </w:del>
          </w:p>
          <w:p w:rsidR="00B93F17" w:rsidRPr="00F354E6" w:rsidDel="00DF3E85" w:rsidRDefault="00B93F17" w:rsidP="00591AE7">
            <w:pPr>
              <w:rPr>
                <w:del w:id="815" w:author="Chevy Chia-Wei Hsu(許家瑋)" w:date="2019-05-06T09:04:00Z"/>
                <w:rFonts w:eastAsiaTheme="minorEastAsia"/>
                <w:sz w:val="18"/>
                <w:szCs w:val="18"/>
              </w:rPr>
            </w:pPr>
          </w:p>
          <w:p w:rsidR="00282768" w:rsidRPr="00F354E6" w:rsidDel="00DF3E85" w:rsidRDefault="009D3BA1" w:rsidP="00591AE7">
            <w:pPr>
              <w:rPr>
                <w:del w:id="816" w:author="Chevy Chia-Wei Hsu(許家瑋)" w:date="2019-05-06T09:04:00Z"/>
                <w:rFonts w:eastAsiaTheme="minorEastAsia"/>
                <w:sz w:val="18"/>
                <w:szCs w:val="18"/>
              </w:rPr>
            </w:pPr>
            <w:del w:id="817" w:author="Chevy Chia-Wei Hsu(許家瑋)" w:date="2019-05-06T09:04:00Z">
              <w:r w:rsidRPr="00F354E6" w:rsidDel="00DF3E85">
                <w:rPr>
                  <w:rFonts w:eastAsiaTheme="minorEastAsia" w:hint="eastAsia"/>
                  <w:sz w:val="18"/>
                  <w:szCs w:val="18"/>
                </w:rPr>
                <w:delText>v0.2</w:delText>
              </w:r>
              <w:r w:rsidR="00282768" w:rsidRPr="00F354E6" w:rsidDel="00DF3E85">
                <w:rPr>
                  <w:rFonts w:eastAsiaTheme="minorEastAsia" w:hint="eastAsia"/>
                  <w:sz w:val="18"/>
                  <w:szCs w:val="18"/>
                </w:rPr>
                <w:delText>只能</w:delText>
              </w:r>
              <w:r w:rsidR="00282768" w:rsidRPr="00F354E6" w:rsidDel="00DF3E85">
                <w:rPr>
                  <w:rFonts w:eastAsiaTheme="minorEastAsia" w:hint="eastAsia"/>
                  <w:sz w:val="18"/>
                  <w:szCs w:val="18"/>
                </w:rPr>
                <w:delText>disable whole PD clock</w:delText>
              </w:r>
              <w:r w:rsidR="00282768" w:rsidRPr="00F354E6" w:rsidDel="00DF3E85">
                <w:rPr>
                  <w:rFonts w:eastAsiaTheme="minorEastAsia" w:hint="eastAsia"/>
                  <w:sz w:val="18"/>
                  <w:szCs w:val="18"/>
                </w:rPr>
                <w:delText>。</w:delText>
              </w:r>
            </w:del>
          </w:p>
          <w:p w:rsidR="00282768" w:rsidRPr="00F354E6" w:rsidDel="00DF3E85" w:rsidRDefault="00282768" w:rsidP="00591AE7">
            <w:pPr>
              <w:rPr>
                <w:del w:id="818" w:author="Chevy Chia-Wei Hsu(許家瑋)" w:date="2019-05-06T09:04:00Z"/>
                <w:rFonts w:eastAsiaTheme="minorEastAsia"/>
                <w:sz w:val="18"/>
                <w:szCs w:val="18"/>
              </w:rPr>
            </w:pPr>
            <w:del w:id="819" w:author="Chevy Chia-Wei Hsu(許家瑋)" w:date="2019-05-06T09:04:00Z">
              <w:r w:rsidRPr="00F354E6" w:rsidDel="00DF3E85">
                <w:rPr>
                  <w:rFonts w:eastAsiaTheme="minorEastAsia" w:hint="eastAsia"/>
                  <w:sz w:val="18"/>
                  <w:szCs w:val="18"/>
                </w:rPr>
                <w:delText>不能</w:delText>
              </w:r>
              <w:r w:rsidRPr="00F354E6" w:rsidDel="00DF3E85">
                <w:rPr>
                  <w:rFonts w:eastAsiaTheme="minorEastAsia" w:hint="eastAsia"/>
                  <w:sz w:val="18"/>
                  <w:szCs w:val="18"/>
                </w:rPr>
                <w:delText xml:space="preserve">disable </w:delText>
              </w:r>
              <w:r w:rsidRPr="00F354E6" w:rsidDel="00DF3E85">
                <w:rPr>
                  <w:rFonts w:eastAsiaTheme="minorEastAsia"/>
                  <w:sz w:val="18"/>
                  <w:szCs w:val="18"/>
                </w:rPr>
                <w:delText>individual</w:delText>
              </w:r>
              <w:r w:rsidRPr="00F354E6" w:rsidDel="00DF3E85">
                <w:rPr>
                  <w:rFonts w:eastAsiaTheme="minorEastAsia" w:hint="eastAsia"/>
                  <w:sz w:val="18"/>
                  <w:szCs w:val="18"/>
                </w:rPr>
                <w:delText xml:space="preserve"> IP</w:delText>
              </w:r>
              <w:r w:rsidR="00CE6104" w:rsidRPr="00F354E6" w:rsidDel="00DF3E85">
                <w:rPr>
                  <w:rFonts w:eastAsiaTheme="minorEastAsia" w:hint="eastAsia"/>
                  <w:sz w:val="18"/>
                  <w:szCs w:val="18"/>
                </w:rPr>
                <w:delText>!!!</w:delText>
              </w:r>
            </w:del>
          </w:p>
          <w:p w:rsidR="00CE6104" w:rsidRPr="00F354E6" w:rsidDel="00DF3E85" w:rsidRDefault="00CE6104" w:rsidP="00591AE7">
            <w:pPr>
              <w:rPr>
                <w:del w:id="820" w:author="Chevy Chia-Wei Hsu(許家瑋)" w:date="2019-05-06T09:04:00Z"/>
                <w:rFonts w:eastAsiaTheme="minorEastAsia"/>
                <w:sz w:val="18"/>
                <w:szCs w:val="18"/>
              </w:rPr>
            </w:pPr>
            <w:del w:id="821" w:author="Chevy Chia-Wei Hsu(許家瑋)" w:date="2019-05-06T09:04:00Z">
              <w:r w:rsidRPr="00F354E6" w:rsidDel="00DF3E85">
                <w:rPr>
                  <w:rFonts w:eastAsiaTheme="minorEastAsia" w:hint="eastAsia"/>
                  <w:sz w:val="18"/>
                  <w:szCs w:val="18"/>
                </w:rPr>
                <w:delText xml:space="preserve">    </w:delText>
              </w:r>
              <w:r w:rsidR="00AA01CD" w:rsidDel="00DF3E85">
                <w:rPr>
                  <w:rFonts w:eastAsiaTheme="minorEastAsia" w:hint="eastAsia"/>
                  <w:sz w:val="18"/>
                  <w:szCs w:val="18"/>
                </w:rPr>
                <w:delText>v0.3</w:delText>
              </w:r>
              <w:r w:rsidRPr="00F354E6" w:rsidDel="00DF3E85">
                <w:rPr>
                  <w:rFonts w:eastAsiaTheme="minorEastAsia" w:hint="eastAsia"/>
                  <w:sz w:val="18"/>
                  <w:szCs w:val="18"/>
                </w:rPr>
                <w:delText>需要</w:delText>
              </w:r>
              <w:r w:rsidR="00B93F17" w:rsidRPr="00F354E6" w:rsidDel="00DF3E85">
                <w:rPr>
                  <w:rFonts w:eastAsiaTheme="minorEastAsia" w:hint="eastAsia"/>
                  <w:sz w:val="18"/>
                  <w:szCs w:val="18"/>
                </w:rPr>
                <w:delText>提供</w:delText>
              </w:r>
              <w:r w:rsidRPr="00F354E6" w:rsidDel="00DF3E85">
                <w:rPr>
                  <w:rFonts w:eastAsiaTheme="minorEastAsia" w:hint="eastAsia"/>
                  <w:sz w:val="18"/>
                  <w:szCs w:val="18"/>
                </w:rPr>
                <w:delText>介面</w:delText>
              </w:r>
              <w:r w:rsidRPr="00F354E6" w:rsidDel="00DF3E85">
                <w:rPr>
                  <w:rFonts w:eastAsiaTheme="minorEastAsia" w:hint="eastAsia"/>
                  <w:sz w:val="18"/>
                  <w:szCs w:val="18"/>
                </w:rPr>
                <w:delText>(</w:delText>
              </w:r>
              <w:r w:rsidRPr="00F354E6" w:rsidDel="00DF3E85">
                <w:rPr>
                  <w:rFonts w:eastAsiaTheme="minorEastAsia" w:hint="eastAsia"/>
                  <w:sz w:val="18"/>
                  <w:szCs w:val="18"/>
                </w:rPr>
                <w:delText>參考</w:delText>
              </w:r>
              <w:r w:rsidRPr="00F354E6" w:rsidDel="00DF3E85">
                <w:rPr>
                  <w:rFonts w:eastAsiaTheme="minorEastAsia" w:hint="eastAsia"/>
                  <w:sz w:val="18"/>
                  <w:szCs w:val="18"/>
                </w:rPr>
                <w:delText>mem_init)</w:delText>
              </w:r>
              <w:r w:rsidRPr="00F354E6" w:rsidDel="00DF3E85">
                <w:rPr>
                  <w:rFonts w:eastAsiaTheme="minorEastAsia" w:hint="eastAsia"/>
                  <w:sz w:val="18"/>
                  <w:szCs w:val="18"/>
                </w:rPr>
                <w:delText>，讓</w:delText>
              </w:r>
              <w:r w:rsidRPr="00F354E6" w:rsidDel="00DF3E85">
                <w:rPr>
                  <w:rFonts w:eastAsiaTheme="minorEastAsia" w:hint="eastAsia"/>
                  <w:sz w:val="18"/>
                  <w:szCs w:val="18"/>
                </w:rPr>
                <w:delText>clk_gen</w:delText>
              </w:r>
              <w:r w:rsidRPr="00F354E6" w:rsidDel="00DF3E85">
                <w:rPr>
                  <w:rFonts w:eastAsiaTheme="minorEastAsia" w:hint="eastAsia"/>
                  <w:sz w:val="18"/>
                  <w:szCs w:val="18"/>
                </w:rPr>
                <w:delText>去處理</w:delText>
              </w:r>
              <w:r w:rsidRPr="00F354E6" w:rsidDel="00DF3E85">
                <w:rPr>
                  <w:rFonts w:eastAsiaTheme="minorEastAsia" w:hint="eastAsia"/>
                  <w:sz w:val="18"/>
                  <w:szCs w:val="18"/>
                </w:rPr>
                <w:delText>?!</w:delText>
              </w:r>
            </w:del>
          </w:p>
          <w:p w:rsidR="00C24A56" w:rsidRPr="00F354E6" w:rsidDel="00DF3E85" w:rsidRDefault="00C24A56" w:rsidP="00591AE7">
            <w:pPr>
              <w:rPr>
                <w:del w:id="822" w:author="Chevy Chia-Wei Hsu(許家瑋)" w:date="2019-05-06T09:04:00Z"/>
                <w:rFonts w:eastAsiaTheme="minorEastAsia"/>
                <w:sz w:val="18"/>
                <w:szCs w:val="18"/>
              </w:rPr>
            </w:pPr>
            <w:del w:id="823" w:author="Chevy Chia-Wei Hsu(許家瑋)" w:date="2019-05-06T09:04:00Z">
              <w:r w:rsidRPr="00F354E6" w:rsidDel="00DF3E85">
                <w:rPr>
                  <w:rFonts w:eastAsiaTheme="minorEastAsia" w:hint="eastAsia"/>
                  <w:sz w:val="18"/>
                  <w:szCs w:val="18"/>
                </w:rPr>
                <w:delText xml:space="preserve">    partial light sleep. </w:delText>
              </w:r>
            </w:del>
          </w:p>
          <w:p w:rsidR="00C24A56" w:rsidDel="00DF3E85" w:rsidRDefault="00C24A56" w:rsidP="00AA01CD">
            <w:pPr>
              <w:rPr>
                <w:del w:id="824" w:author="Chevy Chia-Wei Hsu(許家瑋)" w:date="2019-05-06T09:04:00Z"/>
                <w:rFonts w:eastAsiaTheme="minorEastAsia"/>
                <w:sz w:val="18"/>
                <w:szCs w:val="18"/>
              </w:rPr>
            </w:pPr>
            <w:del w:id="825" w:author="Chevy Chia-Wei Hsu(許家瑋)" w:date="2019-05-06T09:04:00Z">
              <w:r w:rsidRPr="00F354E6" w:rsidDel="00DF3E85">
                <w:rPr>
                  <w:rFonts w:eastAsiaTheme="minorEastAsia" w:hint="eastAsia"/>
                  <w:sz w:val="18"/>
                  <w:szCs w:val="18"/>
                </w:rPr>
                <w:delText xml:space="preserve">        wait standby_ok</w:delText>
              </w:r>
            </w:del>
          </w:p>
          <w:p w:rsidR="00AA01CD" w:rsidDel="00DF3E85" w:rsidRDefault="00AA01CD" w:rsidP="00AA01CD">
            <w:pPr>
              <w:rPr>
                <w:del w:id="826" w:author="Chevy Chia-Wei Hsu(許家瑋)" w:date="2019-05-06T09:04:00Z"/>
                <w:rFonts w:eastAsiaTheme="minorEastAsia"/>
                <w:sz w:val="18"/>
                <w:szCs w:val="18"/>
              </w:rPr>
            </w:pPr>
            <w:del w:id="827" w:author="Chevy Chia-Wei Hsu(許家瑋)" w:date="2019-05-06T09:04:00Z">
              <w:r w:rsidDel="00DF3E85">
                <w:rPr>
                  <w:rFonts w:eastAsiaTheme="minorEastAsia" w:hint="eastAsia"/>
                  <w:sz w:val="18"/>
                  <w:szCs w:val="18"/>
                </w:rPr>
                <w:delText xml:space="preserve">             Platform PD == Cpu PD</w:delText>
              </w:r>
            </w:del>
          </w:p>
          <w:p w:rsidR="00AA01CD" w:rsidDel="00DF3E85" w:rsidRDefault="00AA01CD" w:rsidP="00AA01CD">
            <w:pPr>
              <w:rPr>
                <w:del w:id="828" w:author="Chevy Chia-Wei Hsu(許家瑋)" w:date="2019-05-06T09:04:00Z"/>
                <w:rFonts w:eastAsiaTheme="minorEastAsia"/>
                <w:sz w:val="18"/>
                <w:szCs w:val="18"/>
              </w:rPr>
            </w:pPr>
            <w:del w:id="829" w:author="Chevy Chia-Wei Hsu(許家瑋)" w:date="2019-05-06T09:04:00Z">
              <w:r w:rsidDel="00DF3E85">
                <w:rPr>
                  <w:rFonts w:eastAsiaTheme="minorEastAsia" w:hint="eastAsia"/>
                  <w:sz w:val="18"/>
                  <w:szCs w:val="18"/>
                </w:rPr>
                <w:delText xml:space="preserve">        waive standby_ok</w:delText>
              </w:r>
            </w:del>
          </w:p>
          <w:p w:rsidR="00AA01CD" w:rsidRPr="00F354E6" w:rsidDel="00DF3E85" w:rsidRDefault="00AA01CD" w:rsidP="00AA01CD">
            <w:pPr>
              <w:rPr>
                <w:del w:id="830" w:author="Chevy Chia-Wei Hsu(許家瑋)" w:date="2019-05-06T09:04:00Z"/>
                <w:rFonts w:eastAsiaTheme="minorEastAsia"/>
                <w:sz w:val="18"/>
                <w:szCs w:val="18"/>
              </w:rPr>
            </w:pPr>
            <w:del w:id="831" w:author="Chevy Chia-Wei Hsu(許家瑋)" w:date="2019-05-06T09:04:00Z">
              <w:r w:rsidDel="00DF3E85">
                <w:rPr>
                  <w:rFonts w:eastAsiaTheme="minorEastAsia" w:hint="eastAsia"/>
                  <w:sz w:val="18"/>
                  <w:szCs w:val="18"/>
                </w:rPr>
                <w:delText xml:space="preserve">           v0.3  Platform PD != Cpu PD</w:delText>
              </w:r>
            </w:del>
          </w:p>
        </w:tc>
        <w:tc>
          <w:tcPr>
            <w:tcW w:w="1467" w:type="dxa"/>
          </w:tcPr>
          <w:p w:rsidR="00463247" w:rsidRPr="00F354E6" w:rsidDel="00DF3E85" w:rsidRDefault="00F354E6" w:rsidP="00591AE7">
            <w:pPr>
              <w:rPr>
                <w:del w:id="832" w:author="Chevy Chia-Wei Hsu(許家瑋)" w:date="2019-05-06T09:04:00Z"/>
                <w:rFonts w:eastAsiaTheme="minorEastAsia"/>
                <w:sz w:val="18"/>
                <w:szCs w:val="18"/>
              </w:rPr>
            </w:pPr>
            <w:del w:id="833" w:author="Chevy Chia-Wei Hsu(許家瑋)" w:date="2019-05-06T09:04:00Z">
              <w:r w:rsidDel="00DF3E85">
                <w:rPr>
                  <w:rFonts w:eastAsiaTheme="minorEastAsia" w:hint="eastAsia"/>
                  <w:sz w:val="18"/>
                  <w:szCs w:val="18"/>
                </w:rPr>
                <w:delText>E</w:delText>
              </w:r>
            </w:del>
          </w:p>
        </w:tc>
      </w:tr>
      <w:tr w:rsidR="00463247" w:rsidRPr="00F354E6" w:rsidDel="00DF3E85" w:rsidTr="00F354E6">
        <w:trPr>
          <w:del w:id="834" w:author="Chevy Chia-Wei Hsu(許家瑋)" w:date="2019-05-06T09:04:00Z"/>
        </w:trPr>
        <w:tc>
          <w:tcPr>
            <w:tcW w:w="8897" w:type="dxa"/>
          </w:tcPr>
          <w:p w:rsidR="00463247" w:rsidRPr="00F354E6" w:rsidDel="00DF3E85" w:rsidRDefault="00466682" w:rsidP="00591AE7">
            <w:pPr>
              <w:rPr>
                <w:del w:id="835" w:author="Chevy Chia-Wei Hsu(許家瑋)" w:date="2019-05-06T09:04:00Z"/>
                <w:rFonts w:eastAsiaTheme="minorEastAsia"/>
                <w:sz w:val="18"/>
                <w:szCs w:val="18"/>
              </w:rPr>
            </w:pPr>
            <w:del w:id="836" w:author="Chevy Chia-Wei Hsu(許家瑋)" w:date="2019-05-06T09:04:00Z">
              <w:r w:rsidRPr="00F354E6" w:rsidDel="00DF3E85">
                <w:rPr>
                  <w:rFonts w:eastAsiaTheme="minorEastAsia"/>
                  <w:sz w:val="18"/>
                  <w:szCs w:val="18"/>
                </w:rPr>
                <w:delText>Synchronizer</w:delText>
              </w:r>
              <w:r w:rsidR="00C301DB" w:rsidRPr="00F354E6" w:rsidDel="00DF3E85">
                <w:rPr>
                  <w:rFonts w:eastAsiaTheme="minorEastAsia" w:hint="eastAsia"/>
                  <w:sz w:val="18"/>
                  <w:szCs w:val="18"/>
                </w:rPr>
                <w:delText xml:space="preserve"> </w:delText>
              </w:r>
              <w:r w:rsidRPr="00F354E6" w:rsidDel="00DF3E85">
                <w:rPr>
                  <w:rFonts w:eastAsiaTheme="minorEastAsia"/>
                  <w:sz w:val="18"/>
                  <w:szCs w:val="18"/>
                </w:rPr>
                <w:delText>position?</w:delText>
              </w:r>
            </w:del>
          </w:p>
          <w:p w:rsidR="00C301DB" w:rsidRPr="00F354E6" w:rsidDel="00DF3E85" w:rsidRDefault="00C301DB" w:rsidP="00591AE7">
            <w:pPr>
              <w:rPr>
                <w:del w:id="837" w:author="Chevy Chia-Wei Hsu(許家瑋)" w:date="2019-05-06T09:04:00Z"/>
                <w:rFonts w:eastAsiaTheme="minorEastAsia"/>
                <w:sz w:val="18"/>
                <w:szCs w:val="18"/>
              </w:rPr>
            </w:pPr>
            <w:del w:id="838" w:author="Chevy Chia-Wei Hsu(許家瑋)" w:date="2019-05-06T09:04:00Z">
              <w:r w:rsidRPr="00F354E6" w:rsidDel="00DF3E85">
                <w:rPr>
                  <w:rFonts w:eastAsiaTheme="minorEastAsia" w:hint="eastAsia"/>
                  <w:sz w:val="18"/>
                  <w:szCs w:val="18"/>
                </w:rPr>
                <w:delText>outside SMU</w:delText>
              </w:r>
            </w:del>
          </w:p>
          <w:p w:rsidR="00C301DB" w:rsidRPr="00F354E6" w:rsidDel="00DF3E85" w:rsidRDefault="00C301DB" w:rsidP="00591AE7">
            <w:pPr>
              <w:rPr>
                <w:del w:id="839" w:author="Chevy Chia-Wei Hsu(許家瑋)" w:date="2019-05-06T09:04:00Z"/>
                <w:rFonts w:eastAsiaTheme="minorEastAsia"/>
                <w:sz w:val="18"/>
                <w:szCs w:val="18"/>
              </w:rPr>
            </w:pPr>
            <w:del w:id="840" w:author="Chevy Chia-Wei Hsu(許家瑋)" w:date="2019-05-06T09:04:00Z">
              <w:r w:rsidRPr="00F354E6" w:rsidDel="00DF3E85">
                <w:rPr>
                  <w:rFonts w:eastAsiaTheme="minorEastAsia" w:hint="eastAsia"/>
                  <w:sz w:val="18"/>
                  <w:szCs w:val="18"/>
                </w:rPr>
                <w:delText>inside SMU</w:delText>
              </w:r>
            </w:del>
          </w:p>
        </w:tc>
        <w:tc>
          <w:tcPr>
            <w:tcW w:w="1467" w:type="dxa"/>
          </w:tcPr>
          <w:p w:rsidR="00463247" w:rsidRPr="00F354E6" w:rsidDel="00DF3E85" w:rsidRDefault="00F354E6" w:rsidP="00591AE7">
            <w:pPr>
              <w:rPr>
                <w:del w:id="841" w:author="Chevy Chia-Wei Hsu(許家瑋)" w:date="2019-05-06T09:04:00Z"/>
                <w:rFonts w:eastAsiaTheme="minorEastAsia"/>
                <w:sz w:val="18"/>
                <w:szCs w:val="18"/>
              </w:rPr>
            </w:pPr>
            <w:del w:id="842" w:author="Chevy Chia-Wei Hsu(許家瑋)" w:date="2019-05-06T09:04:00Z">
              <w:r w:rsidDel="00DF3E85">
                <w:rPr>
                  <w:rFonts w:eastAsiaTheme="minorEastAsia" w:hint="eastAsia"/>
                  <w:sz w:val="18"/>
                  <w:szCs w:val="18"/>
                </w:rPr>
                <w:delText>I</w:delText>
              </w:r>
            </w:del>
          </w:p>
        </w:tc>
      </w:tr>
      <w:tr w:rsidR="00CC5E90" w:rsidRPr="00F354E6" w:rsidDel="00DF3E85" w:rsidTr="00F354E6">
        <w:trPr>
          <w:del w:id="843" w:author="Chevy Chia-Wei Hsu(許家瑋)" w:date="2019-05-06T09:04:00Z"/>
        </w:trPr>
        <w:tc>
          <w:tcPr>
            <w:tcW w:w="8897" w:type="dxa"/>
          </w:tcPr>
          <w:p w:rsidR="00CC5E90" w:rsidRPr="00F354E6" w:rsidDel="00DF3E85" w:rsidRDefault="00CC5E90" w:rsidP="00591AE7">
            <w:pPr>
              <w:rPr>
                <w:del w:id="844" w:author="Chevy Chia-Wei Hsu(許家瑋)" w:date="2019-05-06T09:04:00Z"/>
                <w:rFonts w:eastAsiaTheme="minorEastAsia"/>
                <w:color w:val="FF0000"/>
                <w:sz w:val="18"/>
                <w:szCs w:val="18"/>
              </w:rPr>
            </w:pPr>
            <w:del w:id="845" w:author="Chevy Chia-Wei Hsu(許家瑋)" w:date="2019-05-06T09:04:00Z">
              <w:r w:rsidRPr="00F354E6" w:rsidDel="00DF3E85">
                <w:rPr>
                  <w:rFonts w:eastAsiaTheme="minorEastAsia" w:hint="eastAsia"/>
                  <w:color w:val="FF0000"/>
                  <w:sz w:val="18"/>
                  <w:szCs w:val="18"/>
                </w:rPr>
                <w:delText>SMU clock</w:delText>
              </w:r>
              <w:r w:rsidR="00446169" w:rsidDel="00DF3E85">
                <w:rPr>
                  <w:rFonts w:eastAsiaTheme="minorEastAsia" w:hint="eastAsia"/>
                  <w:color w:val="FF0000"/>
                  <w:sz w:val="18"/>
                  <w:szCs w:val="18"/>
                </w:rPr>
                <w:delText>s</w:delText>
              </w:r>
            </w:del>
          </w:p>
          <w:p w:rsidR="00CC5E90" w:rsidRPr="00F354E6" w:rsidDel="00DF3E85" w:rsidRDefault="00CC5E90" w:rsidP="00591AE7">
            <w:pPr>
              <w:rPr>
                <w:del w:id="846" w:author="Chevy Chia-Wei Hsu(許家瑋)" w:date="2019-05-06T09:04:00Z"/>
                <w:rFonts w:eastAsiaTheme="minorEastAsia"/>
                <w:color w:val="FF0000"/>
                <w:sz w:val="18"/>
                <w:szCs w:val="18"/>
              </w:rPr>
            </w:pPr>
            <w:del w:id="847" w:author="Chevy Chia-Wei Hsu(許家瑋)" w:date="2019-05-06T09:04:00Z">
              <w:r w:rsidRPr="00F354E6" w:rsidDel="00DF3E85">
                <w:rPr>
                  <w:rFonts w:eastAsiaTheme="minorEastAsia" w:hint="eastAsia"/>
                  <w:color w:val="FF0000"/>
                  <w:sz w:val="18"/>
                  <w:szCs w:val="18"/>
                </w:rPr>
                <w:delText>pclk</w:delText>
              </w:r>
            </w:del>
          </w:p>
          <w:p w:rsidR="00AD309A" w:rsidRPr="00F354E6" w:rsidDel="00DF3E85" w:rsidRDefault="00AD309A" w:rsidP="00591AE7">
            <w:pPr>
              <w:rPr>
                <w:del w:id="848" w:author="Chevy Chia-Wei Hsu(許家瑋)" w:date="2019-05-06T09:04:00Z"/>
                <w:rFonts w:eastAsiaTheme="minorEastAsia"/>
                <w:color w:val="FF0000"/>
                <w:sz w:val="18"/>
                <w:szCs w:val="18"/>
              </w:rPr>
            </w:pPr>
            <w:del w:id="849" w:author="Chevy Chia-Wei Hsu(許家瑋)" w:date="2019-05-06T09:04:00Z">
              <w:r w:rsidRPr="00F354E6" w:rsidDel="00DF3E85">
                <w:rPr>
                  <w:rFonts w:eastAsiaTheme="minorEastAsia" w:hint="eastAsia"/>
                  <w:color w:val="FF0000"/>
                  <w:sz w:val="18"/>
                  <w:szCs w:val="18"/>
                </w:rPr>
                <w:delText>T_OSCH</w:delText>
              </w:r>
            </w:del>
          </w:p>
          <w:p w:rsidR="0028184E" w:rsidRPr="00F354E6" w:rsidDel="00DF3E85" w:rsidRDefault="00CC5E90" w:rsidP="00591AE7">
            <w:pPr>
              <w:rPr>
                <w:del w:id="850" w:author="Chevy Chia-Wei Hsu(許家瑋)" w:date="2019-05-06T09:04:00Z"/>
                <w:rFonts w:eastAsiaTheme="minorEastAsia"/>
                <w:color w:val="FF0000"/>
                <w:sz w:val="18"/>
                <w:szCs w:val="18"/>
              </w:rPr>
            </w:pPr>
            <w:del w:id="851" w:author="Chevy Chia-Wei Hsu(許家瑋)" w:date="2019-05-06T09:04:00Z">
              <w:r w:rsidRPr="00F354E6" w:rsidDel="00DF3E85">
                <w:rPr>
                  <w:rFonts w:eastAsiaTheme="minorEastAsia" w:hint="eastAsia"/>
                  <w:color w:val="FF0000"/>
                  <w:sz w:val="18"/>
                  <w:szCs w:val="18"/>
                </w:rPr>
                <w:delText>clk_32k (OSCL)</w:delText>
              </w:r>
            </w:del>
          </w:p>
          <w:p w:rsidR="00CC5E90" w:rsidRPr="00F354E6" w:rsidDel="00DF3E85" w:rsidRDefault="0028184E" w:rsidP="00591AE7">
            <w:pPr>
              <w:rPr>
                <w:del w:id="852" w:author="Chevy Chia-Wei Hsu(許家瑋)" w:date="2019-05-06T09:04:00Z"/>
                <w:rFonts w:eastAsiaTheme="minorEastAsia"/>
                <w:sz w:val="18"/>
                <w:szCs w:val="18"/>
              </w:rPr>
            </w:pPr>
            <w:del w:id="853" w:author="Chevy Chia-Wei Hsu(許家瑋)" w:date="2019-05-06T09:04:00Z">
              <w:r w:rsidRPr="00F354E6" w:rsidDel="00DF3E85">
                <w:rPr>
                  <w:rFonts w:eastAsiaTheme="minorEastAsia" w:hint="eastAsia"/>
                  <w:color w:val="FF0000"/>
                  <w:sz w:val="18"/>
                  <w:szCs w:val="18"/>
                </w:rPr>
                <w:delText xml:space="preserve">       </w:delText>
              </w:r>
              <w:r w:rsidRPr="00F354E6" w:rsidDel="00DF3E85">
                <w:rPr>
                  <w:rFonts w:eastAsiaTheme="minorEastAsia"/>
                  <w:color w:val="FF0000"/>
                  <w:sz w:val="18"/>
                  <w:szCs w:val="18"/>
                </w:rPr>
                <w:delText>ae350_smu_aopd_core.v</w:delText>
              </w:r>
            </w:del>
          </w:p>
        </w:tc>
        <w:tc>
          <w:tcPr>
            <w:tcW w:w="1467" w:type="dxa"/>
          </w:tcPr>
          <w:p w:rsidR="00CC5E90" w:rsidRPr="00F354E6" w:rsidDel="00DF3E85" w:rsidRDefault="00F354E6" w:rsidP="00591AE7">
            <w:pPr>
              <w:rPr>
                <w:del w:id="854" w:author="Chevy Chia-Wei Hsu(許家瑋)" w:date="2019-05-06T09:04:00Z"/>
                <w:rFonts w:eastAsiaTheme="minorEastAsia"/>
                <w:sz w:val="18"/>
                <w:szCs w:val="18"/>
              </w:rPr>
            </w:pPr>
            <w:del w:id="855" w:author="Chevy Chia-Wei Hsu(許家瑋)" w:date="2019-05-06T09:04:00Z">
              <w:r w:rsidDel="00DF3E85">
                <w:rPr>
                  <w:rFonts w:eastAsiaTheme="minorEastAsia" w:hint="eastAsia"/>
                  <w:sz w:val="18"/>
                  <w:szCs w:val="18"/>
                </w:rPr>
                <w:delText>I</w:delText>
              </w:r>
            </w:del>
          </w:p>
        </w:tc>
      </w:tr>
      <w:tr w:rsidR="00AD309A" w:rsidRPr="00F354E6" w:rsidDel="00DF3E85" w:rsidTr="00F354E6">
        <w:trPr>
          <w:del w:id="856" w:author="Chevy Chia-Wei Hsu(許家瑋)" w:date="2019-05-06T09:04:00Z"/>
        </w:trPr>
        <w:tc>
          <w:tcPr>
            <w:tcW w:w="8897" w:type="dxa"/>
          </w:tcPr>
          <w:p w:rsidR="00AD309A" w:rsidRPr="00F354E6" w:rsidDel="00DF3E85" w:rsidRDefault="00AD309A" w:rsidP="00591AE7">
            <w:pPr>
              <w:rPr>
                <w:del w:id="857" w:author="Chevy Chia-Wei Hsu(許家瑋)" w:date="2019-05-06T09:04:00Z"/>
                <w:rFonts w:eastAsiaTheme="minorEastAsia"/>
                <w:color w:val="FF0000"/>
                <w:sz w:val="18"/>
                <w:szCs w:val="18"/>
              </w:rPr>
            </w:pPr>
            <w:del w:id="858" w:author="Chevy Chia-Wei Hsu(許家瑋)" w:date="2019-05-06T09:04:00Z">
              <w:r w:rsidRPr="00F354E6" w:rsidDel="00DF3E85">
                <w:rPr>
                  <w:rFonts w:eastAsiaTheme="minorEastAsia"/>
                  <w:color w:val="FF0000"/>
                  <w:sz w:val="18"/>
                  <w:szCs w:val="18"/>
                </w:rPr>
                <w:delText>AE350_SMU_USERDR0_SUPPORT</w:delText>
              </w:r>
              <w:r w:rsidRPr="00F354E6" w:rsidDel="00DF3E85">
                <w:rPr>
                  <w:rFonts w:eastAsiaTheme="minorEastAsia" w:hint="eastAsia"/>
                  <w:color w:val="FF0000"/>
                  <w:sz w:val="18"/>
                  <w:szCs w:val="18"/>
                </w:rPr>
                <w:delText>?</w:delText>
              </w:r>
            </w:del>
          </w:p>
          <w:p w:rsidR="00AD309A" w:rsidRPr="00F354E6" w:rsidDel="00DF3E85" w:rsidRDefault="00AD309A" w:rsidP="00591AE7">
            <w:pPr>
              <w:rPr>
                <w:del w:id="859" w:author="Chevy Chia-Wei Hsu(許家瑋)" w:date="2019-05-06T09:04:00Z"/>
                <w:rFonts w:eastAsiaTheme="minorEastAsia"/>
                <w:color w:val="FF0000"/>
                <w:sz w:val="18"/>
                <w:szCs w:val="18"/>
              </w:rPr>
            </w:pPr>
            <w:del w:id="860" w:author="Chevy Chia-Wei Hsu(許家瑋)" w:date="2019-05-06T09:04:00Z">
              <w:r w:rsidRPr="00F354E6" w:rsidDel="00DF3E85">
                <w:rPr>
                  <w:rFonts w:eastAsiaTheme="minorEastAsia"/>
                  <w:color w:val="FF0000"/>
                  <w:sz w:val="18"/>
                  <w:szCs w:val="18"/>
                </w:rPr>
                <w:delText>// User define register</w:delText>
              </w:r>
              <w:r w:rsidRPr="00F354E6" w:rsidDel="00DF3E85">
                <w:rPr>
                  <w:rFonts w:eastAsiaTheme="minorEastAsia" w:hint="eastAsia"/>
                  <w:color w:val="FF0000"/>
                  <w:sz w:val="18"/>
                  <w:szCs w:val="18"/>
                </w:rPr>
                <w:delText xml:space="preserve"> 0 </w:delText>
              </w:r>
              <w:r w:rsidRPr="00F354E6" w:rsidDel="00DF3E85">
                <w:rPr>
                  <w:rFonts w:eastAsiaTheme="minorEastAsia"/>
                  <w:color w:val="FF0000"/>
                  <w:sz w:val="18"/>
                  <w:szCs w:val="18"/>
                </w:rPr>
                <w:delText>1</w:delText>
              </w:r>
            </w:del>
          </w:p>
          <w:p w:rsidR="00AD309A" w:rsidDel="00DF3E85" w:rsidRDefault="00AD309A" w:rsidP="00591AE7">
            <w:pPr>
              <w:rPr>
                <w:del w:id="861" w:author="Chevy Chia-Wei Hsu(許家瑋)" w:date="2019-05-06T09:04:00Z"/>
                <w:rFonts w:eastAsiaTheme="minorEastAsia"/>
                <w:color w:val="FF0000"/>
                <w:sz w:val="18"/>
                <w:szCs w:val="18"/>
              </w:rPr>
            </w:pPr>
            <w:del w:id="862" w:author="Chevy Chia-Wei Hsu(許家瑋)" w:date="2019-05-06T09:04:00Z">
              <w:r w:rsidRPr="00F354E6" w:rsidDel="00DF3E85">
                <w:rPr>
                  <w:rFonts w:eastAsiaTheme="minorEastAsia" w:hint="eastAsia"/>
                  <w:color w:val="FF0000"/>
                  <w:sz w:val="18"/>
                  <w:szCs w:val="18"/>
                </w:rPr>
                <w:delText>offset=0x30/0x34</w:delText>
              </w:r>
            </w:del>
          </w:p>
          <w:p w:rsidR="00446169" w:rsidRPr="00F354E6" w:rsidDel="00DF3E85" w:rsidRDefault="00446169" w:rsidP="00591AE7">
            <w:pPr>
              <w:rPr>
                <w:del w:id="863" w:author="Chevy Chia-Wei Hsu(許家瑋)" w:date="2019-05-06T09:04:00Z"/>
                <w:rFonts w:eastAsiaTheme="minorEastAsia"/>
                <w:color w:val="FF0000"/>
                <w:sz w:val="18"/>
                <w:szCs w:val="18"/>
              </w:rPr>
            </w:pPr>
          </w:p>
        </w:tc>
        <w:tc>
          <w:tcPr>
            <w:tcW w:w="1467" w:type="dxa"/>
          </w:tcPr>
          <w:p w:rsidR="00AD309A" w:rsidRPr="00F354E6" w:rsidDel="00DF3E85" w:rsidRDefault="001759F5" w:rsidP="00591AE7">
            <w:pPr>
              <w:rPr>
                <w:del w:id="864" w:author="Chevy Chia-Wei Hsu(許家瑋)" w:date="2019-05-06T09:04:00Z"/>
                <w:rFonts w:eastAsiaTheme="minorEastAsia"/>
                <w:sz w:val="18"/>
                <w:szCs w:val="18"/>
              </w:rPr>
            </w:pPr>
            <w:del w:id="865" w:author="Chevy Chia-Wei Hsu(許家瑋)" w:date="2019-05-06T09:04:00Z">
              <w:r w:rsidDel="00DF3E85">
                <w:rPr>
                  <w:rFonts w:eastAsiaTheme="minorEastAsia" w:hint="eastAsia"/>
                  <w:color w:val="FF0000"/>
                  <w:sz w:val="18"/>
                  <w:szCs w:val="18"/>
                </w:rPr>
                <w:delText>Remove</w:delText>
              </w:r>
            </w:del>
          </w:p>
        </w:tc>
      </w:tr>
      <w:tr w:rsidR="00A569EF" w:rsidRPr="00F354E6" w:rsidDel="00DF3E85" w:rsidTr="00F354E6">
        <w:trPr>
          <w:del w:id="866" w:author="Chevy Chia-Wei Hsu(許家瑋)" w:date="2019-05-06T09:04:00Z"/>
        </w:trPr>
        <w:tc>
          <w:tcPr>
            <w:tcW w:w="8897" w:type="dxa"/>
          </w:tcPr>
          <w:p w:rsidR="00A569EF" w:rsidRPr="00F354E6" w:rsidDel="00DF3E85" w:rsidRDefault="00A569EF" w:rsidP="00591AE7">
            <w:pPr>
              <w:rPr>
                <w:del w:id="867" w:author="Chevy Chia-Wei Hsu(許家瑋)" w:date="2019-05-06T09:04:00Z"/>
                <w:rFonts w:ascii="NimbusSanL-Bold" w:eastAsia="新細明體" w:hAnsi="NimbusSanL-Bold" w:cs="NimbusSanL-Bold"/>
                <w:b/>
                <w:bCs/>
                <w:kern w:val="0"/>
                <w:sz w:val="18"/>
                <w:szCs w:val="18"/>
              </w:rPr>
            </w:pPr>
            <w:del w:id="868" w:author="Chevy Chia-Wei Hsu(許家瑋)" w:date="2019-05-06T09:04:00Z">
              <w:r w:rsidRPr="00F354E6" w:rsidDel="00DF3E85">
                <w:rPr>
                  <w:rFonts w:ascii="NimbusSanL-Bold" w:eastAsia="新細明體" w:hAnsi="NimbusSanL-Bold" w:cs="NimbusSanL-Bold"/>
                  <w:b/>
                  <w:bCs/>
                  <w:kern w:val="0"/>
                  <w:sz w:val="18"/>
                  <w:szCs w:val="18"/>
                </w:rPr>
                <w:delText>ahb2core_clken</w:delText>
              </w:r>
            </w:del>
          </w:p>
          <w:p w:rsidR="00A569EF" w:rsidRPr="00F354E6" w:rsidDel="00DF3E85" w:rsidRDefault="00A569EF" w:rsidP="00591AE7">
            <w:pPr>
              <w:rPr>
                <w:del w:id="869" w:author="Chevy Chia-Wei Hsu(許家瑋)" w:date="2019-05-06T09:04:00Z"/>
                <w:rFonts w:ascii="NimbusSanL-Bold" w:eastAsia="新細明體" w:hAnsi="NimbusSanL-Bold" w:cs="NimbusSanL-Bold"/>
                <w:b/>
                <w:bCs/>
                <w:kern w:val="0"/>
                <w:sz w:val="18"/>
                <w:szCs w:val="18"/>
              </w:rPr>
            </w:pPr>
            <w:del w:id="870" w:author="Chevy Chia-Wei Hsu(許家瑋)" w:date="2019-05-06T09:04:00Z">
              <w:r w:rsidRPr="00F354E6" w:rsidDel="00DF3E85">
                <w:rPr>
                  <w:rFonts w:ascii="NimbusSanL-Bold" w:eastAsia="新細明體" w:hAnsi="NimbusSanL-Bold" w:cs="NimbusSanL-Bold"/>
                  <w:b/>
                  <w:bCs/>
                  <w:kern w:val="0"/>
                  <w:sz w:val="18"/>
                  <w:szCs w:val="18"/>
                </w:rPr>
                <w:delText>apb2core_clken</w:delText>
              </w:r>
            </w:del>
          </w:p>
          <w:p w:rsidR="00A569EF" w:rsidRPr="00F354E6" w:rsidDel="00DF3E85" w:rsidRDefault="00A569EF" w:rsidP="00591AE7">
            <w:pPr>
              <w:rPr>
                <w:del w:id="871" w:author="Chevy Chia-Wei Hsu(許家瑋)" w:date="2019-05-06T09:04:00Z"/>
                <w:rFonts w:eastAsiaTheme="minorEastAsia"/>
                <w:color w:val="FF0000"/>
                <w:sz w:val="18"/>
                <w:szCs w:val="18"/>
              </w:rPr>
            </w:pPr>
            <w:del w:id="872" w:author="Chevy Chia-Wei Hsu(許家瑋)" w:date="2019-05-06T09:04:00Z">
              <w:r w:rsidRPr="00F354E6" w:rsidDel="00DF3E85">
                <w:rPr>
                  <w:rFonts w:ascii="NimbusSanL-Bold" w:eastAsia="新細明體" w:hAnsi="NimbusSanL-Bold" w:cs="NimbusSanL-Bold"/>
                  <w:b/>
                  <w:bCs/>
                  <w:kern w:val="0"/>
                  <w:sz w:val="18"/>
                  <w:szCs w:val="18"/>
                </w:rPr>
                <w:delText>apb2ahb_clken</w:delText>
              </w:r>
            </w:del>
          </w:p>
        </w:tc>
        <w:tc>
          <w:tcPr>
            <w:tcW w:w="1467" w:type="dxa"/>
          </w:tcPr>
          <w:p w:rsidR="00A569EF" w:rsidRPr="00F354E6" w:rsidDel="00DF3E85" w:rsidRDefault="00A569EF" w:rsidP="00591AE7">
            <w:pPr>
              <w:rPr>
                <w:del w:id="873" w:author="Chevy Chia-Wei Hsu(許家瑋)" w:date="2019-05-06T09:04:00Z"/>
                <w:rFonts w:eastAsiaTheme="minorEastAsia"/>
                <w:sz w:val="18"/>
                <w:szCs w:val="18"/>
              </w:rPr>
            </w:pPr>
            <w:del w:id="874" w:author="Chevy Chia-Wei Hsu(許家瑋)" w:date="2019-05-06T09:04:00Z">
              <w:r w:rsidRPr="00F354E6" w:rsidDel="00DF3E85">
                <w:rPr>
                  <w:rFonts w:eastAsiaTheme="minorEastAsia"/>
                  <w:sz w:val="18"/>
                  <w:szCs w:val="18"/>
                </w:rPr>
                <w:delText>ae350_clkgen.v</w:delText>
              </w:r>
            </w:del>
          </w:p>
        </w:tc>
      </w:tr>
      <w:tr w:rsidR="00505170" w:rsidRPr="00F354E6" w:rsidDel="00DF3E85" w:rsidTr="00F354E6">
        <w:trPr>
          <w:del w:id="875" w:author="Chevy Chia-Wei Hsu(許家瑋)" w:date="2019-05-06T09:04:00Z"/>
        </w:trPr>
        <w:tc>
          <w:tcPr>
            <w:tcW w:w="8897" w:type="dxa"/>
          </w:tcPr>
          <w:p w:rsidR="00505170" w:rsidDel="00DF3E85" w:rsidRDefault="00505170" w:rsidP="00591AE7">
            <w:pPr>
              <w:rPr>
                <w:del w:id="876" w:author="Chevy Chia-Wei Hsu(許家瑋)" w:date="2019-05-06T09:04:00Z"/>
                <w:rFonts w:ascii="NimbusSanL-Bold" w:eastAsia="新細明體" w:hAnsi="NimbusSanL-Bold" w:cs="NimbusSanL-Bold"/>
                <w:b/>
                <w:bCs/>
                <w:kern w:val="0"/>
                <w:sz w:val="18"/>
                <w:szCs w:val="18"/>
              </w:rPr>
            </w:pPr>
            <w:del w:id="877" w:author="Chevy Chia-Wei Hsu(許家瑋)" w:date="2019-05-06T09:04:00Z">
              <w:r w:rsidDel="00DF3E85">
                <w:rPr>
                  <w:rFonts w:ascii="NimbusSanL-Bold" w:eastAsia="新細明體" w:hAnsi="NimbusSanL-Bold" w:cs="NimbusSanL-Bold"/>
                  <w:b/>
                  <w:bCs/>
                  <w:kern w:val="0"/>
                  <w:sz w:val="22"/>
                </w:rPr>
                <w:delText>Clock Enable Register (CER</w:delText>
              </w:r>
            </w:del>
          </w:p>
          <w:p w:rsidR="00505170" w:rsidDel="00DF3E85" w:rsidRDefault="00505170" w:rsidP="00591AE7">
            <w:pPr>
              <w:rPr>
                <w:del w:id="878" w:author="Chevy Chia-Wei Hsu(許家瑋)" w:date="2019-05-06T09:04:00Z"/>
                <w:rFonts w:ascii="NimbusSanL-Bold" w:eastAsia="新細明體" w:hAnsi="NimbusSanL-Bold" w:cs="NimbusSanL-Bold"/>
                <w:b/>
                <w:bCs/>
                <w:kern w:val="0"/>
                <w:sz w:val="18"/>
                <w:szCs w:val="18"/>
              </w:rPr>
            </w:pPr>
            <w:del w:id="879" w:author="Chevy Chia-Wei Hsu(許家瑋)" w:date="2019-05-06T09:04:00Z">
              <w:r w:rsidRPr="00505170" w:rsidDel="00DF3E85">
                <w:rPr>
                  <w:rFonts w:ascii="NimbusSanL-Bold" w:eastAsia="新細明體" w:hAnsi="NimbusSanL-Bold" w:cs="NimbusSanL-Bold"/>
                  <w:b/>
                  <w:bCs/>
                  <w:kern w:val="0"/>
                  <w:sz w:val="18"/>
                  <w:szCs w:val="18"/>
                </w:rPr>
                <w:delText>`AE350_SMU_CLKE_DEFAULT</w:delText>
              </w:r>
            </w:del>
          </w:p>
          <w:p w:rsidR="00505170" w:rsidRPr="00F354E6" w:rsidDel="00DF3E85" w:rsidRDefault="00505170" w:rsidP="00591AE7">
            <w:pPr>
              <w:rPr>
                <w:del w:id="880" w:author="Chevy Chia-Wei Hsu(許家瑋)" w:date="2019-05-06T09:04:00Z"/>
                <w:rFonts w:ascii="NimbusSanL-Bold" w:eastAsia="新細明體" w:hAnsi="NimbusSanL-Bold" w:cs="NimbusSanL-Bold"/>
                <w:b/>
                <w:bCs/>
                <w:kern w:val="0"/>
                <w:sz w:val="18"/>
                <w:szCs w:val="18"/>
              </w:rPr>
            </w:pPr>
            <w:del w:id="881" w:author="Chevy Chia-Wei Hsu(許家瑋)" w:date="2019-05-06T09:04:00Z">
              <w:r w:rsidRPr="00505170" w:rsidDel="00DF3E85">
                <w:rPr>
                  <w:rFonts w:ascii="NimbusSanL-Bold" w:eastAsia="新細明體" w:hAnsi="NimbusSanL-Bold" w:cs="NimbusSanL-Bold"/>
                  <w:b/>
                  <w:bCs/>
                  <w:kern w:val="0"/>
                  <w:sz w:val="18"/>
                  <w:szCs w:val="18"/>
                </w:rPr>
                <w:delText>`AE350_SMU_PCLKE_DEFAULT, `AE350_SMU_HCLKE_DEFAULT, `AE350_SMU_CCLKE_DEFAULT</w:delText>
              </w:r>
            </w:del>
          </w:p>
        </w:tc>
        <w:tc>
          <w:tcPr>
            <w:tcW w:w="1467" w:type="dxa"/>
          </w:tcPr>
          <w:p w:rsidR="00505170" w:rsidRPr="00F354E6" w:rsidDel="00DF3E85" w:rsidRDefault="00505170" w:rsidP="00591AE7">
            <w:pPr>
              <w:rPr>
                <w:del w:id="882" w:author="Chevy Chia-Wei Hsu(許家瑋)" w:date="2019-05-06T09:04:00Z"/>
                <w:rFonts w:eastAsiaTheme="minorEastAsia"/>
                <w:sz w:val="18"/>
                <w:szCs w:val="18"/>
              </w:rPr>
            </w:pPr>
          </w:p>
        </w:tc>
      </w:tr>
      <w:tr w:rsidR="001860FD" w:rsidRPr="00F354E6" w:rsidDel="00DF3E85" w:rsidTr="00F354E6">
        <w:trPr>
          <w:del w:id="883" w:author="Chevy Chia-Wei Hsu(許家瑋)" w:date="2019-05-06T09:04:00Z"/>
        </w:trPr>
        <w:tc>
          <w:tcPr>
            <w:tcW w:w="8897" w:type="dxa"/>
          </w:tcPr>
          <w:p w:rsidR="001860FD" w:rsidDel="00DF3E85" w:rsidRDefault="001860FD" w:rsidP="00591AE7">
            <w:pPr>
              <w:rPr>
                <w:del w:id="884" w:author="Chevy Chia-Wei Hsu(許家瑋)" w:date="2019-05-06T09:04:00Z"/>
                <w:rFonts w:ascii="NimbusSanL-Bold" w:eastAsia="新細明體" w:hAnsi="NimbusSanL-Bold" w:cs="NimbusSanL-Bold"/>
                <w:b/>
                <w:bCs/>
                <w:kern w:val="0"/>
                <w:sz w:val="22"/>
              </w:rPr>
            </w:pPr>
          </w:p>
        </w:tc>
        <w:tc>
          <w:tcPr>
            <w:tcW w:w="1467" w:type="dxa"/>
          </w:tcPr>
          <w:p w:rsidR="001860FD" w:rsidRPr="00F354E6" w:rsidDel="00DF3E85" w:rsidRDefault="001860FD" w:rsidP="00591AE7">
            <w:pPr>
              <w:rPr>
                <w:del w:id="885" w:author="Chevy Chia-Wei Hsu(許家瑋)" w:date="2019-05-06T09:04:00Z"/>
                <w:rFonts w:eastAsiaTheme="minorEastAsia"/>
                <w:sz w:val="18"/>
                <w:szCs w:val="18"/>
              </w:rPr>
            </w:pPr>
          </w:p>
        </w:tc>
      </w:tr>
    </w:tbl>
    <w:p w:rsidR="005D16ED" w:rsidDel="00DF3E85" w:rsidRDefault="005D16ED" w:rsidP="00591AE7">
      <w:pPr>
        <w:rPr>
          <w:del w:id="886" w:author="Chevy Chia-Wei Hsu(許家瑋)" w:date="2019-05-06T09:04:00Z"/>
          <w:rFonts w:eastAsiaTheme="minorEastAsia"/>
          <w:sz w:val="20"/>
          <w:szCs w:val="20"/>
        </w:rPr>
      </w:pPr>
    </w:p>
    <w:p w:rsidR="00463247" w:rsidDel="00DF3E85" w:rsidRDefault="00C24A56" w:rsidP="00591AE7">
      <w:pPr>
        <w:rPr>
          <w:del w:id="887" w:author="Chevy Chia-Wei Hsu(許家瑋)" w:date="2019-05-06T09:04:00Z"/>
          <w:rFonts w:eastAsiaTheme="minorEastAsia"/>
          <w:sz w:val="20"/>
          <w:szCs w:val="20"/>
        </w:rPr>
      </w:pPr>
      <w:del w:id="888" w:author="Chevy Chia-Wei Hsu(許家瑋)" w:date="2019-05-06T09:04:00Z">
        <w:r w:rsidRPr="00C24A56" w:rsidDel="00DF3E85">
          <w:rPr>
            <w:rFonts w:eastAsiaTheme="minorEastAsia"/>
            <w:sz w:val="20"/>
            <w:szCs w:val="20"/>
          </w:rPr>
          <w:delText>AE350P design spec</w:delText>
        </w:r>
      </w:del>
    </w:p>
    <w:p w:rsidR="00C24A56" w:rsidDel="00DF3E85" w:rsidRDefault="00C24A56" w:rsidP="00591AE7">
      <w:pPr>
        <w:rPr>
          <w:del w:id="889" w:author="Chevy Chia-Wei Hsu(許家瑋)" w:date="2019-05-06T09:04:00Z"/>
          <w:rFonts w:eastAsiaTheme="minorEastAsia"/>
          <w:sz w:val="20"/>
          <w:szCs w:val="20"/>
        </w:rPr>
      </w:pPr>
      <w:del w:id="890" w:author="Chevy Chia-Wei Hsu(許家瑋)" w:date="2019-05-06T09:04:00Z">
        <w:r w:rsidRPr="00C24A56" w:rsidDel="00DF3E85">
          <w:rPr>
            <w:rFonts w:eastAsiaTheme="minorEastAsia"/>
            <w:sz w:val="20"/>
            <w:szCs w:val="20"/>
          </w:rPr>
          <w:delText>"T:\project\Vicuna\Specification\Design\AE350\AE350_Design_Specification_V1.0.docx"</w:delText>
        </w:r>
      </w:del>
    </w:p>
    <w:p w:rsidR="00C24A56" w:rsidDel="00DF3E85" w:rsidRDefault="00C24A56" w:rsidP="00591AE7">
      <w:pPr>
        <w:rPr>
          <w:del w:id="891" w:author="Chevy Chia-Wei Hsu(許家瑋)" w:date="2019-05-06T09:04:00Z"/>
          <w:rFonts w:eastAsiaTheme="minorEastAsia"/>
          <w:sz w:val="20"/>
          <w:szCs w:val="20"/>
        </w:rPr>
      </w:pPr>
    </w:p>
    <w:p w:rsidR="001860FD" w:rsidDel="00DF3E85" w:rsidRDefault="001860FD" w:rsidP="00591AE7">
      <w:pPr>
        <w:rPr>
          <w:del w:id="892" w:author="Chevy Chia-Wei Hsu(許家瑋)" w:date="2019-05-06T09:04:00Z"/>
          <w:rFonts w:eastAsiaTheme="minorEastAsia"/>
          <w:sz w:val="20"/>
          <w:szCs w:val="20"/>
        </w:rPr>
      </w:pPr>
    </w:p>
    <w:p w:rsidR="001860FD" w:rsidDel="00DF3E85" w:rsidRDefault="001860FD" w:rsidP="00591AE7">
      <w:pPr>
        <w:rPr>
          <w:del w:id="893" w:author="Chevy Chia-Wei Hsu(許家瑋)" w:date="2019-05-06T09:04:00Z"/>
          <w:rFonts w:eastAsiaTheme="minorEastAsia"/>
          <w:sz w:val="20"/>
          <w:szCs w:val="20"/>
        </w:rPr>
      </w:pPr>
    </w:p>
    <w:p w:rsidR="001860FD" w:rsidDel="00DF3E85" w:rsidRDefault="00EB22F5" w:rsidP="00591AE7">
      <w:pPr>
        <w:rPr>
          <w:del w:id="894" w:author="Chevy Chia-Wei Hsu(許家瑋)" w:date="2019-05-06T09:04:00Z"/>
          <w:rFonts w:eastAsiaTheme="minorEastAsia"/>
          <w:sz w:val="20"/>
          <w:szCs w:val="20"/>
        </w:rPr>
      </w:pPr>
      <w:del w:id="895" w:author="Chevy Chia-Wei Hsu(許家瑋)" w:date="2019-05-06T09:04:00Z">
        <w:r w:rsidDel="00DF3E85">
          <w:rPr>
            <w:rFonts w:eastAsiaTheme="minorEastAsia" w:hint="eastAsia"/>
            <w:sz w:val="20"/>
            <w:szCs w:val="20"/>
          </w:rPr>
          <w:delText>Q: 0423</w:delText>
        </w:r>
      </w:del>
    </w:p>
    <w:tbl>
      <w:tblPr>
        <w:tblStyle w:val="a9"/>
        <w:tblW w:w="0" w:type="auto"/>
        <w:tblLook w:val="04A0" w:firstRow="1" w:lastRow="0" w:firstColumn="1" w:lastColumn="0" w:noHBand="0" w:noVBand="1"/>
      </w:tblPr>
      <w:tblGrid>
        <w:gridCol w:w="8897"/>
        <w:gridCol w:w="1467"/>
      </w:tblGrid>
      <w:tr w:rsidR="00C54468" w:rsidRPr="00F354E6" w:rsidDel="00DF3E85" w:rsidTr="00C0078C">
        <w:trPr>
          <w:del w:id="896" w:author="Chevy Chia-Wei Hsu(許家瑋)" w:date="2019-05-06T09:04:00Z"/>
        </w:trPr>
        <w:tc>
          <w:tcPr>
            <w:tcW w:w="8897" w:type="dxa"/>
          </w:tcPr>
          <w:p w:rsidR="00C54468" w:rsidDel="00DF3E85" w:rsidRDefault="00AB5E0A" w:rsidP="00C0078C">
            <w:pPr>
              <w:rPr>
                <w:del w:id="897" w:author="Chevy Chia-Wei Hsu(許家瑋)" w:date="2019-05-06T09:04:00Z"/>
                <w:rFonts w:ascii="NimbusSanL-Bold" w:eastAsia="新細明體" w:hAnsi="NimbusSanL-Bold" w:cs="NimbusSanL-Bold"/>
                <w:b/>
                <w:bCs/>
                <w:kern w:val="0"/>
                <w:sz w:val="22"/>
              </w:rPr>
            </w:pPr>
            <w:del w:id="898" w:author="Chevy Chia-Wei Hsu(許家瑋)" w:date="2019-05-06T09:04:00Z">
              <w:r w:rsidRPr="00AB5E0A" w:rsidDel="00DF3E85">
                <w:rPr>
                  <w:rFonts w:ascii="NimbusSanL-Bold" w:eastAsia="新細明體" w:hAnsi="NimbusSanL-Bold" w:cs="NimbusSanL-Bold"/>
                  <w:b/>
                  <w:bCs/>
                  <w:kern w:val="0"/>
                  <w:sz w:val="22"/>
                </w:rPr>
                <w:delText>ae350_smu_aopd_core.v</w:delText>
              </w:r>
            </w:del>
          </w:p>
          <w:p w:rsidR="00AB5E0A" w:rsidDel="00DF3E85" w:rsidRDefault="00AB5E0A" w:rsidP="00C0078C">
            <w:pPr>
              <w:rPr>
                <w:del w:id="899" w:author="Chevy Chia-Wei Hsu(許家瑋)" w:date="2019-05-06T09:04:00Z"/>
                <w:rFonts w:ascii="NimbusSanL-Bold" w:eastAsia="新細明體" w:hAnsi="NimbusSanL-Bold" w:cs="NimbusSanL-Bold"/>
                <w:b/>
                <w:bCs/>
                <w:kern w:val="0"/>
                <w:sz w:val="22"/>
              </w:rPr>
            </w:pPr>
            <w:del w:id="900" w:author="Chevy Chia-Wei Hsu(許家瑋)" w:date="2019-05-06T09:04:00Z">
              <w:r w:rsidDel="00DF3E85">
                <w:rPr>
                  <w:rFonts w:ascii="NimbusSanL-Bold" w:eastAsia="新細明體" w:hAnsi="NimbusSanL-Bold" w:cs="NimbusSanL-Bold" w:hint="eastAsia"/>
                  <w:b/>
                  <w:bCs/>
                  <w:kern w:val="0"/>
                  <w:sz w:val="22"/>
                </w:rPr>
                <w:delText>clk32/ rtc_reset !?</w:delText>
              </w:r>
            </w:del>
          </w:p>
        </w:tc>
        <w:tc>
          <w:tcPr>
            <w:tcW w:w="1467" w:type="dxa"/>
          </w:tcPr>
          <w:p w:rsidR="00C54468" w:rsidDel="00DF3E85" w:rsidRDefault="00C54468" w:rsidP="00C0078C">
            <w:pPr>
              <w:rPr>
                <w:del w:id="901" w:author="Chevy Chia-Wei Hsu(許家瑋)" w:date="2019-05-06T09:04:00Z"/>
                <w:rFonts w:eastAsiaTheme="minorEastAsia"/>
                <w:sz w:val="18"/>
                <w:szCs w:val="18"/>
              </w:rPr>
            </w:pPr>
          </w:p>
        </w:tc>
      </w:tr>
      <w:tr w:rsidR="00015F5A" w:rsidRPr="00F354E6" w:rsidDel="00DF3E85" w:rsidTr="00C0078C">
        <w:trPr>
          <w:del w:id="902" w:author="Chevy Chia-Wei Hsu(許家瑋)" w:date="2019-05-06T09:04:00Z"/>
        </w:trPr>
        <w:tc>
          <w:tcPr>
            <w:tcW w:w="8897" w:type="dxa"/>
          </w:tcPr>
          <w:p w:rsidR="00015F5A" w:rsidDel="00DF3E85" w:rsidRDefault="00015F5A" w:rsidP="00C0078C">
            <w:pPr>
              <w:rPr>
                <w:del w:id="903" w:author="Chevy Chia-Wei Hsu(許家瑋)" w:date="2019-05-06T09:04:00Z"/>
                <w:rFonts w:ascii="NimbusSanL-Bold" w:eastAsia="新細明體" w:hAnsi="NimbusSanL-Bold" w:cs="NimbusSanL-Bold"/>
                <w:b/>
                <w:bCs/>
                <w:kern w:val="0"/>
                <w:sz w:val="22"/>
              </w:rPr>
            </w:pPr>
            <w:del w:id="904" w:author="Chevy Chia-Wei Hsu(許家瑋)" w:date="2019-05-06T09:04:00Z">
              <w:r w:rsidDel="00DF3E85">
                <w:rPr>
                  <w:rFonts w:ascii="NimbusSanL-Bold" w:eastAsia="新細明體" w:hAnsi="NimbusSanL-Bold" w:cs="NimbusSanL-Bold" w:hint="eastAsia"/>
                  <w:b/>
                  <w:bCs/>
                  <w:kern w:val="0"/>
                  <w:sz w:val="22"/>
                </w:rPr>
                <w:delText>what happen when PD on reset and PCS on waiting/busy</w:delText>
              </w:r>
              <w:r w:rsidR="00DB4630" w:rsidDel="00DF3E85">
                <w:rPr>
                  <w:rFonts w:ascii="NimbusSanL-Bold" w:eastAsia="新細明體" w:hAnsi="NimbusSanL-Bold" w:cs="NimbusSanL-Bold" w:hint="eastAsia"/>
                  <w:b/>
                  <w:bCs/>
                  <w:kern w:val="0"/>
                  <w:sz w:val="22"/>
                </w:rPr>
                <w:delText xml:space="preserve"> (scaling)</w:delText>
              </w:r>
            </w:del>
          </w:p>
        </w:tc>
        <w:tc>
          <w:tcPr>
            <w:tcW w:w="1467" w:type="dxa"/>
          </w:tcPr>
          <w:p w:rsidR="00015F5A" w:rsidRPr="00015F5A" w:rsidDel="00DF3E85" w:rsidRDefault="00015F5A" w:rsidP="00C0078C">
            <w:pPr>
              <w:rPr>
                <w:del w:id="905" w:author="Chevy Chia-Wei Hsu(許家瑋)" w:date="2019-05-06T09:04:00Z"/>
                <w:rFonts w:eastAsiaTheme="minorEastAsia"/>
                <w:sz w:val="18"/>
                <w:szCs w:val="18"/>
              </w:rPr>
            </w:pPr>
          </w:p>
        </w:tc>
      </w:tr>
      <w:tr w:rsidR="00EB22F5" w:rsidRPr="00F354E6" w:rsidDel="00DF3E85" w:rsidTr="00C0078C">
        <w:trPr>
          <w:del w:id="906" w:author="Chevy Chia-Wei Hsu(許家瑋)" w:date="2019-05-06T09:04:00Z"/>
        </w:trPr>
        <w:tc>
          <w:tcPr>
            <w:tcW w:w="8897" w:type="dxa"/>
          </w:tcPr>
          <w:p w:rsidR="00EB22F5" w:rsidRPr="00EB22F5" w:rsidDel="00DF3E85" w:rsidRDefault="00EB22F5" w:rsidP="00EB22F5">
            <w:pPr>
              <w:rPr>
                <w:del w:id="907" w:author="Chevy Chia-Wei Hsu(許家瑋)" w:date="2019-05-06T09:04:00Z"/>
                <w:rFonts w:ascii="NimbusSanL-Bold" w:eastAsia="新細明體" w:hAnsi="NimbusSanL-Bold" w:cs="NimbusSanL-Bold"/>
                <w:b/>
                <w:bCs/>
                <w:kern w:val="0"/>
                <w:sz w:val="22"/>
              </w:rPr>
            </w:pPr>
            <w:del w:id="908" w:author="Chevy Chia-Wei Hsu(許家瑋)" w:date="2019-05-06T09:04:00Z">
              <w:r w:rsidRPr="00EB22F5" w:rsidDel="00DF3E85">
                <w:rPr>
                  <w:rFonts w:ascii="NimbusSanL-Bold" w:eastAsia="新細明體" w:hAnsi="NimbusSanL-Bold" w:cs="NimbusSanL-Bold"/>
                  <w:b/>
                  <w:bCs/>
                  <w:kern w:val="0"/>
                  <w:sz w:val="22"/>
                </w:rPr>
                <w:delText>// main power power off signal</w:delText>
              </w:r>
            </w:del>
          </w:p>
          <w:p w:rsidR="00EB22F5" w:rsidRPr="00EB22F5" w:rsidDel="00DF3E85" w:rsidRDefault="00EB22F5" w:rsidP="00EB22F5">
            <w:pPr>
              <w:rPr>
                <w:del w:id="909" w:author="Chevy Chia-Wei Hsu(許家瑋)" w:date="2019-05-06T09:04:00Z"/>
                <w:rFonts w:ascii="NimbusSanL-Bold" w:eastAsia="新細明體" w:hAnsi="NimbusSanL-Bold" w:cs="NimbusSanL-Bold"/>
                <w:b/>
                <w:bCs/>
                <w:kern w:val="0"/>
                <w:sz w:val="22"/>
              </w:rPr>
            </w:pPr>
            <w:del w:id="910" w:author="Chevy Chia-Wei Hsu(許家瑋)" w:date="2019-05-06T09:04:00Z">
              <w:r w:rsidRPr="00EB22F5" w:rsidDel="00DF3E85">
                <w:rPr>
                  <w:rFonts w:ascii="NimbusSanL-Bold" w:eastAsia="新細明體" w:hAnsi="NimbusSanL-Bold" w:cs="NimbusSanL-Bold"/>
                  <w:b/>
                  <w:bCs/>
                  <w:kern w:val="0"/>
                  <w:sz w:val="22"/>
                </w:rPr>
                <w:delText>// if define AE350_SMU_MDP_PWR_OFF_HIGH,</w:delText>
              </w:r>
            </w:del>
          </w:p>
          <w:p w:rsidR="00EB22F5" w:rsidRPr="00EB22F5" w:rsidDel="00DF3E85" w:rsidRDefault="00EB22F5" w:rsidP="00EB22F5">
            <w:pPr>
              <w:rPr>
                <w:del w:id="911" w:author="Chevy Chia-Wei Hsu(許家瑋)" w:date="2019-05-06T09:04:00Z"/>
                <w:rFonts w:ascii="NimbusSanL-Bold" w:eastAsia="新細明體" w:hAnsi="NimbusSanL-Bold" w:cs="NimbusSanL-Bold"/>
                <w:b/>
                <w:bCs/>
                <w:kern w:val="0"/>
                <w:sz w:val="22"/>
              </w:rPr>
            </w:pPr>
            <w:del w:id="912" w:author="Chevy Chia-Wei Hsu(許家瑋)" w:date="2019-05-06T09:04:00Z">
              <w:r w:rsidRPr="00EB22F5" w:rsidDel="00DF3E85">
                <w:rPr>
                  <w:rFonts w:ascii="NimbusSanL-Bold" w:eastAsia="新細明體" w:hAnsi="NimbusSanL-Bold" w:cs="NimbusSanL-Bold"/>
                  <w:b/>
                  <w:bCs/>
                  <w:kern w:val="0"/>
                  <w:sz w:val="22"/>
                </w:rPr>
                <w:delText>//      the power off command would set the X_mpd_pwr_off to high to power off main power</w:delText>
              </w:r>
            </w:del>
          </w:p>
          <w:p w:rsidR="00EB22F5" w:rsidRPr="00EB22F5" w:rsidDel="00DF3E85" w:rsidRDefault="00EB22F5" w:rsidP="00EB22F5">
            <w:pPr>
              <w:rPr>
                <w:del w:id="913" w:author="Chevy Chia-Wei Hsu(許家瑋)" w:date="2019-05-06T09:04:00Z"/>
                <w:rFonts w:ascii="NimbusSanL-Bold" w:eastAsia="新細明體" w:hAnsi="NimbusSanL-Bold" w:cs="NimbusSanL-Bold"/>
                <w:b/>
                <w:bCs/>
                <w:kern w:val="0"/>
                <w:sz w:val="22"/>
              </w:rPr>
            </w:pPr>
            <w:del w:id="914" w:author="Chevy Chia-Wei Hsu(許家瑋)" w:date="2019-05-06T09:04:00Z">
              <w:r w:rsidRPr="00EB22F5" w:rsidDel="00DF3E85">
                <w:rPr>
                  <w:rFonts w:ascii="NimbusSanL-Bold" w:eastAsia="新細明體" w:hAnsi="NimbusSanL-Bold" w:cs="NimbusSanL-Bold"/>
                  <w:b/>
                  <w:bCs/>
                  <w:kern w:val="0"/>
                  <w:sz w:val="22"/>
                </w:rPr>
                <w:delText>// if don't define AE350_SMU_MDP_PWR_OFF_HIGH,</w:delText>
              </w:r>
            </w:del>
          </w:p>
          <w:p w:rsidR="00EB22F5" w:rsidRPr="00EB22F5" w:rsidDel="00DF3E85" w:rsidRDefault="00EB22F5" w:rsidP="00EB22F5">
            <w:pPr>
              <w:rPr>
                <w:del w:id="915" w:author="Chevy Chia-Wei Hsu(許家瑋)" w:date="2019-05-06T09:04:00Z"/>
                <w:rFonts w:ascii="NimbusSanL-Bold" w:eastAsia="新細明體" w:hAnsi="NimbusSanL-Bold" w:cs="NimbusSanL-Bold"/>
                <w:b/>
                <w:bCs/>
                <w:kern w:val="0"/>
                <w:sz w:val="22"/>
              </w:rPr>
            </w:pPr>
            <w:del w:id="916" w:author="Chevy Chia-Wei Hsu(許家瑋)" w:date="2019-05-06T09:04:00Z">
              <w:r w:rsidRPr="00EB22F5" w:rsidDel="00DF3E85">
                <w:rPr>
                  <w:rFonts w:ascii="NimbusSanL-Bold" w:eastAsia="新細明體" w:hAnsi="NimbusSanL-Bold" w:cs="NimbusSanL-Bold"/>
                  <w:b/>
                  <w:bCs/>
                  <w:kern w:val="0"/>
                  <w:sz w:val="22"/>
                </w:rPr>
                <w:delText>//      the power off command would set the X_mpd_pwr_off to low  to power off main power</w:delText>
              </w:r>
            </w:del>
          </w:p>
          <w:p w:rsidR="00EB22F5" w:rsidRPr="00C73E62" w:rsidDel="00DF3E85" w:rsidRDefault="00EB22F5" w:rsidP="00EB22F5">
            <w:pPr>
              <w:rPr>
                <w:del w:id="917" w:author="Chevy Chia-Wei Hsu(許家瑋)" w:date="2019-05-06T09:04:00Z"/>
                <w:rFonts w:ascii="NimbusSanL-Bold" w:eastAsia="新細明體" w:hAnsi="NimbusSanL-Bold" w:cs="NimbusSanL-Bold"/>
                <w:b/>
                <w:bCs/>
                <w:kern w:val="0"/>
                <w:sz w:val="22"/>
              </w:rPr>
            </w:pPr>
            <w:del w:id="918" w:author="Chevy Chia-Wei Hsu(許家瑋)" w:date="2019-05-06T09:04:00Z">
              <w:r w:rsidRPr="00EB22F5" w:rsidDel="00DF3E85">
                <w:rPr>
                  <w:rFonts w:ascii="NimbusSanL-Bold" w:eastAsia="新細明體" w:hAnsi="NimbusSanL-Bold" w:cs="NimbusSanL-Bold"/>
                  <w:b/>
                  <w:bCs/>
                  <w:kern w:val="0"/>
                  <w:sz w:val="22"/>
                </w:rPr>
                <w:delText>`define AE350_SMU_MDP_PWR_OFF_HIGH</w:delText>
              </w:r>
            </w:del>
          </w:p>
        </w:tc>
        <w:tc>
          <w:tcPr>
            <w:tcW w:w="1467" w:type="dxa"/>
          </w:tcPr>
          <w:p w:rsidR="00EB22F5" w:rsidRPr="00015F5A" w:rsidDel="00DF3E85" w:rsidRDefault="00EB22F5" w:rsidP="00C0078C">
            <w:pPr>
              <w:rPr>
                <w:del w:id="919" w:author="Chevy Chia-Wei Hsu(許家瑋)" w:date="2019-05-06T09:04:00Z"/>
                <w:rFonts w:eastAsiaTheme="minorEastAsia"/>
                <w:sz w:val="18"/>
                <w:szCs w:val="18"/>
              </w:rPr>
            </w:pPr>
            <w:del w:id="920" w:author="Chevy Chia-Wei Hsu(許家瑋)" w:date="2019-05-06T09:04:00Z">
              <w:r w:rsidDel="00DF3E85">
                <w:rPr>
                  <w:rFonts w:eastAsiaTheme="minorEastAsia" w:hint="eastAsia"/>
                  <w:sz w:val="18"/>
                  <w:szCs w:val="18"/>
                </w:rPr>
                <w:delText>remove</w:delText>
              </w:r>
            </w:del>
          </w:p>
        </w:tc>
      </w:tr>
      <w:tr w:rsidR="00EB22F5" w:rsidRPr="00F354E6" w:rsidDel="00DF3E85" w:rsidTr="00C0078C">
        <w:trPr>
          <w:del w:id="921" w:author="Chevy Chia-Wei Hsu(許家瑋)" w:date="2019-05-06T09:04:00Z"/>
        </w:trPr>
        <w:tc>
          <w:tcPr>
            <w:tcW w:w="8897" w:type="dxa"/>
          </w:tcPr>
          <w:p w:rsidR="00EB22F5" w:rsidRPr="00EB22F5" w:rsidDel="00DF3E85" w:rsidRDefault="00EB22F5" w:rsidP="00EB22F5">
            <w:pPr>
              <w:rPr>
                <w:del w:id="922" w:author="Chevy Chia-Wei Hsu(許家瑋)" w:date="2019-05-06T09:04:00Z"/>
                <w:rFonts w:ascii="NimbusSanL-Bold" w:eastAsia="新細明體" w:hAnsi="NimbusSanL-Bold" w:cs="NimbusSanL-Bold"/>
                <w:b/>
                <w:bCs/>
                <w:kern w:val="0"/>
                <w:sz w:val="22"/>
              </w:rPr>
            </w:pPr>
            <w:del w:id="923" w:author="Chevy Chia-Wei Hsu(許家瑋)" w:date="2019-05-06T09:04:00Z">
              <w:r w:rsidRPr="00EB22F5" w:rsidDel="00DF3E85">
                <w:rPr>
                  <w:rFonts w:ascii="NimbusSanL-Bold" w:eastAsia="新細明體" w:hAnsi="NimbusSanL-Bold" w:cs="NimbusSanL-Bold"/>
                  <w:b/>
                  <w:bCs/>
                  <w:kern w:val="0"/>
                  <w:sz w:val="22"/>
                </w:rPr>
                <w:delText>// when X_wakeup_in high to trigger the wakeup event, must define the macro AE350_SMU_EXT_WAKEUP_HIGH</w:delText>
              </w:r>
            </w:del>
          </w:p>
          <w:p w:rsidR="00EB22F5" w:rsidRPr="00EB22F5" w:rsidDel="00DF3E85" w:rsidRDefault="00EB22F5" w:rsidP="00EB22F5">
            <w:pPr>
              <w:rPr>
                <w:del w:id="924" w:author="Chevy Chia-Wei Hsu(許家瑋)" w:date="2019-05-06T09:04:00Z"/>
                <w:rFonts w:ascii="NimbusSanL-Bold" w:eastAsia="新細明體" w:hAnsi="NimbusSanL-Bold" w:cs="NimbusSanL-Bold"/>
                <w:b/>
                <w:bCs/>
                <w:kern w:val="0"/>
                <w:sz w:val="22"/>
              </w:rPr>
            </w:pPr>
            <w:del w:id="925" w:author="Chevy Chia-Wei Hsu(許家瑋)" w:date="2019-05-06T09:04:00Z">
              <w:r w:rsidRPr="00EB22F5" w:rsidDel="00DF3E85">
                <w:rPr>
                  <w:rFonts w:ascii="NimbusSanL-Bold" w:eastAsia="新細明體" w:hAnsi="NimbusSanL-Bold" w:cs="NimbusSanL-Bold"/>
                  <w:b/>
                  <w:bCs/>
                  <w:kern w:val="0"/>
                  <w:sz w:val="22"/>
                </w:rPr>
                <w:delText>//`define AE350_SMU_EXT_WAKEUP_HIGH</w:delText>
              </w:r>
            </w:del>
          </w:p>
        </w:tc>
        <w:tc>
          <w:tcPr>
            <w:tcW w:w="1467" w:type="dxa"/>
          </w:tcPr>
          <w:p w:rsidR="00EB22F5" w:rsidDel="00DF3E85" w:rsidRDefault="00EB22F5" w:rsidP="00C0078C">
            <w:pPr>
              <w:rPr>
                <w:del w:id="926" w:author="Chevy Chia-Wei Hsu(許家瑋)" w:date="2019-05-06T09:04:00Z"/>
                <w:rFonts w:eastAsiaTheme="minorEastAsia"/>
                <w:sz w:val="18"/>
                <w:szCs w:val="18"/>
              </w:rPr>
            </w:pPr>
            <w:del w:id="927" w:author="Chevy Chia-Wei Hsu(許家瑋)" w:date="2019-05-06T09:04:00Z">
              <w:r w:rsidDel="00DF3E85">
                <w:rPr>
                  <w:rFonts w:eastAsiaTheme="minorEastAsia" w:hint="eastAsia"/>
                  <w:sz w:val="18"/>
                  <w:szCs w:val="18"/>
                </w:rPr>
                <w:delText>?</w:delText>
              </w:r>
            </w:del>
          </w:p>
        </w:tc>
      </w:tr>
      <w:tr w:rsidR="00F90F96" w:rsidRPr="00F354E6" w:rsidDel="00DF3E85" w:rsidTr="00C0078C">
        <w:trPr>
          <w:del w:id="928" w:author="Chevy Chia-Wei Hsu(許家瑋)" w:date="2019-05-06T09:04:00Z"/>
        </w:trPr>
        <w:tc>
          <w:tcPr>
            <w:tcW w:w="8897" w:type="dxa"/>
          </w:tcPr>
          <w:p w:rsidR="00F90F96" w:rsidRPr="00EB22F5" w:rsidDel="00DF3E85" w:rsidRDefault="00F90F96" w:rsidP="00F90F96">
            <w:pPr>
              <w:rPr>
                <w:del w:id="929" w:author="Chevy Chia-Wei Hsu(許家瑋)" w:date="2019-05-06T09:04:00Z"/>
                <w:rFonts w:ascii="NimbusSanL-Bold" w:eastAsia="新細明體" w:hAnsi="NimbusSanL-Bold" w:cs="NimbusSanL-Bold"/>
                <w:b/>
                <w:bCs/>
                <w:kern w:val="0"/>
                <w:sz w:val="22"/>
              </w:rPr>
            </w:pPr>
            <w:del w:id="930" w:author="Chevy Chia-Wei Hsu(許家瑋)" w:date="2019-05-06T09:04:00Z">
              <w:r w:rsidDel="00DF3E85">
                <w:rPr>
                  <w:rFonts w:ascii="NimbusSanL-Bold" w:eastAsiaTheme="minorEastAsia" w:hAnsi="NimbusSanL-Bold" w:hint="eastAsia"/>
                  <w:color w:val="FF0000"/>
                  <w:sz w:val="22"/>
                </w:rPr>
                <w:delText>AO</w:delText>
              </w:r>
              <w:r w:rsidRPr="00820FD5" w:rsidDel="00DF3E85">
                <w:rPr>
                  <w:rFonts w:ascii="NimbusSanL-Bold" w:eastAsiaTheme="minorEastAsia" w:hAnsi="NimbusSanL-Bold" w:hint="eastAsia"/>
                  <w:color w:val="FF0000"/>
                  <w:sz w:val="22"/>
                </w:rPr>
                <w:delText>_clkgen</w:delText>
              </w:r>
              <w:r w:rsidDel="00DF3E85">
                <w:rPr>
                  <w:rFonts w:ascii="NimbusSanL-Bold" w:eastAsiaTheme="minorEastAsia" w:hAnsi="NimbusSanL-Bold" w:hint="eastAsia"/>
                  <w:color w:val="FF0000"/>
                  <w:sz w:val="22"/>
                </w:rPr>
                <w:delText xml:space="preserve"> in pd_clkgen or smu inside</w:delText>
              </w:r>
            </w:del>
          </w:p>
        </w:tc>
        <w:tc>
          <w:tcPr>
            <w:tcW w:w="1467" w:type="dxa"/>
          </w:tcPr>
          <w:p w:rsidR="00F90F96" w:rsidDel="00DF3E85" w:rsidRDefault="00F90F96" w:rsidP="00C0078C">
            <w:pPr>
              <w:rPr>
                <w:del w:id="931" w:author="Chevy Chia-Wei Hsu(許家瑋)" w:date="2019-05-06T09:04:00Z"/>
                <w:rFonts w:eastAsiaTheme="minorEastAsia"/>
                <w:sz w:val="18"/>
                <w:szCs w:val="18"/>
              </w:rPr>
            </w:pPr>
          </w:p>
        </w:tc>
      </w:tr>
      <w:tr w:rsidR="008A04D6" w:rsidRPr="00F354E6" w:rsidDel="00DF3E85" w:rsidTr="00C0078C">
        <w:trPr>
          <w:del w:id="932" w:author="Chevy Chia-Wei Hsu(許家瑋)" w:date="2019-05-06T09:04:00Z"/>
        </w:trPr>
        <w:tc>
          <w:tcPr>
            <w:tcW w:w="8897" w:type="dxa"/>
          </w:tcPr>
          <w:p w:rsidR="008A04D6" w:rsidDel="00DF3E85" w:rsidRDefault="008A04D6" w:rsidP="00094F28">
            <w:pPr>
              <w:rPr>
                <w:del w:id="933" w:author="Chevy Chia-Wei Hsu(許家瑋)" w:date="2019-05-06T09:04:00Z"/>
                <w:rFonts w:ascii="NimbusSanL-Bold" w:eastAsiaTheme="minorEastAsia" w:hAnsi="NimbusSanL-Bold"/>
                <w:color w:val="FF0000"/>
                <w:sz w:val="22"/>
              </w:rPr>
            </w:pPr>
            <w:del w:id="934" w:author="Chevy Chia-Wei Hsu(許家瑋)" w:date="2019-05-06T09:04:00Z">
              <w:r w:rsidDel="00DF3E85">
                <w:rPr>
                  <w:rFonts w:ascii="NimbusSanL-Bold" w:eastAsiaTheme="minorEastAsia" w:hAnsi="NimbusSanL-Bold" w:hint="eastAsia"/>
                  <w:color w:val="FF0000"/>
                  <w:sz w:val="22"/>
                </w:rPr>
                <w:delText>PCS</w:delText>
              </w:r>
              <w:r w:rsidR="00094F28" w:rsidDel="00DF3E85">
                <w:rPr>
                  <w:rFonts w:ascii="NimbusSanL-Bold" w:eastAsiaTheme="minorEastAsia" w:hAnsi="NimbusSanL-Bold" w:hint="eastAsia"/>
                  <w:color w:val="FF0000"/>
                  <w:sz w:val="22"/>
                </w:rPr>
                <w:delText>0</w:delText>
              </w:r>
              <w:r w:rsidDel="00DF3E85">
                <w:rPr>
                  <w:rFonts w:ascii="NimbusSanL-Bold" w:eastAsiaTheme="minorEastAsia" w:hAnsi="NimbusSanL-Bold" w:hint="eastAsia"/>
                  <w:color w:val="FF0000"/>
                  <w:sz w:val="22"/>
                </w:rPr>
                <w:delText xml:space="preserve">_reset </w:delText>
              </w:r>
              <w:r w:rsidR="00094F28" w:rsidDel="00DF3E85">
                <w:rPr>
                  <w:rFonts w:ascii="NimbusSanL-Bold" w:eastAsiaTheme="minorEastAsia" w:hAnsi="NimbusSanL-Bold" w:hint="eastAsia"/>
                  <w:color w:val="FF0000"/>
                  <w:sz w:val="22"/>
                </w:rPr>
                <w:delText>for global reset (was sw_rstn)</w:delText>
              </w:r>
            </w:del>
          </w:p>
        </w:tc>
        <w:tc>
          <w:tcPr>
            <w:tcW w:w="1467" w:type="dxa"/>
          </w:tcPr>
          <w:p w:rsidR="008A04D6" w:rsidDel="00DF3E85" w:rsidRDefault="008A04D6" w:rsidP="00C0078C">
            <w:pPr>
              <w:rPr>
                <w:del w:id="935" w:author="Chevy Chia-Wei Hsu(許家瑋)" w:date="2019-05-06T09:04:00Z"/>
                <w:rFonts w:eastAsiaTheme="minorEastAsia"/>
                <w:sz w:val="18"/>
                <w:szCs w:val="18"/>
              </w:rPr>
            </w:pPr>
          </w:p>
        </w:tc>
      </w:tr>
    </w:tbl>
    <w:p w:rsidR="001860FD" w:rsidDel="00DF3E85" w:rsidRDefault="001860FD" w:rsidP="00591AE7">
      <w:pPr>
        <w:rPr>
          <w:del w:id="936" w:author="Chevy Chia-Wei Hsu(許家瑋)" w:date="2019-05-06T09:04:00Z"/>
          <w:rFonts w:eastAsiaTheme="minorEastAsia"/>
          <w:sz w:val="20"/>
          <w:szCs w:val="20"/>
        </w:rPr>
      </w:pPr>
    </w:p>
    <w:p w:rsidR="004C7402" w:rsidDel="00DF3E85" w:rsidRDefault="004C7402" w:rsidP="00591AE7">
      <w:pPr>
        <w:rPr>
          <w:del w:id="937" w:author="Chevy Chia-Wei Hsu(許家瑋)" w:date="2019-05-06T09:04:00Z"/>
          <w:rFonts w:eastAsiaTheme="minorEastAsia"/>
          <w:sz w:val="20"/>
          <w:szCs w:val="20"/>
        </w:rPr>
      </w:pPr>
    </w:p>
    <w:p w:rsidR="004C7402" w:rsidDel="00DF3E85" w:rsidRDefault="004C7402" w:rsidP="00591AE7">
      <w:pPr>
        <w:rPr>
          <w:del w:id="938" w:author="Chevy Chia-Wei Hsu(許家瑋)" w:date="2019-05-06T09:04:00Z"/>
          <w:rFonts w:eastAsiaTheme="minorEastAsia"/>
          <w:sz w:val="20"/>
          <w:szCs w:val="20"/>
        </w:rPr>
      </w:pPr>
      <w:del w:id="939" w:author="Chevy Chia-Wei Hsu(許家瑋)" w:date="2019-05-06T09:04:00Z">
        <w:r w:rsidDel="00DF3E85">
          <w:rPr>
            <w:rFonts w:ascii="CharterBT-Roman" w:eastAsia="新細明體" w:hAnsi="CharterBT-Roman" w:cs="CharterBT-Roman"/>
            <w:kern w:val="0"/>
            <w:szCs w:val="24"/>
          </w:rPr>
          <w:delText>Table 105: I/O Signals</w:delText>
        </w:r>
      </w:del>
    </w:p>
    <w:p w:rsidR="004C7402" w:rsidDel="00DF3E85" w:rsidRDefault="004C7402" w:rsidP="004C7402">
      <w:pPr>
        <w:autoSpaceDE w:val="0"/>
        <w:autoSpaceDN w:val="0"/>
        <w:adjustRightInd w:val="0"/>
        <w:snapToGrid/>
        <w:spacing w:line="240" w:lineRule="auto"/>
        <w:rPr>
          <w:del w:id="940" w:author="Chevy Chia-Wei Hsu(許家瑋)" w:date="2019-05-06T09:04:00Z"/>
          <w:rFonts w:ascii="NimbusSanL-Bold" w:eastAsia="新細明體" w:hAnsi="NimbusSanL-Bold" w:cs="NimbusSanL-Bold"/>
          <w:b/>
          <w:bCs/>
          <w:kern w:val="0"/>
          <w:sz w:val="22"/>
        </w:rPr>
      </w:pPr>
      <w:del w:id="941" w:author="Chevy Chia-Wei Hsu(許家瑋)" w:date="2019-05-06T09:04:00Z">
        <w:r w:rsidDel="00DF3E85">
          <w:rPr>
            <w:rFonts w:ascii="NimbusSanL-Bold" w:eastAsia="新細明體" w:hAnsi="NimbusSanL-Bold" w:cs="NimbusSanL-Bold"/>
            <w:b/>
            <w:bCs/>
            <w:kern w:val="0"/>
            <w:sz w:val="22"/>
          </w:rPr>
          <w:delText>Signal Name Type Description</w:delText>
        </w:r>
      </w:del>
    </w:p>
    <w:p w:rsidR="004C7402" w:rsidDel="00DF3E85" w:rsidRDefault="004C7402" w:rsidP="004C7402">
      <w:pPr>
        <w:autoSpaceDE w:val="0"/>
        <w:autoSpaceDN w:val="0"/>
        <w:adjustRightInd w:val="0"/>
        <w:snapToGrid/>
        <w:spacing w:line="240" w:lineRule="auto"/>
        <w:rPr>
          <w:del w:id="942" w:author="Chevy Chia-Wei Hsu(許家瑋)" w:date="2019-05-06T09:04:00Z"/>
          <w:rFonts w:ascii="NimbusSanL-Regu" w:eastAsia="新細明體" w:hAnsi="NimbusSanL-Regu" w:cs="NimbusSanL-Regu"/>
          <w:kern w:val="0"/>
          <w:sz w:val="22"/>
        </w:rPr>
      </w:pPr>
      <w:del w:id="943" w:author="Chevy Chia-Wei Hsu(許家瑋)" w:date="2019-05-06T09:04:00Z">
        <w:r w:rsidDel="00DF3E85">
          <w:rPr>
            <w:rFonts w:ascii="NimbusSanL-Regu" w:eastAsia="新細明體" w:hAnsi="NimbusSanL-Regu" w:cs="NimbusSanL-Regu"/>
            <w:kern w:val="0"/>
            <w:sz w:val="22"/>
          </w:rPr>
          <w:delText>X_om I Operation mode</w:delText>
        </w:r>
      </w:del>
    </w:p>
    <w:p w:rsidR="004C7402" w:rsidDel="00DF3E85" w:rsidRDefault="004C7402" w:rsidP="004C7402">
      <w:pPr>
        <w:autoSpaceDE w:val="0"/>
        <w:autoSpaceDN w:val="0"/>
        <w:adjustRightInd w:val="0"/>
        <w:snapToGrid/>
        <w:spacing w:line="240" w:lineRule="auto"/>
        <w:rPr>
          <w:del w:id="944" w:author="Chevy Chia-Wei Hsu(許家瑋)" w:date="2019-05-06T09:04:00Z"/>
          <w:rFonts w:ascii="NimbusSanL-Regu" w:eastAsia="新細明體" w:hAnsi="NimbusSanL-Regu" w:cs="NimbusSanL-Regu"/>
          <w:kern w:val="0"/>
          <w:sz w:val="22"/>
        </w:rPr>
      </w:pPr>
      <w:del w:id="945" w:author="Chevy Chia-Wei Hsu(許家瑋)" w:date="2019-05-06T09:04:00Z">
        <w:r w:rsidDel="00DF3E85">
          <w:rPr>
            <w:rFonts w:ascii="NimbusSanL-Regu" w:eastAsia="新細明體" w:hAnsi="NimbusSanL-Regu" w:cs="NimbusSanL-Regu"/>
            <w:kern w:val="0"/>
            <w:sz w:val="22"/>
          </w:rPr>
          <w:delText>X_aopd_por_b I Power-on reset in the always-on power domain</w:delText>
        </w:r>
      </w:del>
    </w:p>
    <w:p w:rsidR="004C7402" w:rsidDel="00DF3E85" w:rsidRDefault="004C7402" w:rsidP="004C7402">
      <w:pPr>
        <w:autoSpaceDE w:val="0"/>
        <w:autoSpaceDN w:val="0"/>
        <w:adjustRightInd w:val="0"/>
        <w:snapToGrid/>
        <w:spacing w:line="240" w:lineRule="auto"/>
        <w:rPr>
          <w:del w:id="946" w:author="Chevy Chia-Wei Hsu(許家瑋)" w:date="2019-05-06T09:04:00Z"/>
          <w:rFonts w:ascii="NimbusSanL-Regu" w:eastAsia="新細明體" w:hAnsi="NimbusSanL-Regu" w:cs="NimbusSanL-Regu"/>
          <w:kern w:val="0"/>
          <w:sz w:val="22"/>
        </w:rPr>
      </w:pPr>
      <w:del w:id="947" w:author="Chevy Chia-Wei Hsu(許家瑋)" w:date="2019-05-06T09:04:00Z">
        <w:r w:rsidDel="00DF3E85">
          <w:rPr>
            <w:rFonts w:ascii="NimbusSanL-Regu" w:eastAsia="新細明體" w:hAnsi="NimbusSanL-Regu" w:cs="NimbusSanL-Regu"/>
            <w:kern w:val="0"/>
            <w:sz w:val="22"/>
          </w:rPr>
          <w:delText>X_por_b I Power-on reset in the main power domain</w:delText>
        </w:r>
      </w:del>
    </w:p>
    <w:p w:rsidR="004C7402" w:rsidDel="00DF3E85" w:rsidRDefault="004C7402" w:rsidP="004C7402">
      <w:pPr>
        <w:autoSpaceDE w:val="0"/>
        <w:autoSpaceDN w:val="0"/>
        <w:adjustRightInd w:val="0"/>
        <w:snapToGrid/>
        <w:spacing w:line="240" w:lineRule="auto"/>
        <w:rPr>
          <w:del w:id="948" w:author="Chevy Chia-Wei Hsu(許家瑋)" w:date="2019-05-06T09:04:00Z"/>
          <w:rFonts w:ascii="NimbusSanL-Regu" w:eastAsia="新細明體" w:hAnsi="NimbusSanL-Regu" w:cs="NimbusSanL-Regu"/>
          <w:kern w:val="0"/>
          <w:sz w:val="22"/>
        </w:rPr>
      </w:pPr>
      <w:del w:id="949" w:author="Chevy Chia-Wei Hsu(許家瑋)" w:date="2019-05-06T09:04:00Z">
        <w:r w:rsidDel="00DF3E85">
          <w:rPr>
            <w:rFonts w:ascii="NimbusSanL-Regu" w:eastAsia="新細明體" w:hAnsi="NimbusSanL-Regu" w:cs="NimbusSanL-Regu"/>
            <w:kern w:val="0"/>
            <w:sz w:val="22"/>
          </w:rPr>
          <w:delText>X_hw_rstn I Hardware reset</w:delText>
        </w:r>
      </w:del>
    </w:p>
    <w:p w:rsidR="004C7402" w:rsidDel="00DF3E85" w:rsidRDefault="004C7402" w:rsidP="004C7402">
      <w:pPr>
        <w:autoSpaceDE w:val="0"/>
        <w:autoSpaceDN w:val="0"/>
        <w:adjustRightInd w:val="0"/>
        <w:snapToGrid/>
        <w:spacing w:line="240" w:lineRule="auto"/>
        <w:rPr>
          <w:del w:id="950" w:author="Chevy Chia-Wei Hsu(許家瑋)" w:date="2019-05-06T09:04:00Z"/>
          <w:rFonts w:ascii="NimbusSanL-Regu" w:eastAsia="新細明體" w:hAnsi="NimbusSanL-Regu" w:cs="NimbusSanL-Regu"/>
          <w:kern w:val="0"/>
          <w:sz w:val="22"/>
        </w:rPr>
      </w:pPr>
      <w:del w:id="951" w:author="Chevy Chia-Wei Hsu(許家瑋)" w:date="2019-05-06T09:04:00Z">
        <w:r w:rsidDel="00DF3E85">
          <w:rPr>
            <w:rFonts w:ascii="NimbusSanL-Regu" w:eastAsia="新細明體" w:hAnsi="NimbusSanL-Regu" w:cs="NimbusSanL-Regu"/>
            <w:kern w:val="0"/>
            <w:sz w:val="22"/>
          </w:rPr>
          <w:delText>X_oschio I/O High frequency oscillator output</w:delText>
        </w:r>
      </w:del>
    </w:p>
    <w:p w:rsidR="004C7402" w:rsidDel="00DF3E85" w:rsidRDefault="004C7402" w:rsidP="004C7402">
      <w:pPr>
        <w:autoSpaceDE w:val="0"/>
        <w:autoSpaceDN w:val="0"/>
        <w:adjustRightInd w:val="0"/>
        <w:snapToGrid/>
        <w:spacing w:line="240" w:lineRule="auto"/>
        <w:rPr>
          <w:del w:id="952" w:author="Chevy Chia-Wei Hsu(許家瑋)" w:date="2019-05-06T09:04:00Z"/>
          <w:rFonts w:ascii="NimbusSanL-Regu" w:eastAsia="新細明體" w:hAnsi="NimbusSanL-Regu" w:cs="NimbusSanL-Regu"/>
          <w:kern w:val="0"/>
          <w:sz w:val="22"/>
        </w:rPr>
      </w:pPr>
      <w:del w:id="953" w:author="Chevy Chia-Wei Hsu(許家瑋)" w:date="2019-05-06T09:04:00Z">
        <w:r w:rsidDel="00DF3E85">
          <w:rPr>
            <w:rFonts w:ascii="NimbusSanL-Regu" w:eastAsia="新細明體" w:hAnsi="NimbusSanL-Regu" w:cs="NimbusSanL-Regu"/>
            <w:kern w:val="0"/>
            <w:sz w:val="22"/>
          </w:rPr>
          <w:delText>X_oschin I High frequency oscillator input</w:delText>
        </w:r>
      </w:del>
    </w:p>
    <w:p w:rsidR="004C7402" w:rsidDel="00DF3E85" w:rsidRDefault="004C7402" w:rsidP="004C7402">
      <w:pPr>
        <w:autoSpaceDE w:val="0"/>
        <w:autoSpaceDN w:val="0"/>
        <w:adjustRightInd w:val="0"/>
        <w:snapToGrid/>
        <w:spacing w:line="240" w:lineRule="auto"/>
        <w:rPr>
          <w:del w:id="954" w:author="Chevy Chia-Wei Hsu(許家瑋)" w:date="2019-05-06T09:04:00Z"/>
          <w:rFonts w:ascii="NimbusSanL-Regu" w:eastAsia="新細明體" w:hAnsi="NimbusSanL-Regu" w:cs="NimbusSanL-Regu"/>
          <w:kern w:val="0"/>
          <w:sz w:val="22"/>
        </w:rPr>
      </w:pPr>
      <w:del w:id="955" w:author="Chevy Chia-Wei Hsu(許家瑋)" w:date="2019-05-06T09:04:00Z">
        <w:r w:rsidDel="00DF3E85">
          <w:rPr>
            <w:rFonts w:ascii="NimbusSanL-Regu" w:eastAsia="新細明體" w:hAnsi="NimbusSanL-Regu" w:cs="NimbusSanL-Regu"/>
            <w:kern w:val="0"/>
            <w:sz w:val="22"/>
          </w:rPr>
          <w:delText>X_osclio I/O Low frequency oscillator output</w:delText>
        </w:r>
      </w:del>
    </w:p>
    <w:p w:rsidR="004C7402" w:rsidDel="00DF3E85" w:rsidRDefault="004C7402" w:rsidP="004C7402">
      <w:pPr>
        <w:autoSpaceDE w:val="0"/>
        <w:autoSpaceDN w:val="0"/>
        <w:adjustRightInd w:val="0"/>
        <w:snapToGrid/>
        <w:spacing w:line="240" w:lineRule="auto"/>
        <w:rPr>
          <w:del w:id="956" w:author="Chevy Chia-Wei Hsu(許家瑋)" w:date="2019-05-06T09:04:00Z"/>
          <w:rFonts w:ascii="NimbusSanL-Regu" w:eastAsia="新細明體" w:hAnsi="NimbusSanL-Regu" w:cs="NimbusSanL-Regu"/>
          <w:kern w:val="0"/>
          <w:sz w:val="22"/>
        </w:rPr>
      </w:pPr>
      <w:del w:id="957" w:author="Chevy Chia-Wei Hsu(許家瑋)" w:date="2019-05-06T09:04:00Z">
        <w:r w:rsidDel="00DF3E85">
          <w:rPr>
            <w:rFonts w:ascii="NimbusSanL-Regu" w:eastAsia="新細明體" w:hAnsi="NimbusSanL-Regu" w:cs="NimbusSanL-Regu"/>
            <w:kern w:val="0"/>
            <w:sz w:val="22"/>
          </w:rPr>
          <w:delText>X_osclin I Low frequency oscillator input</w:delText>
        </w:r>
      </w:del>
    </w:p>
    <w:p w:rsidR="004C7402" w:rsidRPr="004C7402" w:rsidDel="00DF3E85" w:rsidRDefault="004C7402" w:rsidP="004C7402">
      <w:pPr>
        <w:autoSpaceDE w:val="0"/>
        <w:autoSpaceDN w:val="0"/>
        <w:adjustRightInd w:val="0"/>
        <w:snapToGrid/>
        <w:spacing w:line="240" w:lineRule="auto"/>
        <w:rPr>
          <w:del w:id="958" w:author="Chevy Chia-Wei Hsu(許家瑋)" w:date="2019-05-06T09:04:00Z"/>
          <w:rFonts w:ascii="NimbusSanL-Regu" w:eastAsia="新細明體" w:hAnsi="NimbusSanL-Regu" w:cs="NimbusSanL-Regu"/>
          <w:color w:val="FF0000"/>
          <w:kern w:val="0"/>
          <w:sz w:val="22"/>
        </w:rPr>
      </w:pPr>
      <w:del w:id="959" w:author="Chevy Chia-Wei Hsu(許家瑋)" w:date="2019-05-06T09:04:00Z">
        <w:r w:rsidRPr="004C7402" w:rsidDel="00DF3E85">
          <w:rPr>
            <w:rFonts w:ascii="NimbusSanL-Regu" w:eastAsia="新細明體" w:hAnsi="NimbusSanL-Regu" w:cs="NimbusSanL-Regu"/>
            <w:color w:val="FF0000"/>
            <w:kern w:val="0"/>
            <w:sz w:val="22"/>
          </w:rPr>
          <w:delText>X_mpd_pwr_off O Main power domain power off indication</w:delText>
        </w:r>
        <w:r w:rsidR="00EC4CE0" w:rsidDel="00DF3E85">
          <w:rPr>
            <w:rFonts w:ascii="NimbusSanL-Regu" w:eastAsia="新細明體" w:hAnsi="NimbusSanL-Regu" w:cs="NimbusSanL-Regu" w:hint="eastAsia"/>
            <w:color w:val="FF0000"/>
            <w:kern w:val="0"/>
            <w:sz w:val="22"/>
          </w:rPr>
          <w:delText xml:space="preserve"> (bus)</w:delText>
        </w:r>
      </w:del>
    </w:p>
    <w:p w:rsidR="004C7402" w:rsidDel="00DF3E85" w:rsidRDefault="004C7402" w:rsidP="004C7402">
      <w:pPr>
        <w:autoSpaceDE w:val="0"/>
        <w:autoSpaceDN w:val="0"/>
        <w:adjustRightInd w:val="0"/>
        <w:snapToGrid/>
        <w:spacing w:line="240" w:lineRule="auto"/>
        <w:rPr>
          <w:del w:id="960" w:author="Chevy Chia-Wei Hsu(許家瑋)" w:date="2019-05-06T09:04:00Z"/>
          <w:rFonts w:ascii="NimbusSanL-Regu" w:eastAsia="新細明體" w:hAnsi="NimbusSanL-Regu" w:cs="NimbusSanL-Regu"/>
          <w:kern w:val="0"/>
          <w:sz w:val="22"/>
        </w:rPr>
      </w:pPr>
      <w:del w:id="961" w:author="Chevy Chia-Wei Hsu(許家瑋)" w:date="2019-05-06T09:04:00Z">
        <w:r w:rsidDel="00DF3E85">
          <w:rPr>
            <w:rFonts w:ascii="NimbusSanL-Regu" w:eastAsia="新細明體" w:hAnsi="NimbusSanL-Regu" w:cs="NimbusSanL-Regu"/>
            <w:kern w:val="0"/>
            <w:sz w:val="22"/>
          </w:rPr>
          <w:delText>X_rtc_wakeup O Alarm wake-up event</w:delText>
        </w:r>
      </w:del>
    </w:p>
    <w:p w:rsidR="004C7402" w:rsidDel="00DF3E85" w:rsidRDefault="004C7402" w:rsidP="004C7402">
      <w:pPr>
        <w:rPr>
          <w:del w:id="962" w:author="Chevy Chia-Wei Hsu(許家瑋)" w:date="2019-05-06T09:04:00Z"/>
          <w:rFonts w:ascii="NimbusSanL-Regu" w:eastAsia="新細明體" w:hAnsi="NimbusSanL-Regu" w:cs="NimbusSanL-Regu"/>
          <w:kern w:val="0"/>
          <w:sz w:val="22"/>
        </w:rPr>
      </w:pPr>
      <w:del w:id="963" w:author="Chevy Chia-Wei Hsu(許家瑋)" w:date="2019-05-06T09:04:00Z">
        <w:r w:rsidDel="00DF3E85">
          <w:rPr>
            <w:rFonts w:ascii="NimbusSanL-Regu" w:eastAsia="新細明體" w:hAnsi="NimbusSanL-Regu" w:cs="NimbusSanL-Regu"/>
            <w:kern w:val="0"/>
            <w:sz w:val="22"/>
          </w:rPr>
          <w:delText>X_wakeup_in I External wake-up event</w:delText>
        </w:r>
      </w:del>
    </w:p>
    <w:p w:rsidR="004C7402" w:rsidDel="00DF3E85" w:rsidRDefault="004C7402" w:rsidP="004C7402">
      <w:pPr>
        <w:rPr>
          <w:del w:id="964" w:author="Chevy Chia-Wei Hsu(許家瑋)" w:date="2019-05-06T09:04:00Z"/>
          <w:rFonts w:ascii="NimbusSanL-Regu" w:eastAsia="新細明體" w:hAnsi="NimbusSanL-Regu" w:cs="NimbusSanL-Regu"/>
          <w:kern w:val="0"/>
          <w:sz w:val="22"/>
        </w:rPr>
      </w:pPr>
    </w:p>
    <w:p w:rsidR="004C7402" w:rsidDel="00DF3E85" w:rsidRDefault="004C7402" w:rsidP="004C7402">
      <w:pPr>
        <w:rPr>
          <w:del w:id="965" w:author="Chevy Chia-Wei Hsu(許家瑋)" w:date="2019-05-06T09:04:00Z"/>
          <w:rFonts w:eastAsiaTheme="minorEastAsia"/>
          <w:sz w:val="20"/>
          <w:szCs w:val="20"/>
        </w:rPr>
      </w:pPr>
    </w:p>
    <w:p w:rsidR="00123A2A" w:rsidDel="00DF3E85" w:rsidRDefault="00123A2A" w:rsidP="004C7402">
      <w:pPr>
        <w:rPr>
          <w:del w:id="966" w:author="Chevy Chia-Wei Hsu(許家瑋)" w:date="2019-05-06T09:04:00Z"/>
          <w:rFonts w:eastAsiaTheme="minorEastAsia"/>
          <w:sz w:val="20"/>
          <w:szCs w:val="20"/>
        </w:rPr>
      </w:pPr>
      <w:del w:id="967" w:author="Chevy Chia-Wei Hsu(許家瑋)" w:date="2019-05-06T09:04:00Z">
        <w:r w:rsidDel="00DF3E85">
          <w:rPr>
            <w:rFonts w:eastAsiaTheme="minorEastAsia" w:hint="eastAsia"/>
            <w:sz w:val="20"/>
            <w:szCs w:val="20"/>
          </w:rPr>
          <w:delText>TODO</w:delText>
        </w:r>
      </w:del>
    </w:p>
    <w:p w:rsidR="00123A2A" w:rsidDel="00DF3E85" w:rsidRDefault="00123A2A" w:rsidP="004C7402">
      <w:pPr>
        <w:rPr>
          <w:del w:id="968" w:author="Chevy Chia-Wei Hsu(許家瑋)" w:date="2019-05-06T09:04:00Z"/>
          <w:rFonts w:eastAsiaTheme="minorEastAsia"/>
          <w:sz w:val="20"/>
          <w:szCs w:val="20"/>
        </w:rPr>
      </w:pPr>
    </w:p>
    <w:p w:rsidR="00123A2A" w:rsidDel="00DF3E85" w:rsidRDefault="00123A2A" w:rsidP="004C7402">
      <w:pPr>
        <w:rPr>
          <w:del w:id="969" w:author="Chevy Chia-Wei Hsu(許家瑋)" w:date="2019-05-06T09:04:00Z"/>
          <w:rFonts w:eastAsiaTheme="minorEastAsia"/>
          <w:sz w:val="20"/>
          <w:szCs w:val="20"/>
        </w:rPr>
      </w:pPr>
      <w:del w:id="970" w:author="Chevy Chia-Wei Hsu(許家瑋)" w:date="2019-05-06T09:04:00Z">
        <w:r w:rsidDel="00DF3E85">
          <w:rPr>
            <w:rFonts w:eastAsiaTheme="minorEastAsia" w:hint="eastAsia"/>
            <w:sz w:val="20"/>
            <w:szCs w:val="20"/>
          </w:rPr>
          <w:delText>CDC issues</w:delText>
        </w:r>
      </w:del>
    </w:p>
    <w:p w:rsidR="00123A2A" w:rsidDel="00DF3E85" w:rsidRDefault="00123A2A" w:rsidP="004C7402">
      <w:pPr>
        <w:rPr>
          <w:del w:id="971" w:author="Chevy Chia-Wei Hsu(許家瑋)" w:date="2019-05-06T09:04:00Z"/>
          <w:rFonts w:eastAsiaTheme="minorEastAsia"/>
          <w:sz w:val="20"/>
          <w:szCs w:val="20"/>
        </w:rPr>
      </w:pPr>
      <w:del w:id="972" w:author="Chevy Chia-Wei Hsu(許家瑋)" w:date="2019-05-06T09:04:00Z">
        <w:r w:rsidDel="00DF3E85">
          <w:rPr>
            <w:rFonts w:eastAsiaTheme="minorEastAsia" w:hint="eastAsia"/>
            <w:sz w:val="20"/>
            <w:szCs w:val="20"/>
          </w:rPr>
          <w:delText>SMU clock source</w:delText>
        </w:r>
      </w:del>
    </w:p>
    <w:p w:rsidR="00D25F4A" w:rsidRDefault="00123A2A" w:rsidP="004C7402">
      <w:pPr>
        <w:rPr>
          <w:rFonts w:eastAsiaTheme="minorEastAsia"/>
          <w:sz w:val="20"/>
          <w:szCs w:val="20"/>
        </w:rPr>
      </w:pPr>
      <w:del w:id="973" w:author="Chevy Chia-Wei Hsu(許家瑋)" w:date="2019-05-06T09:04:00Z">
        <w:r w:rsidDel="00DF3E85">
          <w:rPr>
            <w:rFonts w:eastAsiaTheme="minorEastAsia" w:hint="eastAsia"/>
            <w:sz w:val="20"/>
            <w:szCs w:val="20"/>
          </w:rPr>
          <w:tab/>
          <w:delText xml:space="preserve">32k vs </w:delText>
        </w:r>
        <w:r w:rsidR="00680502" w:rsidDel="00DF3E85">
          <w:rPr>
            <w:rFonts w:eastAsiaTheme="minorEastAsia" w:hint="eastAsia"/>
            <w:sz w:val="20"/>
            <w:szCs w:val="20"/>
          </w:rPr>
          <w:delText>pclk</w:delText>
        </w:r>
      </w:del>
    </w:p>
    <w:sectPr w:rsidR="00D25F4A" w:rsidSect="00F67F6C">
      <w:type w:val="continuous"/>
      <w:pgSz w:w="12242" w:h="15842" w:code="1"/>
      <w:pgMar w:top="284" w:right="1000" w:bottom="567" w:left="1000" w:header="284" w:footer="284" w:gutter="0"/>
      <w:pgNumType w:start="0"/>
      <w:cols w:space="425"/>
      <w:titlePg/>
      <w:docGrid w:type="lines" w:linePitch="4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8B3" w:rsidRDefault="00E908B3">
      <w:r>
        <w:separator/>
      </w:r>
    </w:p>
    <w:p w:rsidR="00E908B3" w:rsidRDefault="00E908B3"/>
    <w:p w:rsidR="00E908B3" w:rsidRDefault="00E908B3"/>
    <w:p w:rsidR="00E908B3" w:rsidRDefault="00E908B3"/>
    <w:p w:rsidR="00E908B3" w:rsidRDefault="00E908B3"/>
  </w:endnote>
  <w:endnote w:type="continuationSeparator" w:id="0">
    <w:p w:rsidR="00E908B3" w:rsidRDefault="00E908B3">
      <w:r>
        <w:continuationSeparator/>
      </w:r>
    </w:p>
    <w:p w:rsidR="00E908B3" w:rsidRDefault="00E908B3"/>
    <w:p w:rsidR="00E908B3" w:rsidRDefault="00E908B3"/>
    <w:p w:rsidR="00E908B3" w:rsidRDefault="00E908B3"/>
    <w:p w:rsidR="00E908B3" w:rsidRDefault="00E908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Lucida Bright">
    <w:panose1 w:val="02040602050505020304"/>
    <w:charset w:val="00"/>
    <w:family w:val="roman"/>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NimbusSanL-Bold">
    <w:altName w:val="Times New Roman"/>
    <w:panose1 w:val="00000000000000000000"/>
    <w:charset w:val="00"/>
    <w:family w:val="auto"/>
    <w:notTrueType/>
    <w:pitch w:val="default"/>
    <w:sig w:usb0="00000003" w:usb1="00000000" w:usb2="00000000" w:usb3="00000000" w:csb0="00000001" w:csb1="00000000"/>
  </w:font>
  <w:font w:name="NimbusSanL-Regu">
    <w:altName w:val="Times New Roman"/>
    <w:panose1 w:val="00000000000000000000"/>
    <w:charset w:val="00"/>
    <w:family w:val="auto"/>
    <w:notTrueType/>
    <w:pitch w:val="default"/>
    <w:sig w:usb0="00000003" w:usb1="00000000" w:usb2="00000000" w:usb3="00000000" w:csb0="00000001" w:csb1="00000000"/>
  </w:font>
  <w:font w:name="CharterBT-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FF1" w:rsidRDefault="00124FF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20" w:type="dxa"/>
      <w:tblInd w:w="28" w:type="dxa"/>
      <w:tblBorders>
        <w:top w:val="thinThickSmallGap" w:sz="24" w:space="0" w:color="333399"/>
      </w:tblBorders>
      <w:tblLayout w:type="fixed"/>
      <w:tblCellMar>
        <w:left w:w="28" w:type="dxa"/>
        <w:right w:w="28" w:type="dxa"/>
      </w:tblCellMar>
      <w:tblLook w:val="0000" w:firstRow="0" w:lastRow="0" w:firstColumn="0" w:lastColumn="0" w:noHBand="0" w:noVBand="0"/>
    </w:tblPr>
    <w:tblGrid>
      <w:gridCol w:w="8880"/>
      <w:gridCol w:w="1440"/>
    </w:tblGrid>
    <w:tr w:rsidR="00124FF1" w:rsidRPr="00C61311">
      <w:trPr>
        <w:trHeight w:hRule="exact" w:val="113"/>
      </w:trPr>
      <w:tc>
        <w:tcPr>
          <w:tcW w:w="8880" w:type="dxa"/>
          <w:vMerge w:val="restart"/>
          <w:shd w:val="clear" w:color="auto" w:fill="auto"/>
          <w:vAlign w:val="center"/>
        </w:tcPr>
        <w:p w:rsidR="00124FF1" w:rsidRPr="003D3935" w:rsidRDefault="00124FF1" w:rsidP="00DA4323">
          <w:pPr>
            <w:pStyle w:val="a5"/>
            <w:rPr>
              <w:rFonts w:ascii="Lucida Bright" w:hAnsi="Lucida Bright"/>
            </w:rPr>
          </w:pPr>
          <w:r w:rsidRPr="003D3935">
            <w:rPr>
              <w:rFonts w:ascii="Lucida Bright" w:hAnsi="Lucida Bright"/>
            </w:rPr>
            <w:t>The information contained herein is the exclusive property of Andes Technology Co. and shall not be distributed, reproduced, or disclosed in whole or in part without prior written permission of Andes Technology Corporation.</w:t>
          </w:r>
        </w:p>
      </w:tc>
      <w:tc>
        <w:tcPr>
          <w:tcW w:w="1440" w:type="dxa"/>
          <w:shd w:val="clear" w:color="auto" w:fill="auto"/>
        </w:tcPr>
        <w:p w:rsidR="00124FF1" w:rsidRPr="0066364A" w:rsidRDefault="00124FF1" w:rsidP="00DA4323">
          <w:pPr>
            <w:pStyle w:val="TableContent-Centered"/>
            <w:jc w:val="right"/>
            <w:rPr>
              <w:rFonts w:ascii="Lucida Sans Unicode" w:hAnsi="Lucida Sans Unicode" w:cs="Lucida Sans Unicode"/>
              <w:color w:val="000080"/>
              <w:sz w:val="24"/>
            </w:rPr>
          </w:pPr>
        </w:p>
      </w:tc>
    </w:tr>
    <w:tr w:rsidR="00124FF1" w:rsidRPr="00DC6200">
      <w:trPr>
        <w:trHeight w:hRule="exact" w:val="480"/>
      </w:trPr>
      <w:tc>
        <w:tcPr>
          <w:tcW w:w="8880" w:type="dxa"/>
          <w:vMerge/>
          <w:shd w:val="clear" w:color="auto" w:fill="auto"/>
          <w:vAlign w:val="center"/>
        </w:tcPr>
        <w:p w:rsidR="00124FF1" w:rsidRPr="00CF7BFB" w:rsidRDefault="00124FF1" w:rsidP="00DA4323">
          <w:pPr>
            <w:pStyle w:val="a5"/>
          </w:pPr>
        </w:p>
      </w:tc>
      <w:tc>
        <w:tcPr>
          <w:tcW w:w="1440" w:type="dxa"/>
          <w:shd w:val="clear" w:color="auto" w:fill="auto"/>
        </w:tcPr>
        <w:p w:rsidR="00124FF1" w:rsidRPr="003D3935" w:rsidRDefault="00124FF1" w:rsidP="00DA4323">
          <w:pPr>
            <w:pStyle w:val="TableContent-Centered"/>
            <w:jc w:val="right"/>
            <w:rPr>
              <w:rFonts w:ascii="Lucida Bright" w:hAnsi="Lucida Bright" w:cs="Lucida Sans Unicode"/>
              <w:color w:val="000080"/>
              <w:kern w:val="0"/>
              <w:szCs w:val="20"/>
            </w:rPr>
          </w:pPr>
          <w:r w:rsidRPr="003D3935">
            <w:rPr>
              <w:rStyle w:val="ad"/>
              <w:rFonts w:ascii="Lucida Bright" w:eastAsia="Lucida Sans Unicode" w:hAnsi="Lucida Bright" w:cs="Lucida Sans Unicode"/>
              <w:color w:val="333399"/>
              <w:szCs w:val="20"/>
            </w:rPr>
            <w:t xml:space="preserve">Page </w:t>
          </w:r>
          <w:r w:rsidRPr="003D3935">
            <w:rPr>
              <w:rStyle w:val="ad"/>
              <w:rFonts w:ascii="Lucida Bright" w:eastAsia="Lucida Sans Unicode" w:hAnsi="Lucida Bright" w:cs="Lucida Sans Unicode"/>
              <w:color w:val="333399"/>
              <w:szCs w:val="20"/>
            </w:rPr>
            <w:fldChar w:fldCharType="begin"/>
          </w:r>
          <w:r w:rsidRPr="003D3935">
            <w:rPr>
              <w:rStyle w:val="ad"/>
              <w:rFonts w:ascii="Lucida Bright" w:eastAsia="Lucida Sans Unicode" w:hAnsi="Lucida Bright" w:cs="Lucida Sans Unicode"/>
              <w:color w:val="333399"/>
              <w:szCs w:val="20"/>
            </w:rPr>
            <w:instrText xml:space="preserve"> PAGE </w:instrText>
          </w:r>
          <w:r w:rsidRPr="003D3935">
            <w:rPr>
              <w:rStyle w:val="ad"/>
              <w:rFonts w:ascii="Lucida Bright" w:eastAsia="Lucida Sans Unicode" w:hAnsi="Lucida Bright" w:cs="Lucida Sans Unicode"/>
              <w:color w:val="333399"/>
              <w:szCs w:val="20"/>
            </w:rPr>
            <w:fldChar w:fldCharType="separate"/>
          </w:r>
          <w:r w:rsidR="00446F95">
            <w:rPr>
              <w:rStyle w:val="ad"/>
              <w:rFonts w:ascii="Lucida Bright" w:eastAsia="Lucida Sans Unicode" w:hAnsi="Lucida Bright" w:cs="Lucida Sans Unicode"/>
              <w:noProof/>
              <w:color w:val="333399"/>
              <w:szCs w:val="20"/>
            </w:rPr>
            <w:t>v</w:t>
          </w:r>
          <w:r w:rsidRPr="003D3935">
            <w:rPr>
              <w:rStyle w:val="ad"/>
              <w:rFonts w:ascii="Lucida Bright" w:eastAsia="Lucida Sans Unicode" w:hAnsi="Lucida Bright" w:cs="Lucida Sans Unicode"/>
              <w:color w:val="333399"/>
              <w:szCs w:val="20"/>
            </w:rPr>
            <w:fldChar w:fldCharType="end"/>
          </w:r>
        </w:p>
      </w:tc>
    </w:tr>
  </w:tbl>
  <w:p w:rsidR="00124FF1" w:rsidRDefault="00124FF1">
    <w:pPr>
      <w:pStyle w:val="a5"/>
    </w:pPr>
    <w:r>
      <w:rPr>
        <w:kern w:val="0"/>
      </w:rPr>
      <w:fldChar w:fldCharType="begin"/>
    </w:r>
    <w:r>
      <w:rPr>
        <w:kern w:val="0"/>
      </w:rPr>
      <w:instrText xml:space="preserve"> FILENAME </w:instrText>
    </w:r>
    <w:r>
      <w:rPr>
        <w:kern w:val="0"/>
      </w:rPr>
      <w:fldChar w:fldCharType="separate"/>
    </w:r>
    <w:r>
      <w:rPr>
        <w:rFonts w:ascii="細明體" w:eastAsia="細明體" w:hAnsi="細明體" w:cs="細明體" w:hint="eastAsia"/>
        <w:noProof/>
        <w:kern w:val="0"/>
      </w:rPr>
      <w:t>文件</w:t>
    </w:r>
    <w:r>
      <w:rPr>
        <w:noProof/>
        <w:kern w:val="0"/>
      </w:rPr>
      <w:t>1</w:t>
    </w:r>
    <w:r>
      <w:rPr>
        <w:kern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FF1" w:rsidRDefault="00124FF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8B3" w:rsidRDefault="00E908B3">
      <w:r>
        <w:separator/>
      </w:r>
    </w:p>
    <w:p w:rsidR="00E908B3" w:rsidRDefault="00E908B3"/>
    <w:p w:rsidR="00E908B3" w:rsidRDefault="00E908B3"/>
    <w:p w:rsidR="00E908B3" w:rsidRDefault="00E908B3"/>
    <w:p w:rsidR="00E908B3" w:rsidRDefault="00E908B3"/>
  </w:footnote>
  <w:footnote w:type="continuationSeparator" w:id="0">
    <w:p w:rsidR="00E908B3" w:rsidRDefault="00E908B3">
      <w:r>
        <w:continuationSeparator/>
      </w:r>
    </w:p>
    <w:p w:rsidR="00E908B3" w:rsidRDefault="00E908B3"/>
    <w:p w:rsidR="00E908B3" w:rsidRDefault="00E908B3"/>
    <w:p w:rsidR="00E908B3" w:rsidRDefault="00E908B3"/>
    <w:p w:rsidR="00E908B3" w:rsidRDefault="00E908B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FF1" w:rsidRDefault="00124FF1">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66" w:type="dxa"/>
      <w:tblInd w:w="-1" w:type="dxa"/>
      <w:tblBorders>
        <w:bottom w:val="single" w:sz="24" w:space="0" w:color="333399"/>
      </w:tblBorders>
      <w:tblLayout w:type="fixed"/>
      <w:tblCellMar>
        <w:left w:w="28" w:type="dxa"/>
        <w:right w:w="28" w:type="dxa"/>
      </w:tblCellMar>
      <w:tblLook w:val="0000" w:firstRow="0" w:lastRow="0" w:firstColumn="0" w:lastColumn="0" w:noHBand="0" w:noVBand="0"/>
    </w:tblPr>
    <w:tblGrid>
      <w:gridCol w:w="8747"/>
      <w:gridCol w:w="1619"/>
    </w:tblGrid>
    <w:tr w:rsidR="00124FF1" w:rsidRPr="00CC2B97">
      <w:trPr>
        <w:cantSplit/>
        <w:trHeight w:val="714"/>
        <w:tblHeader/>
      </w:trPr>
      <w:tc>
        <w:tcPr>
          <w:tcW w:w="8747" w:type="dxa"/>
          <w:vAlign w:val="bottom"/>
        </w:tcPr>
        <w:p w:rsidR="00124FF1" w:rsidRPr="00270724" w:rsidRDefault="00124FF1" w:rsidP="00270724">
          <w:pPr>
            <w:pStyle w:val="a4"/>
            <w:rPr>
              <w:rFonts w:ascii="Lucida Bright" w:eastAsiaTheme="minorEastAsia" w:hAnsi="Lucida Bright"/>
            </w:rPr>
          </w:pPr>
          <w:r w:rsidRPr="00DC6200">
            <w:rPr>
              <w:rFonts w:ascii="Lucida Bright" w:hAnsi="Lucida Bright"/>
            </w:rPr>
            <w:fldChar w:fldCharType="begin"/>
          </w:r>
          <w:r w:rsidRPr="00DC6200">
            <w:rPr>
              <w:rFonts w:ascii="Lucida Bright" w:hAnsi="Lucida Bright"/>
            </w:rPr>
            <w:instrText xml:space="preserve"> TITLE  \* MERGEFORMAT </w:instrText>
          </w:r>
          <w:r w:rsidRPr="00DC6200">
            <w:rPr>
              <w:rFonts w:ascii="Lucida Bright" w:hAnsi="Lucida Bright"/>
            </w:rPr>
            <w:fldChar w:fldCharType="separate"/>
          </w:r>
          <w:r w:rsidRPr="00FF4783">
            <w:rPr>
              <w:rFonts w:ascii="Lucida Bright" w:eastAsiaTheme="minorEastAsia" w:hAnsi="Lucida Bright"/>
            </w:rPr>
            <w:t>SMU Design</w:t>
          </w:r>
          <w:r>
            <w:rPr>
              <w:rFonts w:ascii="Lucida Bright" w:hAnsi="Lucida Bright"/>
            </w:rPr>
            <w:t xml:space="preserve"> Specification</w:t>
          </w:r>
          <w:r w:rsidRPr="00DC6200">
            <w:rPr>
              <w:rFonts w:ascii="Lucida Bright" w:hAnsi="Lucida Bright"/>
            </w:rPr>
            <w:fldChar w:fldCharType="end"/>
          </w:r>
        </w:p>
      </w:tc>
      <w:tc>
        <w:tcPr>
          <w:tcW w:w="1619" w:type="dxa"/>
          <w:vAlign w:val="center"/>
        </w:tcPr>
        <w:p w:rsidR="00124FF1" w:rsidRDefault="00124FF1" w:rsidP="00B01CB0">
          <w:pPr>
            <w:spacing w:line="240" w:lineRule="auto"/>
          </w:pPr>
          <w:r>
            <w:rPr>
              <w:noProof/>
            </w:rPr>
            <w:drawing>
              <wp:inline distT="0" distB="0" distL="0" distR="0" wp14:anchorId="3B41832C" wp14:editId="5B52000E">
                <wp:extent cx="1019175" cy="409575"/>
                <wp:effectExtent l="0" t="0" r="9525" b="9525"/>
                <wp:docPr id="13" name="圖片 21"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descr="Andeslogo10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tc>
    </w:tr>
  </w:tbl>
  <w:p w:rsidR="00124FF1" w:rsidRDefault="00124FF1">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FF1" w:rsidRDefault="00124FF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286120E"/>
    <w:lvl w:ilvl="0">
      <w:start w:val="1"/>
      <w:numFmt w:val="decimal"/>
      <w:pStyle w:val="5"/>
      <w:lvlText w:val="%1."/>
      <w:lvlJc w:val="left"/>
      <w:pPr>
        <w:tabs>
          <w:tab w:val="num" w:pos="2281"/>
        </w:tabs>
        <w:ind w:leftChars="1000" w:left="2281" w:hangingChars="200" w:hanging="360"/>
      </w:pPr>
    </w:lvl>
  </w:abstractNum>
  <w:abstractNum w:abstractNumId="1">
    <w:nsid w:val="FFFFFF7D"/>
    <w:multiLevelType w:val="singleLevel"/>
    <w:tmpl w:val="6E94A71A"/>
    <w:lvl w:ilvl="0">
      <w:start w:val="1"/>
      <w:numFmt w:val="decimal"/>
      <w:pStyle w:val="4"/>
      <w:lvlText w:val="%1."/>
      <w:lvlJc w:val="left"/>
      <w:pPr>
        <w:tabs>
          <w:tab w:val="num" w:pos="1801"/>
        </w:tabs>
        <w:ind w:leftChars="800" w:left="1801" w:hangingChars="200" w:hanging="360"/>
      </w:pPr>
    </w:lvl>
  </w:abstractNum>
  <w:abstractNum w:abstractNumId="2">
    <w:nsid w:val="FFFFFF7E"/>
    <w:multiLevelType w:val="singleLevel"/>
    <w:tmpl w:val="0A66590C"/>
    <w:lvl w:ilvl="0">
      <w:start w:val="1"/>
      <w:numFmt w:val="decimal"/>
      <w:pStyle w:val="3"/>
      <w:lvlText w:val="%1."/>
      <w:lvlJc w:val="left"/>
      <w:pPr>
        <w:tabs>
          <w:tab w:val="num" w:pos="1321"/>
        </w:tabs>
        <w:ind w:leftChars="600" w:left="1321" w:hangingChars="200" w:hanging="360"/>
      </w:pPr>
    </w:lvl>
  </w:abstractNum>
  <w:abstractNum w:abstractNumId="3">
    <w:nsid w:val="FFFFFF7F"/>
    <w:multiLevelType w:val="singleLevel"/>
    <w:tmpl w:val="3A9CCC2C"/>
    <w:lvl w:ilvl="0">
      <w:start w:val="1"/>
      <w:numFmt w:val="decimal"/>
      <w:pStyle w:val="2"/>
      <w:lvlText w:val="%1."/>
      <w:lvlJc w:val="left"/>
      <w:pPr>
        <w:tabs>
          <w:tab w:val="num" w:pos="841"/>
        </w:tabs>
        <w:ind w:leftChars="400" w:left="841" w:hangingChars="200" w:hanging="360"/>
      </w:pPr>
    </w:lvl>
  </w:abstractNum>
  <w:abstractNum w:abstractNumId="4">
    <w:nsid w:val="FFFFFF80"/>
    <w:multiLevelType w:val="singleLevel"/>
    <w:tmpl w:val="0994DCEE"/>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nsid w:val="FFFFFF81"/>
    <w:multiLevelType w:val="singleLevel"/>
    <w:tmpl w:val="8B12D110"/>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nsid w:val="FFFFFF82"/>
    <w:multiLevelType w:val="singleLevel"/>
    <w:tmpl w:val="FD38F792"/>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nsid w:val="FFFFFF83"/>
    <w:multiLevelType w:val="singleLevel"/>
    <w:tmpl w:val="91D644E6"/>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nsid w:val="FFFFFF88"/>
    <w:multiLevelType w:val="singleLevel"/>
    <w:tmpl w:val="3BCED2EE"/>
    <w:lvl w:ilvl="0">
      <w:start w:val="1"/>
      <w:numFmt w:val="decimal"/>
      <w:pStyle w:val="Lists"/>
      <w:lvlText w:val="%1."/>
      <w:lvlJc w:val="left"/>
      <w:pPr>
        <w:tabs>
          <w:tab w:val="num" w:pos="936"/>
        </w:tabs>
        <w:ind w:left="936" w:hanging="360"/>
      </w:pPr>
      <w:rPr>
        <w:rFonts w:hint="eastAsia"/>
      </w:rPr>
    </w:lvl>
  </w:abstractNum>
  <w:abstractNum w:abstractNumId="9">
    <w:nsid w:val="FFFFFF89"/>
    <w:multiLevelType w:val="singleLevel"/>
    <w:tmpl w:val="FA483828"/>
    <w:lvl w:ilvl="0">
      <w:start w:val="1"/>
      <w:numFmt w:val="bullet"/>
      <w:pStyle w:val="a"/>
      <w:lvlText w:val=""/>
      <w:lvlJc w:val="left"/>
      <w:pPr>
        <w:tabs>
          <w:tab w:val="num" w:pos="481"/>
        </w:tabs>
        <w:ind w:left="481" w:firstLine="95"/>
      </w:pPr>
      <w:rPr>
        <w:rFonts w:ascii="Wingdings" w:hAnsi="Wingdings" w:hint="default"/>
        <w:color w:val="auto"/>
      </w:rPr>
    </w:lvl>
  </w:abstractNum>
  <w:abstractNum w:abstractNumId="10">
    <w:nsid w:val="010D047F"/>
    <w:multiLevelType w:val="hybridMultilevel"/>
    <w:tmpl w:val="60CCE262"/>
    <w:lvl w:ilvl="0" w:tplc="62B64E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02010768"/>
    <w:multiLevelType w:val="hybridMultilevel"/>
    <w:tmpl w:val="B8DC6CDE"/>
    <w:lvl w:ilvl="0" w:tplc="E37CBE66">
      <w:start w:val="1"/>
      <w:numFmt w:val="bullet"/>
      <w:lvlText w:val=""/>
      <w:lvlJc w:val="left"/>
      <w:pPr>
        <w:tabs>
          <w:tab w:val="num" w:pos="720"/>
        </w:tabs>
        <w:ind w:left="720" w:hanging="360"/>
      </w:pPr>
      <w:rPr>
        <w:rFonts w:ascii="Wingdings" w:hAnsi="Wingdings" w:hint="default"/>
      </w:rPr>
    </w:lvl>
    <w:lvl w:ilvl="1" w:tplc="C01CA95C">
      <w:start w:val="1"/>
      <w:numFmt w:val="bullet"/>
      <w:lvlText w:val=""/>
      <w:lvlJc w:val="left"/>
      <w:pPr>
        <w:tabs>
          <w:tab w:val="num" w:pos="1440"/>
        </w:tabs>
        <w:ind w:left="1440" w:hanging="360"/>
      </w:pPr>
      <w:rPr>
        <w:rFonts w:ascii="Wingdings" w:hAnsi="Wingdings" w:hint="default"/>
      </w:rPr>
    </w:lvl>
    <w:lvl w:ilvl="2" w:tplc="A59A6D28" w:tentative="1">
      <w:start w:val="1"/>
      <w:numFmt w:val="bullet"/>
      <w:lvlText w:val=""/>
      <w:lvlJc w:val="left"/>
      <w:pPr>
        <w:tabs>
          <w:tab w:val="num" w:pos="2160"/>
        </w:tabs>
        <w:ind w:left="2160" w:hanging="360"/>
      </w:pPr>
      <w:rPr>
        <w:rFonts w:ascii="Wingdings" w:hAnsi="Wingdings" w:hint="default"/>
      </w:rPr>
    </w:lvl>
    <w:lvl w:ilvl="3" w:tplc="2946DCFC" w:tentative="1">
      <w:start w:val="1"/>
      <w:numFmt w:val="bullet"/>
      <w:lvlText w:val=""/>
      <w:lvlJc w:val="left"/>
      <w:pPr>
        <w:tabs>
          <w:tab w:val="num" w:pos="2880"/>
        </w:tabs>
        <w:ind w:left="2880" w:hanging="360"/>
      </w:pPr>
      <w:rPr>
        <w:rFonts w:ascii="Wingdings" w:hAnsi="Wingdings" w:hint="default"/>
      </w:rPr>
    </w:lvl>
    <w:lvl w:ilvl="4" w:tplc="3DB4ABCE" w:tentative="1">
      <w:start w:val="1"/>
      <w:numFmt w:val="bullet"/>
      <w:lvlText w:val=""/>
      <w:lvlJc w:val="left"/>
      <w:pPr>
        <w:tabs>
          <w:tab w:val="num" w:pos="3600"/>
        </w:tabs>
        <w:ind w:left="3600" w:hanging="360"/>
      </w:pPr>
      <w:rPr>
        <w:rFonts w:ascii="Wingdings" w:hAnsi="Wingdings" w:hint="default"/>
      </w:rPr>
    </w:lvl>
    <w:lvl w:ilvl="5" w:tplc="70FCCE1E" w:tentative="1">
      <w:start w:val="1"/>
      <w:numFmt w:val="bullet"/>
      <w:lvlText w:val=""/>
      <w:lvlJc w:val="left"/>
      <w:pPr>
        <w:tabs>
          <w:tab w:val="num" w:pos="4320"/>
        </w:tabs>
        <w:ind w:left="4320" w:hanging="360"/>
      </w:pPr>
      <w:rPr>
        <w:rFonts w:ascii="Wingdings" w:hAnsi="Wingdings" w:hint="default"/>
      </w:rPr>
    </w:lvl>
    <w:lvl w:ilvl="6" w:tplc="107CCE12" w:tentative="1">
      <w:start w:val="1"/>
      <w:numFmt w:val="bullet"/>
      <w:lvlText w:val=""/>
      <w:lvlJc w:val="left"/>
      <w:pPr>
        <w:tabs>
          <w:tab w:val="num" w:pos="5040"/>
        </w:tabs>
        <w:ind w:left="5040" w:hanging="360"/>
      </w:pPr>
      <w:rPr>
        <w:rFonts w:ascii="Wingdings" w:hAnsi="Wingdings" w:hint="default"/>
      </w:rPr>
    </w:lvl>
    <w:lvl w:ilvl="7" w:tplc="43D804CE" w:tentative="1">
      <w:start w:val="1"/>
      <w:numFmt w:val="bullet"/>
      <w:lvlText w:val=""/>
      <w:lvlJc w:val="left"/>
      <w:pPr>
        <w:tabs>
          <w:tab w:val="num" w:pos="5760"/>
        </w:tabs>
        <w:ind w:left="5760" w:hanging="360"/>
      </w:pPr>
      <w:rPr>
        <w:rFonts w:ascii="Wingdings" w:hAnsi="Wingdings" w:hint="default"/>
      </w:rPr>
    </w:lvl>
    <w:lvl w:ilvl="8" w:tplc="984875D8" w:tentative="1">
      <w:start w:val="1"/>
      <w:numFmt w:val="bullet"/>
      <w:lvlText w:val=""/>
      <w:lvlJc w:val="left"/>
      <w:pPr>
        <w:tabs>
          <w:tab w:val="num" w:pos="6480"/>
        </w:tabs>
        <w:ind w:left="6480" w:hanging="360"/>
      </w:pPr>
      <w:rPr>
        <w:rFonts w:ascii="Wingdings" w:hAnsi="Wingdings" w:hint="default"/>
      </w:rPr>
    </w:lvl>
  </w:abstractNum>
  <w:abstractNum w:abstractNumId="12">
    <w:nsid w:val="075B5253"/>
    <w:multiLevelType w:val="hybridMultilevel"/>
    <w:tmpl w:val="03BA34C6"/>
    <w:lvl w:ilvl="0" w:tplc="E2E27982">
      <w:start w:val="1"/>
      <w:numFmt w:val="bullet"/>
      <w:lvlText w:val=""/>
      <w:lvlJc w:val="left"/>
      <w:pPr>
        <w:tabs>
          <w:tab w:val="num" w:pos="720"/>
        </w:tabs>
        <w:ind w:left="720" w:hanging="360"/>
      </w:pPr>
      <w:rPr>
        <w:rFonts w:ascii="Wingdings" w:hAnsi="Wingdings" w:hint="default"/>
      </w:rPr>
    </w:lvl>
    <w:lvl w:ilvl="1" w:tplc="EBFA796E">
      <w:numFmt w:val="bullet"/>
      <w:lvlText w:val=""/>
      <w:lvlJc w:val="left"/>
      <w:pPr>
        <w:tabs>
          <w:tab w:val="num" w:pos="1440"/>
        </w:tabs>
        <w:ind w:left="1440" w:hanging="360"/>
      </w:pPr>
      <w:rPr>
        <w:rFonts w:ascii="Wingdings" w:hAnsi="Wingdings" w:hint="default"/>
      </w:rPr>
    </w:lvl>
    <w:lvl w:ilvl="2" w:tplc="D902D1A4">
      <w:numFmt w:val="bullet"/>
      <w:lvlText w:val=""/>
      <w:lvlJc w:val="left"/>
      <w:pPr>
        <w:tabs>
          <w:tab w:val="num" w:pos="2160"/>
        </w:tabs>
        <w:ind w:left="2160" w:hanging="360"/>
      </w:pPr>
      <w:rPr>
        <w:rFonts w:ascii="Wingdings" w:hAnsi="Wingdings" w:hint="default"/>
      </w:rPr>
    </w:lvl>
    <w:lvl w:ilvl="3" w:tplc="09E2648A" w:tentative="1">
      <w:start w:val="1"/>
      <w:numFmt w:val="bullet"/>
      <w:lvlText w:val=""/>
      <w:lvlJc w:val="left"/>
      <w:pPr>
        <w:tabs>
          <w:tab w:val="num" w:pos="2880"/>
        </w:tabs>
        <w:ind w:left="2880" w:hanging="360"/>
      </w:pPr>
      <w:rPr>
        <w:rFonts w:ascii="Wingdings" w:hAnsi="Wingdings" w:hint="default"/>
      </w:rPr>
    </w:lvl>
    <w:lvl w:ilvl="4" w:tplc="5F2EE61C" w:tentative="1">
      <w:start w:val="1"/>
      <w:numFmt w:val="bullet"/>
      <w:lvlText w:val=""/>
      <w:lvlJc w:val="left"/>
      <w:pPr>
        <w:tabs>
          <w:tab w:val="num" w:pos="3600"/>
        </w:tabs>
        <w:ind w:left="3600" w:hanging="360"/>
      </w:pPr>
      <w:rPr>
        <w:rFonts w:ascii="Wingdings" w:hAnsi="Wingdings" w:hint="default"/>
      </w:rPr>
    </w:lvl>
    <w:lvl w:ilvl="5" w:tplc="74D6A7AE" w:tentative="1">
      <w:start w:val="1"/>
      <w:numFmt w:val="bullet"/>
      <w:lvlText w:val=""/>
      <w:lvlJc w:val="left"/>
      <w:pPr>
        <w:tabs>
          <w:tab w:val="num" w:pos="4320"/>
        </w:tabs>
        <w:ind w:left="4320" w:hanging="360"/>
      </w:pPr>
      <w:rPr>
        <w:rFonts w:ascii="Wingdings" w:hAnsi="Wingdings" w:hint="default"/>
      </w:rPr>
    </w:lvl>
    <w:lvl w:ilvl="6" w:tplc="725839E6" w:tentative="1">
      <w:start w:val="1"/>
      <w:numFmt w:val="bullet"/>
      <w:lvlText w:val=""/>
      <w:lvlJc w:val="left"/>
      <w:pPr>
        <w:tabs>
          <w:tab w:val="num" w:pos="5040"/>
        </w:tabs>
        <w:ind w:left="5040" w:hanging="360"/>
      </w:pPr>
      <w:rPr>
        <w:rFonts w:ascii="Wingdings" w:hAnsi="Wingdings" w:hint="default"/>
      </w:rPr>
    </w:lvl>
    <w:lvl w:ilvl="7" w:tplc="B718A090" w:tentative="1">
      <w:start w:val="1"/>
      <w:numFmt w:val="bullet"/>
      <w:lvlText w:val=""/>
      <w:lvlJc w:val="left"/>
      <w:pPr>
        <w:tabs>
          <w:tab w:val="num" w:pos="5760"/>
        </w:tabs>
        <w:ind w:left="5760" w:hanging="360"/>
      </w:pPr>
      <w:rPr>
        <w:rFonts w:ascii="Wingdings" w:hAnsi="Wingdings" w:hint="default"/>
      </w:rPr>
    </w:lvl>
    <w:lvl w:ilvl="8" w:tplc="5BE26334" w:tentative="1">
      <w:start w:val="1"/>
      <w:numFmt w:val="bullet"/>
      <w:lvlText w:val=""/>
      <w:lvlJc w:val="left"/>
      <w:pPr>
        <w:tabs>
          <w:tab w:val="num" w:pos="6480"/>
        </w:tabs>
        <w:ind w:left="6480" w:hanging="360"/>
      </w:pPr>
      <w:rPr>
        <w:rFonts w:ascii="Wingdings" w:hAnsi="Wingdings" w:hint="default"/>
      </w:rPr>
    </w:lvl>
  </w:abstractNum>
  <w:abstractNum w:abstractNumId="13">
    <w:nsid w:val="08A721B9"/>
    <w:multiLevelType w:val="hybridMultilevel"/>
    <w:tmpl w:val="5B2E463A"/>
    <w:lvl w:ilvl="0" w:tplc="7FC2AD0E">
      <w:start w:val="1"/>
      <w:numFmt w:val="bullet"/>
      <w:pStyle w:val="Bullets"/>
      <w:lvlText w:val=""/>
      <w:lvlJc w:val="left"/>
      <w:pPr>
        <w:tabs>
          <w:tab w:val="num" w:pos="480"/>
        </w:tabs>
        <w:ind w:left="480" w:hanging="480"/>
      </w:pPr>
      <w:rPr>
        <w:rFonts w:ascii="Wingdings" w:hAnsi="Wingdings" w:hint="default"/>
        <w:color w:val="333399"/>
        <w:sz w:val="24"/>
        <w:szCs w:val="24"/>
      </w:rPr>
    </w:lvl>
    <w:lvl w:ilvl="1" w:tplc="3A30B166">
      <w:numFmt w:val="bullet"/>
      <w:lvlText w:val=""/>
      <w:lvlJc w:val="left"/>
      <w:pPr>
        <w:tabs>
          <w:tab w:val="num" w:pos="840"/>
        </w:tabs>
        <w:ind w:left="840" w:hanging="360"/>
      </w:pPr>
      <w:rPr>
        <w:rFonts w:ascii="Wingdings" w:eastAsia="Candara" w:hAnsi="Wingdings" w:cs="Candara"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nsid w:val="0C1234BE"/>
    <w:multiLevelType w:val="hybridMultilevel"/>
    <w:tmpl w:val="0806381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nsid w:val="0EEE05D3"/>
    <w:multiLevelType w:val="hybridMultilevel"/>
    <w:tmpl w:val="1D64DE18"/>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16">
    <w:nsid w:val="10E72AE8"/>
    <w:multiLevelType w:val="hybridMultilevel"/>
    <w:tmpl w:val="9A16DEC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7">
    <w:nsid w:val="11DC56F2"/>
    <w:multiLevelType w:val="hybridMultilevel"/>
    <w:tmpl w:val="EF3C7824"/>
    <w:lvl w:ilvl="0" w:tplc="072A34B2">
      <w:start w:val="1"/>
      <w:numFmt w:val="bullet"/>
      <w:lvlText w:val=""/>
      <w:lvlJc w:val="left"/>
      <w:pPr>
        <w:tabs>
          <w:tab w:val="num" w:pos="720"/>
        </w:tabs>
        <w:ind w:left="720" w:hanging="360"/>
      </w:pPr>
      <w:rPr>
        <w:rFonts w:ascii="Wingdings" w:hAnsi="Wingdings" w:hint="default"/>
      </w:rPr>
    </w:lvl>
    <w:lvl w:ilvl="1" w:tplc="EB6E6EFA">
      <w:start w:val="1"/>
      <w:numFmt w:val="bullet"/>
      <w:lvlText w:val=""/>
      <w:lvlJc w:val="left"/>
      <w:pPr>
        <w:tabs>
          <w:tab w:val="num" w:pos="1440"/>
        </w:tabs>
        <w:ind w:left="1440" w:hanging="360"/>
      </w:pPr>
      <w:rPr>
        <w:rFonts w:ascii="Wingdings" w:hAnsi="Wingdings" w:hint="default"/>
      </w:rPr>
    </w:lvl>
    <w:lvl w:ilvl="2" w:tplc="DEB0B52A">
      <w:start w:val="1"/>
      <w:numFmt w:val="bullet"/>
      <w:lvlText w:val=""/>
      <w:lvlJc w:val="left"/>
      <w:pPr>
        <w:tabs>
          <w:tab w:val="num" w:pos="2160"/>
        </w:tabs>
        <w:ind w:left="2160" w:hanging="360"/>
      </w:pPr>
      <w:rPr>
        <w:rFonts w:ascii="Wingdings" w:hAnsi="Wingdings" w:hint="default"/>
      </w:rPr>
    </w:lvl>
    <w:lvl w:ilvl="3" w:tplc="90E87B7C" w:tentative="1">
      <w:start w:val="1"/>
      <w:numFmt w:val="bullet"/>
      <w:lvlText w:val=""/>
      <w:lvlJc w:val="left"/>
      <w:pPr>
        <w:tabs>
          <w:tab w:val="num" w:pos="2880"/>
        </w:tabs>
        <w:ind w:left="2880" w:hanging="360"/>
      </w:pPr>
      <w:rPr>
        <w:rFonts w:ascii="Wingdings" w:hAnsi="Wingdings" w:hint="default"/>
      </w:rPr>
    </w:lvl>
    <w:lvl w:ilvl="4" w:tplc="BB74F1BA" w:tentative="1">
      <w:start w:val="1"/>
      <w:numFmt w:val="bullet"/>
      <w:lvlText w:val=""/>
      <w:lvlJc w:val="left"/>
      <w:pPr>
        <w:tabs>
          <w:tab w:val="num" w:pos="3600"/>
        </w:tabs>
        <w:ind w:left="3600" w:hanging="360"/>
      </w:pPr>
      <w:rPr>
        <w:rFonts w:ascii="Wingdings" w:hAnsi="Wingdings" w:hint="default"/>
      </w:rPr>
    </w:lvl>
    <w:lvl w:ilvl="5" w:tplc="3252F204" w:tentative="1">
      <w:start w:val="1"/>
      <w:numFmt w:val="bullet"/>
      <w:lvlText w:val=""/>
      <w:lvlJc w:val="left"/>
      <w:pPr>
        <w:tabs>
          <w:tab w:val="num" w:pos="4320"/>
        </w:tabs>
        <w:ind w:left="4320" w:hanging="360"/>
      </w:pPr>
      <w:rPr>
        <w:rFonts w:ascii="Wingdings" w:hAnsi="Wingdings" w:hint="default"/>
      </w:rPr>
    </w:lvl>
    <w:lvl w:ilvl="6" w:tplc="0F12990A" w:tentative="1">
      <w:start w:val="1"/>
      <w:numFmt w:val="bullet"/>
      <w:lvlText w:val=""/>
      <w:lvlJc w:val="left"/>
      <w:pPr>
        <w:tabs>
          <w:tab w:val="num" w:pos="5040"/>
        </w:tabs>
        <w:ind w:left="5040" w:hanging="360"/>
      </w:pPr>
      <w:rPr>
        <w:rFonts w:ascii="Wingdings" w:hAnsi="Wingdings" w:hint="default"/>
      </w:rPr>
    </w:lvl>
    <w:lvl w:ilvl="7" w:tplc="79B8077E" w:tentative="1">
      <w:start w:val="1"/>
      <w:numFmt w:val="bullet"/>
      <w:lvlText w:val=""/>
      <w:lvlJc w:val="left"/>
      <w:pPr>
        <w:tabs>
          <w:tab w:val="num" w:pos="5760"/>
        </w:tabs>
        <w:ind w:left="5760" w:hanging="360"/>
      </w:pPr>
      <w:rPr>
        <w:rFonts w:ascii="Wingdings" w:hAnsi="Wingdings" w:hint="default"/>
      </w:rPr>
    </w:lvl>
    <w:lvl w:ilvl="8" w:tplc="C534E420" w:tentative="1">
      <w:start w:val="1"/>
      <w:numFmt w:val="bullet"/>
      <w:lvlText w:val=""/>
      <w:lvlJc w:val="left"/>
      <w:pPr>
        <w:tabs>
          <w:tab w:val="num" w:pos="6480"/>
        </w:tabs>
        <w:ind w:left="6480" w:hanging="360"/>
      </w:pPr>
      <w:rPr>
        <w:rFonts w:ascii="Wingdings" w:hAnsi="Wingdings" w:hint="default"/>
      </w:rPr>
    </w:lvl>
  </w:abstractNum>
  <w:abstractNum w:abstractNumId="18">
    <w:nsid w:val="166A0884"/>
    <w:multiLevelType w:val="hybridMultilevel"/>
    <w:tmpl w:val="B5644490"/>
    <w:lvl w:ilvl="0" w:tplc="40E2A02A">
      <w:start w:val="1"/>
      <w:numFmt w:val="decimal"/>
      <w:lvlText w:val="%1."/>
      <w:lvlJc w:val="left"/>
      <w:pPr>
        <w:tabs>
          <w:tab w:val="num" w:pos="-2004"/>
        </w:tabs>
        <w:ind w:left="-2004" w:hanging="360"/>
      </w:pPr>
      <w:rPr>
        <w:rFonts w:hint="default"/>
      </w:rPr>
    </w:lvl>
    <w:lvl w:ilvl="1" w:tplc="C6788B84">
      <w:start w:val="1"/>
      <w:numFmt w:val="lowerLetter"/>
      <w:lvlText w:val="%2."/>
      <w:lvlJc w:val="left"/>
      <w:pPr>
        <w:tabs>
          <w:tab w:val="num" w:pos="-1524"/>
        </w:tabs>
        <w:ind w:left="-1524" w:hanging="360"/>
      </w:pPr>
      <w:rPr>
        <w:rFonts w:hint="default"/>
      </w:rPr>
    </w:lvl>
    <w:lvl w:ilvl="2" w:tplc="0409001B" w:tentative="1">
      <w:start w:val="1"/>
      <w:numFmt w:val="lowerRoman"/>
      <w:lvlText w:val="%3."/>
      <w:lvlJc w:val="right"/>
      <w:pPr>
        <w:tabs>
          <w:tab w:val="num" w:pos="-924"/>
        </w:tabs>
        <w:ind w:left="-924" w:hanging="480"/>
      </w:pPr>
    </w:lvl>
    <w:lvl w:ilvl="3" w:tplc="0409000F" w:tentative="1">
      <w:start w:val="1"/>
      <w:numFmt w:val="decimal"/>
      <w:lvlText w:val="%4."/>
      <w:lvlJc w:val="left"/>
      <w:pPr>
        <w:tabs>
          <w:tab w:val="num" w:pos="-444"/>
        </w:tabs>
        <w:ind w:left="-444" w:hanging="480"/>
      </w:pPr>
    </w:lvl>
    <w:lvl w:ilvl="4" w:tplc="04090019" w:tentative="1">
      <w:start w:val="1"/>
      <w:numFmt w:val="ideographTraditional"/>
      <w:lvlText w:val="%5、"/>
      <w:lvlJc w:val="left"/>
      <w:pPr>
        <w:tabs>
          <w:tab w:val="num" w:pos="36"/>
        </w:tabs>
        <w:ind w:left="36" w:hanging="480"/>
      </w:pPr>
    </w:lvl>
    <w:lvl w:ilvl="5" w:tplc="0409001B" w:tentative="1">
      <w:start w:val="1"/>
      <w:numFmt w:val="lowerRoman"/>
      <w:lvlText w:val="%6."/>
      <w:lvlJc w:val="right"/>
      <w:pPr>
        <w:tabs>
          <w:tab w:val="num" w:pos="516"/>
        </w:tabs>
        <w:ind w:left="516" w:hanging="480"/>
      </w:pPr>
    </w:lvl>
    <w:lvl w:ilvl="6" w:tplc="0409000F" w:tentative="1">
      <w:start w:val="1"/>
      <w:numFmt w:val="decimal"/>
      <w:lvlText w:val="%7."/>
      <w:lvlJc w:val="left"/>
      <w:pPr>
        <w:tabs>
          <w:tab w:val="num" w:pos="996"/>
        </w:tabs>
        <w:ind w:left="996" w:hanging="480"/>
      </w:pPr>
    </w:lvl>
    <w:lvl w:ilvl="7" w:tplc="04090019" w:tentative="1">
      <w:start w:val="1"/>
      <w:numFmt w:val="ideographTraditional"/>
      <w:lvlText w:val="%8、"/>
      <w:lvlJc w:val="left"/>
      <w:pPr>
        <w:tabs>
          <w:tab w:val="num" w:pos="1476"/>
        </w:tabs>
        <w:ind w:left="1476" w:hanging="480"/>
      </w:pPr>
    </w:lvl>
    <w:lvl w:ilvl="8" w:tplc="0409001B" w:tentative="1">
      <w:start w:val="1"/>
      <w:numFmt w:val="lowerRoman"/>
      <w:lvlText w:val="%9."/>
      <w:lvlJc w:val="right"/>
      <w:pPr>
        <w:tabs>
          <w:tab w:val="num" w:pos="1956"/>
        </w:tabs>
        <w:ind w:left="1956" w:hanging="480"/>
      </w:pPr>
    </w:lvl>
  </w:abstractNum>
  <w:abstractNum w:abstractNumId="19">
    <w:nsid w:val="168928BA"/>
    <w:multiLevelType w:val="hybridMultilevel"/>
    <w:tmpl w:val="CC46324E"/>
    <w:lvl w:ilvl="0" w:tplc="EFA29AD0">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nsid w:val="1843726C"/>
    <w:multiLevelType w:val="hybridMultilevel"/>
    <w:tmpl w:val="C1CA0968"/>
    <w:lvl w:ilvl="0" w:tplc="5A40B336">
      <w:start w:val="1"/>
      <w:numFmt w:val="bullet"/>
      <w:lvlText w:val=""/>
      <w:lvlJc w:val="left"/>
      <w:pPr>
        <w:tabs>
          <w:tab w:val="num" w:pos="720"/>
        </w:tabs>
        <w:ind w:left="720" w:hanging="360"/>
      </w:pPr>
      <w:rPr>
        <w:rFonts w:ascii="Wingdings" w:hAnsi="Wingdings" w:hint="default"/>
      </w:rPr>
    </w:lvl>
    <w:lvl w:ilvl="1" w:tplc="C7BAA350">
      <w:start w:val="1"/>
      <w:numFmt w:val="bullet"/>
      <w:lvlText w:val=""/>
      <w:lvlJc w:val="left"/>
      <w:pPr>
        <w:tabs>
          <w:tab w:val="num" w:pos="1440"/>
        </w:tabs>
        <w:ind w:left="1440" w:hanging="360"/>
      </w:pPr>
      <w:rPr>
        <w:rFonts w:ascii="Wingdings" w:hAnsi="Wingdings" w:hint="default"/>
      </w:rPr>
    </w:lvl>
    <w:lvl w:ilvl="2" w:tplc="D29E8F28" w:tentative="1">
      <w:start w:val="1"/>
      <w:numFmt w:val="bullet"/>
      <w:lvlText w:val=""/>
      <w:lvlJc w:val="left"/>
      <w:pPr>
        <w:tabs>
          <w:tab w:val="num" w:pos="2160"/>
        </w:tabs>
        <w:ind w:left="2160" w:hanging="360"/>
      </w:pPr>
      <w:rPr>
        <w:rFonts w:ascii="Wingdings" w:hAnsi="Wingdings" w:hint="default"/>
      </w:rPr>
    </w:lvl>
    <w:lvl w:ilvl="3" w:tplc="864464C8" w:tentative="1">
      <w:start w:val="1"/>
      <w:numFmt w:val="bullet"/>
      <w:lvlText w:val=""/>
      <w:lvlJc w:val="left"/>
      <w:pPr>
        <w:tabs>
          <w:tab w:val="num" w:pos="2880"/>
        </w:tabs>
        <w:ind w:left="2880" w:hanging="360"/>
      </w:pPr>
      <w:rPr>
        <w:rFonts w:ascii="Wingdings" w:hAnsi="Wingdings" w:hint="default"/>
      </w:rPr>
    </w:lvl>
    <w:lvl w:ilvl="4" w:tplc="CC3478C8" w:tentative="1">
      <w:start w:val="1"/>
      <w:numFmt w:val="bullet"/>
      <w:lvlText w:val=""/>
      <w:lvlJc w:val="left"/>
      <w:pPr>
        <w:tabs>
          <w:tab w:val="num" w:pos="3600"/>
        </w:tabs>
        <w:ind w:left="3600" w:hanging="360"/>
      </w:pPr>
      <w:rPr>
        <w:rFonts w:ascii="Wingdings" w:hAnsi="Wingdings" w:hint="default"/>
      </w:rPr>
    </w:lvl>
    <w:lvl w:ilvl="5" w:tplc="2DA2026C" w:tentative="1">
      <w:start w:val="1"/>
      <w:numFmt w:val="bullet"/>
      <w:lvlText w:val=""/>
      <w:lvlJc w:val="left"/>
      <w:pPr>
        <w:tabs>
          <w:tab w:val="num" w:pos="4320"/>
        </w:tabs>
        <w:ind w:left="4320" w:hanging="360"/>
      </w:pPr>
      <w:rPr>
        <w:rFonts w:ascii="Wingdings" w:hAnsi="Wingdings" w:hint="default"/>
      </w:rPr>
    </w:lvl>
    <w:lvl w:ilvl="6" w:tplc="38BE27CE" w:tentative="1">
      <w:start w:val="1"/>
      <w:numFmt w:val="bullet"/>
      <w:lvlText w:val=""/>
      <w:lvlJc w:val="left"/>
      <w:pPr>
        <w:tabs>
          <w:tab w:val="num" w:pos="5040"/>
        </w:tabs>
        <w:ind w:left="5040" w:hanging="360"/>
      </w:pPr>
      <w:rPr>
        <w:rFonts w:ascii="Wingdings" w:hAnsi="Wingdings" w:hint="default"/>
      </w:rPr>
    </w:lvl>
    <w:lvl w:ilvl="7" w:tplc="582C017A" w:tentative="1">
      <w:start w:val="1"/>
      <w:numFmt w:val="bullet"/>
      <w:lvlText w:val=""/>
      <w:lvlJc w:val="left"/>
      <w:pPr>
        <w:tabs>
          <w:tab w:val="num" w:pos="5760"/>
        </w:tabs>
        <w:ind w:left="5760" w:hanging="360"/>
      </w:pPr>
      <w:rPr>
        <w:rFonts w:ascii="Wingdings" w:hAnsi="Wingdings" w:hint="default"/>
      </w:rPr>
    </w:lvl>
    <w:lvl w:ilvl="8" w:tplc="0F5811E8" w:tentative="1">
      <w:start w:val="1"/>
      <w:numFmt w:val="bullet"/>
      <w:lvlText w:val=""/>
      <w:lvlJc w:val="left"/>
      <w:pPr>
        <w:tabs>
          <w:tab w:val="num" w:pos="6480"/>
        </w:tabs>
        <w:ind w:left="6480" w:hanging="360"/>
      </w:pPr>
      <w:rPr>
        <w:rFonts w:ascii="Wingdings" w:hAnsi="Wingdings" w:hint="default"/>
      </w:rPr>
    </w:lvl>
  </w:abstractNum>
  <w:abstractNum w:abstractNumId="21">
    <w:nsid w:val="1A381088"/>
    <w:multiLevelType w:val="hybridMultilevel"/>
    <w:tmpl w:val="C6A8AB48"/>
    <w:lvl w:ilvl="0" w:tplc="6C8815D6">
      <w:start w:val="1"/>
      <w:numFmt w:val="bullet"/>
      <w:lvlText w:val=""/>
      <w:lvlJc w:val="left"/>
      <w:pPr>
        <w:tabs>
          <w:tab w:val="num" w:pos="720"/>
        </w:tabs>
        <w:ind w:left="720" w:hanging="360"/>
      </w:pPr>
      <w:rPr>
        <w:rFonts w:ascii="Wingdings" w:hAnsi="Wingdings" w:hint="default"/>
      </w:rPr>
    </w:lvl>
    <w:lvl w:ilvl="1" w:tplc="F6583F7E">
      <w:start w:val="1"/>
      <w:numFmt w:val="bullet"/>
      <w:lvlText w:val=""/>
      <w:lvlJc w:val="left"/>
      <w:pPr>
        <w:tabs>
          <w:tab w:val="num" w:pos="1440"/>
        </w:tabs>
        <w:ind w:left="1440" w:hanging="360"/>
      </w:pPr>
      <w:rPr>
        <w:rFonts w:ascii="Wingdings" w:hAnsi="Wingdings" w:hint="default"/>
      </w:rPr>
    </w:lvl>
    <w:lvl w:ilvl="2" w:tplc="431A962A" w:tentative="1">
      <w:start w:val="1"/>
      <w:numFmt w:val="bullet"/>
      <w:lvlText w:val=""/>
      <w:lvlJc w:val="left"/>
      <w:pPr>
        <w:tabs>
          <w:tab w:val="num" w:pos="2160"/>
        </w:tabs>
        <w:ind w:left="2160" w:hanging="360"/>
      </w:pPr>
      <w:rPr>
        <w:rFonts w:ascii="Wingdings" w:hAnsi="Wingdings" w:hint="default"/>
      </w:rPr>
    </w:lvl>
    <w:lvl w:ilvl="3" w:tplc="5E181E90" w:tentative="1">
      <w:start w:val="1"/>
      <w:numFmt w:val="bullet"/>
      <w:lvlText w:val=""/>
      <w:lvlJc w:val="left"/>
      <w:pPr>
        <w:tabs>
          <w:tab w:val="num" w:pos="2880"/>
        </w:tabs>
        <w:ind w:left="2880" w:hanging="360"/>
      </w:pPr>
      <w:rPr>
        <w:rFonts w:ascii="Wingdings" w:hAnsi="Wingdings" w:hint="default"/>
      </w:rPr>
    </w:lvl>
    <w:lvl w:ilvl="4" w:tplc="C3F28ECE" w:tentative="1">
      <w:start w:val="1"/>
      <w:numFmt w:val="bullet"/>
      <w:lvlText w:val=""/>
      <w:lvlJc w:val="left"/>
      <w:pPr>
        <w:tabs>
          <w:tab w:val="num" w:pos="3600"/>
        </w:tabs>
        <w:ind w:left="3600" w:hanging="360"/>
      </w:pPr>
      <w:rPr>
        <w:rFonts w:ascii="Wingdings" w:hAnsi="Wingdings" w:hint="default"/>
      </w:rPr>
    </w:lvl>
    <w:lvl w:ilvl="5" w:tplc="F676ADBE" w:tentative="1">
      <w:start w:val="1"/>
      <w:numFmt w:val="bullet"/>
      <w:lvlText w:val=""/>
      <w:lvlJc w:val="left"/>
      <w:pPr>
        <w:tabs>
          <w:tab w:val="num" w:pos="4320"/>
        </w:tabs>
        <w:ind w:left="4320" w:hanging="360"/>
      </w:pPr>
      <w:rPr>
        <w:rFonts w:ascii="Wingdings" w:hAnsi="Wingdings" w:hint="default"/>
      </w:rPr>
    </w:lvl>
    <w:lvl w:ilvl="6" w:tplc="FC46D4F0" w:tentative="1">
      <w:start w:val="1"/>
      <w:numFmt w:val="bullet"/>
      <w:lvlText w:val=""/>
      <w:lvlJc w:val="left"/>
      <w:pPr>
        <w:tabs>
          <w:tab w:val="num" w:pos="5040"/>
        </w:tabs>
        <w:ind w:left="5040" w:hanging="360"/>
      </w:pPr>
      <w:rPr>
        <w:rFonts w:ascii="Wingdings" w:hAnsi="Wingdings" w:hint="default"/>
      </w:rPr>
    </w:lvl>
    <w:lvl w:ilvl="7" w:tplc="74C2A8E4" w:tentative="1">
      <w:start w:val="1"/>
      <w:numFmt w:val="bullet"/>
      <w:lvlText w:val=""/>
      <w:lvlJc w:val="left"/>
      <w:pPr>
        <w:tabs>
          <w:tab w:val="num" w:pos="5760"/>
        </w:tabs>
        <w:ind w:left="5760" w:hanging="360"/>
      </w:pPr>
      <w:rPr>
        <w:rFonts w:ascii="Wingdings" w:hAnsi="Wingdings" w:hint="default"/>
      </w:rPr>
    </w:lvl>
    <w:lvl w:ilvl="8" w:tplc="BA48F026" w:tentative="1">
      <w:start w:val="1"/>
      <w:numFmt w:val="bullet"/>
      <w:lvlText w:val=""/>
      <w:lvlJc w:val="left"/>
      <w:pPr>
        <w:tabs>
          <w:tab w:val="num" w:pos="6480"/>
        </w:tabs>
        <w:ind w:left="6480" w:hanging="360"/>
      </w:pPr>
      <w:rPr>
        <w:rFonts w:ascii="Wingdings" w:hAnsi="Wingdings" w:hint="default"/>
      </w:rPr>
    </w:lvl>
  </w:abstractNum>
  <w:abstractNum w:abstractNumId="22">
    <w:nsid w:val="21D35853"/>
    <w:multiLevelType w:val="hybridMultilevel"/>
    <w:tmpl w:val="4F387098"/>
    <w:lvl w:ilvl="0" w:tplc="EA5C9058">
      <w:start w:val="1"/>
      <w:numFmt w:val="bullet"/>
      <w:lvlText w:val=""/>
      <w:lvlJc w:val="left"/>
      <w:pPr>
        <w:tabs>
          <w:tab w:val="num" w:pos="360"/>
        </w:tabs>
        <w:ind w:left="360" w:hanging="360"/>
      </w:pPr>
      <w:rPr>
        <w:rFonts w:ascii="Wingdings" w:hAnsi="Wingdings" w:hint="default"/>
      </w:rPr>
    </w:lvl>
    <w:lvl w:ilvl="1" w:tplc="1206B96A">
      <w:start w:val="1"/>
      <w:numFmt w:val="bullet"/>
      <w:lvlText w:val=""/>
      <w:lvlJc w:val="left"/>
      <w:pPr>
        <w:tabs>
          <w:tab w:val="num" w:pos="1080"/>
        </w:tabs>
        <w:ind w:left="1080" w:hanging="360"/>
      </w:pPr>
      <w:rPr>
        <w:rFonts w:ascii="Wingdings" w:hAnsi="Wingdings" w:hint="default"/>
      </w:rPr>
    </w:lvl>
    <w:lvl w:ilvl="2" w:tplc="D15C777E">
      <w:numFmt w:val="bullet"/>
      <w:lvlText w:val=""/>
      <w:lvlJc w:val="left"/>
      <w:pPr>
        <w:tabs>
          <w:tab w:val="num" w:pos="1800"/>
        </w:tabs>
        <w:ind w:left="1800" w:hanging="360"/>
      </w:pPr>
      <w:rPr>
        <w:rFonts w:ascii="Wingdings" w:hAnsi="Wingdings" w:hint="default"/>
      </w:rPr>
    </w:lvl>
    <w:lvl w:ilvl="3" w:tplc="7D324602">
      <w:start w:val="1"/>
      <w:numFmt w:val="bullet"/>
      <w:lvlText w:val=""/>
      <w:lvlJc w:val="left"/>
      <w:pPr>
        <w:tabs>
          <w:tab w:val="num" w:pos="2520"/>
        </w:tabs>
        <w:ind w:left="2520" w:hanging="360"/>
      </w:pPr>
      <w:rPr>
        <w:rFonts w:ascii="Wingdings" w:hAnsi="Wingdings" w:hint="default"/>
      </w:rPr>
    </w:lvl>
    <w:lvl w:ilvl="4" w:tplc="3BFC8D96">
      <w:start w:val="1"/>
      <w:numFmt w:val="bullet"/>
      <w:lvlText w:val=""/>
      <w:lvlJc w:val="left"/>
      <w:pPr>
        <w:tabs>
          <w:tab w:val="num" w:pos="3240"/>
        </w:tabs>
        <w:ind w:left="3240" w:hanging="360"/>
      </w:pPr>
      <w:rPr>
        <w:rFonts w:ascii="Wingdings" w:hAnsi="Wingdings" w:hint="default"/>
      </w:rPr>
    </w:lvl>
    <w:lvl w:ilvl="5" w:tplc="595C9EC2" w:tentative="1">
      <w:start w:val="1"/>
      <w:numFmt w:val="bullet"/>
      <w:lvlText w:val=""/>
      <w:lvlJc w:val="left"/>
      <w:pPr>
        <w:tabs>
          <w:tab w:val="num" w:pos="3960"/>
        </w:tabs>
        <w:ind w:left="3960" w:hanging="360"/>
      </w:pPr>
      <w:rPr>
        <w:rFonts w:ascii="Wingdings" w:hAnsi="Wingdings" w:hint="default"/>
      </w:rPr>
    </w:lvl>
    <w:lvl w:ilvl="6" w:tplc="1670490A" w:tentative="1">
      <w:start w:val="1"/>
      <w:numFmt w:val="bullet"/>
      <w:lvlText w:val=""/>
      <w:lvlJc w:val="left"/>
      <w:pPr>
        <w:tabs>
          <w:tab w:val="num" w:pos="4680"/>
        </w:tabs>
        <w:ind w:left="4680" w:hanging="360"/>
      </w:pPr>
      <w:rPr>
        <w:rFonts w:ascii="Wingdings" w:hAnsi="Wingdings" w:hint="default"/>
      </w:rPr>
    </w:lvl>
    <w:lvl w:ilvl="7" w:tplc="757A6ED0" w:tentative="1">
      <w:start w:val="1"/>
      <w:numFmt w:val="bullet"/>
      <w:lvlText w:val=""/>
      <w:lvlJc w:val="left"/>
      <w:pPr>
        <w:tabs>
          <w:tab w:val="num" w:pos="5400"/>
        </w:tabs>
        <w:ind w:left="5400" w:hanging="360"/>
      </w:pPr>
      <w:rPr>
        <w:rFonts w:ascii="Wingdings" w:hAnsi="Wingdings" w:hint="default"/>
      </w:rPr>
    </w:lvl>
    <w:lvl w:ilvl="8" w:tplc="BF166536" w:tentative="1">
      <w:start w:val="1"/>
      <w:numFmt w:val="bullet"/>
      <w:lvlText w:val=""/>
      <w:lvlJc w:val="left"/>
      <w:pPr>
        <w:tabs>
          <w:tab w:val="num" w:pos="6120"/>
        </w:tabs>
        <w:ind w:left="6120" w:hanging="360"/>
      </w:pPr>
      <w:rPr>
        <w:rFonts w:ascii="Wingdings" w:hAnsi="Wingdings" w:hint="default"/>
      </w:rPr>
    </w:lvl>
  </w:abstractNum>
  <w:abstractNum w:abstractNumId="23">
    <w:nsid w:val="22C87AD5"/>
    <w:multiLevelType w:val="hybridMultilevel"/>
    <w:tmpl w:val="150CCAF2"/>
    <w:lvl w:ilvl="0" w:tplc="5D608A0E">
      <w:start w:val="1"/>
      <w:numFmt w:val="bullet"/>
      <w:lvlText w:val=""/>
      <w:lvlJc w:val="left"/>
      <w:pPr>
        <w:tabs>
          <w:tab w:val="num" w:pos="360"/>
        </w:tabs>
        <w:ind w:left="360" w:hanging="360"/>
      </w:pPr>
      <w:rPr>
        <w:rFonts w:ascii="Wingdings" w:hAnsi="Wingdings" w:hint="default"/>
      </w:rPr>
    </w:lvl>
    <w:lvl w:ilvl="1" w:tplc="D55A9A52">
      <w:numFmt w:val="bullet"/>
      <w:lvlText w:val=""/>
      <w:lvlJc w:val="left"/>
      <w:pPr>
        <w:tabs>
          <w:tab w:val="num" w:pos="1080"/>
        </w:tabs>
        <w:ind w:left="1080" w:hanging="360"/>
      </w:pPr>
      <w:rPr>
        <w:rFonts w:ascii="Wingdings" w:hAnsi="Wingdings" w:hint="default"/>
      </w:rPr>
    </w:lvl>
    <w:lvl w:ilvl="2" w:tplc="BCBC22AE" w:tentative="1">
      <w:start w:val="1"/>
      <w:numFmt w:val="bullet"/>
      <w:lvlText w:val=""/>
      <w:lvlJc w:val="left"/>
      <w:pPr>
        <w:tabs>
          <w:tab w:val="num" w:pos="1800"/>
        </w:tabs>
        <w:ind w:left="1800" w:hanging="360"/>
      </w:pPr>
      <w:rPr>
        <w:rFonts w:ascii="Wingdings" w:hAnsi="Wingdings" w:hint="default"/>
      </w:rPr>
    </w:lvl>
    <w:lvl w:ilvl="3" w:tplc="F6B055B2" w:tentative="1">
      <w:start w:val="1"/>
      <w:numFmt w:val="bullet"/>
      <w:lvlText w:val=""/>
      <w:lvlJc w:val="left"/>
      <w:pPr>
        <w:tabs>
          <w:tab w:val="num" w:pos="2520"/>
        </w:tabs>
        <w:ind w:left="2520" w:hanging="360"/>
      </w:pPr>
      <w:rPr>
        <w:rFonts w:ascii="Wingdings" w:hAnsi="Wingdings" w:hint="default"/>
      </w:rPr>
    </w:lvl>
    <w:lvl w:ilvl="4" w:tplc="E7BCDC46" w:tentative="1">
      <w:start w:val="1"/>
      <w:numFmt w:val="bullet"/>
      <w:lvlText w:val=""/>
      <w:lvlJc w:val="left"/>
      <w:pPr>
        <w:tabs>
          <w:tab w:val="num" w:pos="3240"/>
        </w:tabs>
        <w:ind w:left="3240" w:hanging="360"/>
      </w:pPr>
      <w:rPr>
        <w:rFonts w:ascii="Wingdings" w:hAnsi="Wingdings" w:hint="default"/>
      </w:rPr>
    </w:lvl>
    <w:lvl w:ilvl="5" w:tplc="0C30D9EC" w:tentative="1">
      <w:start w:val="1"/>
      <w:numFmt w:val="bullet"/>
      <w:lvlText w:val=""/>
      <w:lvlJc w:val="left"/>
      <w:pPr>
        <w:tabs>
          <w:tab w:val="num" w:pos="3960"/>
        </w:tabs>
        <w:ind w:left="3960" w:hanging="360"/>
      </w:pPr>
      <w:rPr>
        <w:rFonts w:ascii="Wingdings" w:hAnsi="Wingdings" w:hint="default"/>
      </w:rPr>
    </w:lvl>
    <w:lvl w:ilvl="6" w:tplc="B2FE60FE" w:tentative="1">
      <w:start w:val="1"/>
      <w:numFmt w:val="bullet"/>
      <w:lvlText w:val=""/>
      <w:lvlJc w:val="left"/>
      <w:pPr>
        <w:tabs>
          <w:tab w:val="num" w:pos="4680"/>
        </w:tabs>
        <w:ind w:left="4680" w:hanging="360"/>
      </w:pPr>
      <w:rPr>
        <w:rFonts w:ascii="Wingdings" w:hAnsi="Wingdings" w:hint="default"/>
      </w:rPr>
    </w:lvl>
    <w:lvl w:ilvl="7" w:tplc="7780CAF8" w:tentative="1">
      <w:start w:val="1"/>
      <w:numFmt w:val="bullet"/>
      <w:lvlText w:val=""/>
      <w:lvlJc w:val="left"/>
      <w:pPr>
        <w:tabs>
          <w:tab w:val="num" w:pos="5400"/>
        </w:tabs>
        <w:ind w:left="5400" w:hanging="360"/>
      </w:pPr>
      <w:rPr>
        <w:rFonts w:ascii="Wingdings" w:hAnsi="Wingdings" w:hint="default"/>
      </w:rPr>
    </w:lvl>
    <w:lvl w:ilvl="8" w:tplc="3754FF72" w:tentative="1">
      <w:start w:val="1"/>
      <w:numFmt w:val="bullet"/>
      <w:lvlText w:val=""/>
      <w:lvlJc w:val="left"/>
      <w:pPr>
        <w:tabs>
          <w:tab w:val="num" w:pos="6120"/>
        </w:tabs>
        <w:ind w:left="6120" w:hanging="360"/>
      </w:pPr>
      <w:rPr>
        <w:rFonts w:ascii="Wingdings" w:hAnsi="Wingdings" w:hint="default"/>
      </w:rPr>
    </w:lvl>
  </w:abstractNum>
  <w:abstractNum w:abstractNumId="24">
    <w:nsid w:val="31681D75"/>
    <w:multiLevelType w:val="hybridMultilevel"/>
    <w:tmpl w:val="7B7EF18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nsid w:val="355F4650"/>
    <w:multiLevelType w:val="hybridMultilevel"/>
    <w:tmpl w:val="7C8EF1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nsid w:val="36E12297"/>
    <w:multiLevelType w:val="hybridMultilevel"/>
    <w:tmpl w:val="66484498"/>
    <w:lvl w:ilvl="0" w:tplc="C7AE15C2">
      <w:start w:val="1"/>
      <w:numFmt w:val="bullet"/>
      <w:lvlText w:val=""/>
      <w:lvlJc w:val="left"/>
      <w:pPr>
        <w:tabs>
          <w:tab w:val="num" w:pos="720"/>
        </w:tabs>
        <w:ind w:left="720" w:hanging="360"/>
      </w:pPr>
      <w:rPr>
        <w:rFonts w:ascii="Wingdings" w:hAnsi="Wingdings" w:hint="default"/>
      </w:rPr>
    </w:lvl>
    <w:lvl w:ilvl="1" w:tplc="2ECCB12C" w:tentative="1">
      <w:start w:val="1"/>
      <w:numFmt w:val="bullet"/>
      <w:lvlText w:val=""/>
      <w:lvlJc w:val="left"/>
      <w:pPr>
        <w:tabs>
          <w:tab w:val="num" w:pos="1440"/>
        </w:tabs>
        <w:ind w:left="1440" w:hanging="360"/>
      </w:pPr>
      <w:rPr>
        <w:rFonts w:ascii="Wingdings" w:hAnsi="Wingdings" w:hint="default"/>
      </w:rPr>
    </w:lvl>
    <w:lvl w:ilvl="2" w:tplc="5FF81E54" w:tentative="1">
      <w:start w:val="1"/>
      <w:numFmt w:val="bullet"/>
      <w:lvlText w:val=""/>
      <w:lvlJc w:val="left"/>
      <w:pPr>
        <w:tabs>
          <w:tab w:val="num" w:pos="2160"/>
        </w:tabs>
        <w:ind w:left="2160" w:hanging="360"/>
      </w:pPr>
      <w:rPr>
        <w:rFonts w:ascii="Wingdings" w:hAnsi="Wingdings" w:hint="default"/>
      </w:rPr>
    </w:lvl>
    <w:lvl w:ilvl="3" w:tplc="E6EC951C" w:tentative="1">
      <w:start w:val="1"/>
      <w:numFmt w:val="bullet"/>
      <w:lvlText w:val=""/>
      <w:lvlJc w:val="left"/>
      <w:pPr>
        <w:tabs>
          <w:tab w:val="num" w:pos="2880"/>
        </w:tabs>
        <w:ind w:left="2880" w:hanging="360"/>
      </w:pPr>
      <w:rPr>
        <w:rFonts w:ascii="Wingdings" w:hAnsi="Wingdings" w:hint="default"/>
      </w:rPr>
    </w:lvl>
    <w:lvl w:ilvl="4" w:tplc="C15A2934" w:tentative="1">
      <w:start w:val="1"/>
      <w:numFmt w:val="bullet"/>
      <w:lvlText w:val=""/>
      <w:lvlJc w:val="left"/>
      <w:pPr>
        <w:tabs>
          <w:tab w:val="num" w:pos="3600"/>
        </w:tabs>
        <w:ind w:left="3600" w:hanging="360"/>
      </w:pPr>
      <w:rPr>
        <w:rFonts w:ascii="Wingdings" w:hAnsi="Wingdings" w:hint="default"/>
      </w:rPr>
    </w:lvl>
    <w:lvl w:ilvl="5" w:tplc="053C17AA" w:tentative="1">
      <w:start w:val="1"/>
      <w:numFmt w:val="bullet"/>
      <w:lvlText w:val=""/>
      <w:lvlJc w:val="left"/>
      <w:pPr>
        <w:tabs>
          <w:tab w:val="num" w:pos="4320"/>
        </w:tabs>
        <w:ind w:left="4320" w:hanging="360"/>
      </w:pPr>
      <w:rPr>
        <w:rFonts w:ascii="Wingdings" w:hAnsi="Wingdings" w:hint="default"/>
      </w:rPr>
    </w:lvl>
    <w:lvl w:ilvl="6" w:tplc="3F702BC4" w:tentative="1">
      <w:start w:val="1"/>
      <w:numFmt w:val="bullet"/>
      <w:lvlText w:val=""/>
      <w:lvlJc w:val="left"/>
      <w:pPr>
        <w:tabs>
          <w:tab w:val="num" w:pos="5040"/>
        </w:tabs>
        <w:ind w:left="5040" w:hanging="360"/>
      </w:pPr>
      <w:rPr>
        <w:rFonts w:ascii="Wingdings" w:hAnsi="Wingdings" w:hint="default"/>
      </w:rPr>
    </w:lvl>
    <w:lvl w:ilvl="7" w:tplc="61927D3A" w:tentative="1">
      <w:start w:val="1"/>
      <w:numFmt w:val="bullet"/>
      <w:lvlText w:val=""/>
      <w:lvlJc w:val="left"/>
      <w:pPr>
        <w:tabs>
          <w:tab w:val="num" w:pos="5760"/>
        </w:tabs>
        <w:ind w:left="5760" w:hanging="360"/>
      </w:pPr>
      <w:rPr>
        <w:rFonts w:ascii="Wingdings" w:hAnsi="Wingdings" w:hint="default"/>
      </w:rPr>
    </w:lvl>
    <w:lvl w:ilvl="8" w:tplc="7CFC6810" w:tentative="1">
      <w:start w:val="1"/>
      <w:numFmt w:val="bullet"/>
      <w:lvlText w:val=""/>
      <w:lvlJc w:val="left"/>
      <w:pPr>
        <w:tabs>
          <w:tab w:val="num" w:pos="6480"/>
        </w:tabs>
        <w:ind w:left="6480" w:hanging="360"/>
      </w:pPr>
      <w:rPr>
        <w:rFonts w:ascii="Wingdings" w:hAnsi="Wingdings" w:hint="default"/>
      </w:rPr>
    </w:lvl>
  </w:abstractNum>
  <w:abstractNum w:abstractNumId="27">
    <w:nsid w:val="37B1516E"/>
    <w:multiLevelType w:val="hybridMultilevel"/>
    <w:tmpl w:val="A67098E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nsid w:val="3B1D7C84"/>
    <w:multiLevelType w:val="multilevel"/>
    <w:tmpl w:val="62221172"/>
    <w:lvl w:ilvl="0">
      <w:start w:val="1"/>
      <w:numFmt w:val="decimal"/>
      <w:pStyle w:val="1"/>
      <w:lvlText w:val="%1."/>
      <w:lvlJc w:val="left"/>
      <w:pPr>
        <w:tabs>
          <w:tab w:val="num" w:pos="644"/>
        </w:tabs>
        <w:ind w:left="284"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1"/>
      <w:lvlText w:val="%1.%2."/>
      <w:lvlJc w:val="left"/>
      <w:pPr>
        <w:tabs>
          <w:tab w:val="num" w:pos="216"/>
        </w:tabs>
        <w:ind w:left="216" w:hanging="216"/>
      </w:pPr>
      <w:rPr>
        <w:rFonts w:hint="eastAsia"/>
      </w:rPr>
    </w:lvl>
    <w:lvl w:ilvl="2">
      <w:start w:val="1"/>
      <w:numFmt w:val="decimal"/>
      <w:pStyle w:val="31"/>
      <w:lvlText w:val="%1.%2.%3."/>
      <w:lvlJc w:val="left"/>
      <w:pPr>
        <w:tabs>
          <w:tab w:val="num" w:pos="1492"/>
        </w:tabs>
        <w:ind w:left="1276" w:hanging="1276"/>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lvlText w:val="%1.%2.%3.%4"/>
      <w:lvlJc w:val="left"/>
      <w:pPr>
        <w:tabs>
          <w:tab w:val="num" w:pos="576"/>
        </w:tabs>
        <w:ind w:left="576" w:firstLine="0"/>
      </w:pPr>
      <w:rPr>
        <w:rFonts w:hint="eastAsia"/>
      </w:rPr>
    </w:lvl>
    <w:lvl w:ilvl="4">
      <w:start w:val="1"/>
      <w:numFmt w:val="none"/>
      <w:pStyle w:val="51"/>
      <w:lvlText w:val="%5"/>
      <w:lvlJc w:val="left"/>
      <w:pPr>
        <w:tabs>
          <w:tab w:val="num" w:pos="576"/>
        </w:tabs>
        <w:ind w:left="576" w:firstLine="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nsid w:val="406C1EC0"/>
    <w:multiLevelType w:val="hybridMultilevel"/>
    <w:tmpl w:val="D8A23CB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74B427D"/>
    <w:multiLevelType w:val="hybridMultilevel"/>
    <w:tmpl w:val="F376973C"/>
    <w:lvl w:ilvl="0" w:tplc="12AA69EE">
      <w:start w:val="1"/>
      <w:numFmt w:val="bullet"/>
      <w:lvlText w:val=""/>
      <w:lvlJc w:val="left"/>
      <w:pPr>
        <w:tabs>
          <w:tab w:val="num" w:pos="340"/>
        </w:tabs>
        <w:ind w:left="2438" w:hanging="2438"/>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nsid w:val="491748C7"/>
    <w:multiLevelType w:val="hybridMultilevel"/>
    <w:tmpl w:val="9FAAE434"/>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start w:val="1"/>
      <w:numFmt w:val="bullet"/>
      <w:lvlText w:val=""/>
      <w:lvlJc w:val="left"/>
      <w:pPr>
        <w:ind w:left="360" w:hanging="480"/>
      </w:pPr>
      <w:rPr>
        <w:rFonts w:ascii="Wingdings" w:hAnsi="Wingdings" w:hint="default"/>
      </w:rPr>
    </w:lvl>
    <w:lvl w:ilvl="3" w:tplc="0409000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32">
    <w:nsid w:val="51CD5C79"/>
    <w:multiLevelType w:val="hybridMultilevel"/>
    <w:tmpl w:val="C24C5DC8"/>
    <w:lvl w:ilvl="0" w:tplc="19A8B68C">
      <w:start w:val="1"/>
      <w:numFmt w:val="bullet"/>
      <w:lvlText w:val=""/>
      <w:lvlJc w:val="left"/>
      <w:pPr>
        <w:tabs>
          <w:tab w:val="num" w:pos="720"/>
        </w:tabs>
        <w:ind w:left="720" w:hanging="360"/>
      </w:pPr>
      <w:rPr>
        <w:rFonts w:ascii="Wingdings" w:hAnsi="Wingdings" w:hint="default"/>
      </w:rPr>
    </w:lvl>
    <w:lvl w:ilvl="1" w:tplc="B7AE1CF6" w:tentative="1">
      <w:start w:val="1"/>
      <w:numFmt w:val="bullet"/>
      <w:lvlText w:val=""/>
      <w:lvlJc w:val="left"/>
      <w:pPr>
        <w:tabs>
          <w:tab w:val="num" w:pos="1440"/>
        </w:tabs>
        <w:ind w:left="1440" w:hanging="360"/>
      </w:pPr>
      <w:rPr>
        <w:rFonts w:ascii="Wingdings" w:hAnsi="Wingdings" w:hint="default"/>
      </w:rPr>
    </w:lvl>
    <w:lvl w:ilvl="2" w:tplc="5C6C0864" w:tentative="1">
      <w:start w:val="1"/>
      <w:numFmt w:val="bullet"/>
      <w:lvlText w:val=""/>
      <w:lvlJc w:val="left"/>
      <w:pPr>
        <w:tabs>
          <w:tab w:val="num" w:pos="2160"/>
        </w:tabs>
        <w:ind w:left="2160" w:hanging="360"/>
      </w:pPr>
      <w:rPr>
        <w:rFonts w:ascii="Wingdings" w:hAnsi="Wingdings" w:hint="default"/>
      </w:rPr>
    </w:lvl>
    <w:lvl w:ilvl="3" w:tplc="475C0EA8" w:tentative="1">
      <w:start w:val="1"/>
      <w:numFmt w:val="bullet"/>
      <w:lvlText w:val=""/>
      <w:lvlJc w:val="left"/>
      <w:pPr>
        <w:tabs>
          <w:tab w:val="num" w:pos="2880"/>
        </w:tabs>
        <w:ind w:left="2880" w:hanging="360"/>
      </w:pPr>
      <w:rPr>
        <w:rFonts w:ascii="Wingdings" w:hAnsi="Wingdings" w:hint="default"/>
      </w:rPr>
    </w:lvl>
    <w:lvl w:ilvl="4" w:tplc="965EFE08" w:tentative="1">
      <w:start w:val="1"/>
      <w:numFmt w:val="bullet"/>
      <w:lvlText w:val=""/>
      <w:lvlJc w:val="left"/>
      <w:pPr>
        <w:tabs>
          <w:tab w:val="num" w:pos="3600"/>
        </w:tabs>
        <w:ind w:left="3600" w:hanging="360"/>
      </w:pPr>
      <w:rPr>
        <w:rFonts w:ascii="Wingdings" w:hAnsi="Wingdings" w:hint="default"/>
      </w:rPr>
    </w:lvl>
    <w:lvl w:ilvl="5" w:tplc="FD84730A" w:tentative="1">
      <w:start w:val="1"/>
      <w:numFmt w:val="bullet"/>
      <w:lvlText w:val=""/>
      <w:lvlJc w:val="left"/>
      <w:pPr>
        <w:tabs>
          <w:tab w:val="num" w:pos="4320"/>
        </w:tabs>
        <w:ind w:left="4320" w:hanging="360"/>
      </w:pPr>
      <w:rPr>
        <w:rFonts w:ascii="Wingdings" w:hAnsi="Wingdings" w:hint="default"/>
      </w:rPr>
    </w:lvl>
    <w:lvl w:ilvl="6" w:tplc="C4A0B984" w:tentative="1">
      <w:start w:val="1"/>
      <w:numFmt w:val="bullet"/>
      <w:lvlText w:val=""/>
      <w:lvlJc w:val="left"/>
      <w:pPr>
        <w:tabs>
          <w:tab w:val="num" w:pos="5040"/>
        </w:tabs>
        <w:ind w:left="5040" w:hanging="360"/>
      </w:pPr>
      <w:rPr>
        <w:rFonts w:ascii="Wingdings" w:hAnsi="Wingdings" w:hint="default"/>
      </w:rPr>
    </w:lvl>
    <w:lvl w:ilvl="7" w:tplc="865014E0" w:tentative="1">
      <w:start w:val="1"/>
      <w:numFmt w:val="bullet"/>
      <w:lvlText w:val=""/>
      <w:lvlJc w:val="left"/>
      <w:pPr>
        <w:tabs>
          <w:tab w:val="num" w:pos="5760"/>
        </w:tabs>
        <w:ind w:left="5760" w:hanging="360"/>
      </w:pPr>
      <w:rPr>
        <w:rFonts w:ascii="Wingdings" w:hAnsi="Wingdings" w:hint="default"/>
      </w:rPr>
    </w:lvl>
    <w:lvl w:ilvl="8" w:tplc="2000E29C" w:tentative="1">
      <w:start w:val="1"/>
      <w:numFmt w:val="bullet"/>
      <w:lvlText w:val=""/>
      <w:lvlJc w:val="left"/>
      <w:pPr>
        <w:tabs>
          <w:tab w:val="num" w:pos="6480"/>
        </w:tabs>
        <w:ind w:left="6480" w:hanging="360"/>
      </w:pPr>
      <w:rPr>
        <w:rFonts w:ascii="Wingdings" w:hAnsi="Wingdings" w:hint="default"/>
      </w:rPr>
    </w:lvl>
  </w:abstractNum>
  <w:abstractNum w:abstractNumId="33">
    <w:nsid w:val="5BB85952"/>
    <w:multiLevelType w:val="hybridMultilevel"/>
    <w:tmpl w:val="C0CA79A4"/>
    <w:lvl w:ilvl="0" w:tplc="1FCACAB8">
      <w:start w:val="1"/>
      <w:numFmt w:val="bullet"/>
      <w:lvlText w:val=""/>
      <w:lvlJc w:val="left"/>
      <w:pPr>
        <w:tabs>
          <w:tab w:val="num" w:pos="720"/>
        </w:tabs>
        <w:ind w:left="720" w:hanging="360"/>
      </w:pPr>
      <w:rPr>
        <w:rFonts w:ascii="Wingdings" w:hAnsi="Wingdings" w:hint="default"/>
      </w:rPr>
    </w:lvl>
    <w:lvl w:ilvl="1" w:tplc="A4FAB0D8">
      <w:start w:val="1"/>
      <w:numFmt w:val="bullet"/>
      <w:lvlText w:val=""/>
      <w:lvlJc w:val="left"/>
      <w:pPr>
        <w:tabs>
          <w:tab w:val="num" w:pos="1440"/>
        </w:tabs>
        <w:ind w:left="1440" w:hanging="360"/>
      </w:pPr>
      <w:rPr>
        <w:rFonts w:ascii="Wingdings" w:hAnsi="Wingdings" w:hint="default"/>
      </w:rPr>
    </w:lvl>
    <w:lvl w:ilvl="2" w:tplc="DE921B72" w:tentative="1">
      <w:start w:val="1"/>
      <w:numFmt w:val="bullet"/>
      <w:lvlText w:val=""/>
      <w:lvlJc w:val="left"/>
      <w:pPr>
        <w:tabs>
          <w:tab w:val="num" w:pos="2160"/>
        </w:tabs>
        <w:ind w:left="2160" w:hanging="360"/>
      </w:pPr>
      <w:rPr>
        <w:rFonts w:ascii="Wingdings" w:hAnsi="Wingdings" w:hint="default"/>
      </w:rPr>
    </w:lvl>
    <w:lvl w:ilvl="3" w:tplc="5F965F50" w:tentative="1">
      <w:start w:val="1"/>
      <w:numFmt w:val="bullet"/>
      <w:lvlText w:val=""/>
      <w:lvlJc w:val="left"/>
      <w:pPr>
        <w:tabs>
          <w:tab w:val="num" w:pos="2880"/>
        </w:tabs>
        <w:ind w:left="2880" w:hanging="360"/>
      </w:pPr>
      <w:rPr>
        <w:rFonts w:ascii="Wingdings" w:hAnsi="Wingdings" w:hint="default"/>
      </w:rPr>
    </w:lvl>
    <w:lvl w:ilvl="4" w:tplc="E48EA046" w:tentative="1">
      <w:start w:val="1"/>
      <w:numFmt w:val="bullet"/>
      <w:lvlText w:val=""/>
      <w:lvlJc w:val="left"/>
      <w:pPr>
        <w:tabs>
          <w:tab w:val="num" w:pos="3600"/>
        </w:tabs>
        <w:ind w:left="3600" w:hanging="360"/>
      </w:pPr>
      <w:rPr>
        <w:rFonts w:ascii="Wingdings" w:hAnsi="Wingdings" w:hint="default"/>
      </w:rPr>
    </w:lvl>
    <w:lvl w:ilvl="5" w:tplc="2A962B90" w:tentative="1">
      <w:start w:val="1"/>
      <w:numFmt w:val="bullet"/>
      <w:lvlText w:val=""/>
      <w:lvlJc w:val="left"/>
      <w:pPr>
        <w:tabs>
          <w:tab w:val="num" w:pos="4320"/>
        </w:tabs>
        <w:ind w:left="4320" w:hanging="360"/>
      </w:pPr>
      <w:rPr>
        <w:rFonts w:ascii="Wingdings" w:hAnsi="Wingdings" w:hint="default"/>
      </w:rPr>
    </w:lvl>
    <w:lvl w:ilvl="6" w:tplc="94CAA388" w:tentative="1">
      <w:start w:val="1"/>
      <w:numFmt w:val="bullet"/>
      <w:lvlText w:val=""/>
      <w:lvlJc w:val="left"/>
      <w:pPr>
        <w:tabs>
          <w:tab w:val="num" w:pos="5040"/>
        </w:tabs>
        <w:ind w:left="5040" w:hanging="360"/>
      </w:pPr>
      <w:rPr>
        <w:rFonts w:ascii="Wingdings" w:hAnsi="Wingdings" w:hint="default"/>
      </w:rPr>
    </w:lvl>
    <w:lvl w:ilvl="7" w:tplc="38DA5F9E" w:tentative="1">
      <w:start w:val="1"/>
      <w:numFmt w:val="bullet"/>
      <w:lvlText w:val=""/>
      <w:lvlJc w:val="left"/>
      <w:pPr>
        <w:tabs>
          <w:tab w:val="num" w:pos="5760"/>
        </w:tabs>
        <w:ind w:left="5760" w:hanging="360"/>
      </w:pPr>
      <w:rPr>
        <w:rFonts w:ascii="Wingdings" w:hAnsi="Wingdings" w:hint="default"/>
      </w:rPr>
    </w:lvl>
    <w:lvl w:ilvl="8" w:tplc="B3681FA8" w:tentative="1">
      <w:start w:val="1"/>
      <w:numFmt w:val="bullet"/>
      <w:lvlText w:val=""/>
      <w:lvlJc w:val="left"/>
      <w:pPr>
        <w:tabs>
          <w:tab w:val="num" w:pos="6480"/>
        </w:tabs>
        <w:ind w:left="6480" w:hanging="360"/>
      </w:pPr>
      <w:rPr>
        <w:rFonts w:ascii="Wingdings" w:hAnsi="Wingdings" w:hint="default"/>
      </w:rPr>
    </w:lvl>
  </w:abstractNum>
  <w:abstractNum w:abstractNumId="34">
    <w:nsid w:val="5C834773"/>
    <w:multiLevelType w:val="hybridMultilevel"/>
    <w:tmpl w:val="B0CE59E4"/>
    <w:lvl w:ilvl="0" w:tplc="F4EC9F38">
      <w:start w:val="1"/>
      <w:numFmt w:val="bullet"/>
      <w:lvlText w:val=""/>
      <w:lvlJc w:val="left"/>
      <w:pPr>
        <w:tabs>
          <w:tab w:val="num" w:pos="360"/>
        </w:tabs>
        <w:ind w:left="360" w:hanging="360"/>
      </w:pPr>
      <w:rPr>
        <w:rFonts w:ascii="Wingdings" w:hAnsi="Wingdings" w:hint="default"/>
      </w:rPr>
    </w:lvl>
    <w:lvl w:ilvl="1" w:tplc="C400E3AC">
      <w:numFmt w:val="bullet"/>
      <w:lvlText w:val=""/>
      <w:lvlJc w:val="left"/>
      <w:pPr>
        <w:tabs>
          <w:tab w:val="num" w:pos="1080"/>
        </w:tabs>
        <w:ind w:left="1080" w:hanging="360"/>
      </w:pPr>
      <w:rPr>
        <w:rFonts w:ascii="Wingdings" w:hAnsi="Wingdings" w:hint="default"/>
      </w:rPr>
    </w:lvl>
    <w:lvl w:ilvl="2" w:tplc="D284B2A0" w:tentative="1">
      <w:start w:val="1"/>
      <w:numFmt w:val="bullet"/>
      <w:lvlText w:val=""/>
      <w:lvlJc w:val="left"/>
      <w:pPr>
        <w:tabs>
          <w:tab w:val="num" w:pos="1800"/>
        </w:tabs>
        <w:ind w:left="1800" w:hanging="360"/>
      </w:pPr>
      <w:rPr>
        <w:rFonts w:ascii="Wingdings" w:hAnsi="Wingdings" w:hint="default"/>
      </w:rPr>
    </w:lvl>
    <w:lvl w:ilvl="3" w:tplc="1F0439EE" w:tentative="1">
      <w:start w:val="1"/>
      <w:numFmt w:val="bullet"/>
      <w:lvlText w:val=""/>
      <w:lvlJc w:val="left"/>
      <w:pPr>
        <w:tabs>
          <w:tab w:val="num" w:pos="2520"/>
        </w:tabs>
        <w:ind w:left="2520" w:hanging="360"/>
      </w:pPr>
      <w:rPr>
        <w:rFonts w:ascii="Wingdings" w:hAnsi="Wingdings" w:hint="default"/>
      </w:rPr>
    </w:lvl>
    <w:lvl w:ilvl="4" w:tplc="CC485EA8" w:tentative="1">
      <w:start w:val="1"/>
      <w:numFmt w:val="bullet"/>
      <w:lvlText w:val=""/>
      <w:lvlJc w:val="left"/>
      <w:pPr>
        <w:tabs>
          <w:tab w:val="num" w:pos="3240"/>
        </w:tabs>
        <w:ind w:left="3240" w:hanging="360"/>
      </w:pPr>
      <w:rPr>
        <w:rFonts w:ascii="Wingdings" w:hAnsi="Wingdings" w:hint="default"/>
      </w:rPr>
    </w:lvl>
    <w:lvl w:ilvl="5" w:tplc="A5BEEBB0" w:tentative="1">
      <w:start w:val="1"/>
      <w:numFmt w:val="bullet"/>
      <w:lvlText w:val=""/>
      <w:lvlJc w:val="left"/>
      <w:pPr>
        <w:tabs>
          <w:tab w:val="num" w:pos="3960"/>
        </w:tabs>
        <w:ind w:left="3960" w:hanging="360"/>
      </w:pPr>
      <w:rPr>
        <w:rFonts w:ascii="Wingdings" w:hAnsi="Wingdings" w:hint="default"/>
      </w:rPr>
    </w:lvl>
    <w:lvl w:ilvl="6" w:tplc="50925EEA" w:tentative="1">
      <w:start w:val="1"/>
      <w:numFmt w:val="bullet"/>
      <w:lvlText w:val=""/>
      <w:lvlJc w:val="left"/>
      <w:pPr>
        <w:tabs>
          <w:tab w:val="num" w:pos="4680"/>
        </w:tabs>
        <w:ind w:left="4680" w:hanging="360"/>
      </w:pPr>
      <w:rPr>
        <w:rFonts w:ascii="Wingdings" w:hAnsi="Wingdings" w:hint="default"/>
      </w:rPr>
    </w:lvl>
    <w:lvl w:ilvl="7" w:tplc="CAE665C2" w:tentative="1">
      <w:start w:val="1"/>
      <w:numFmt w:val="bullet"/>
      <w:lvlText w:val=""/>
      <w:lvlJc w:val="left"/>
      <w:pPr>
        <w:tabs>
          <w:tab w:val="num" w:pos="5400"/>
        </w:tabs>
        <w:ind w:left="5400" w:hanging="360"/>
      </w:pPr>
      <w:rPr>
        <w:rFonts w:ascii="Wingdings" w:hAnsi="Wingdings" w:hint="default"/>
      </w:rPr>
    </w:lvl>
    <w:lvl w:ilvl="8" w:tplc="57B88E30" w:tentative="1">
      <w:start w:val="1"/>
      <w:numFmt w:val="bullet"/>
      <w:lvlText w:val=""/>
      <w:lvlJc w:val="left"/>
      <w:pPr>
        <w:tabs>
          <w:tab w:val="num" w:pos="6120"/>
        </w:tabs>
        <w:ind w:left="6120" w:hanging="360"/>
      </w:pPr>
      <w:rPr>
        <w:rFonts w:ascii="Wingdings" w:hAnsi="Wingdings" w:hint="default"/>
      </w:rPr>
    </w:lvl>
  </w:abstractNum>
  <w:abstractNum w:abstractNumId="35">
    <w:nsid w:val="5CD5331D"/>
    <w:multiLevelType w:val="multilevel"/>
    <w:tmpl w:val="498CF3CC"/>
    <w:lvl w:ilvl="0">
      <w:start w:val="1"/>
      <w:numFmt w:val="upperRoman"/>
      <w:pStyle w:val="LVL1"/>
      <w:lvlText w:val="Appendix %1."/>
      <w:lvlJc w:val="left"/>
      <w:pPr>
        <w:tabs>
          <w:tab w:val="num" w:pos="360"/>
        </w:tabs>
        <w:ind w:left="0" w:firstLine="0"/>
      </w:pPr>
      <w:rPr>
        <w:rFonts w:hint="eastAsia"/>
      </w:rPr>
    </w:lvl>
    <w:lvl w:ilvl="1">
      <w:start w:val="1"/>
      <w:numFmt w:val="upperRoman"/>
      <w:pStyle w:val="LVL2"/>
      <w:lvlText w:val="Appendix %1-%2."/>
      <w:lvlJc w:val="left"/>
      <w:pPr>
        <w:tabs>
          <w:tab w:val="num" w:pos="908"/>
        </w:tabs>
        <w:ind w:left="908" w:hanging="567"/>
      </w:pPr>
      <w:rPr>
        <w:rFonts w:hint="eastAsia"/>
      </w:rPr>
    </w:lvl>
    <w:lvl w:ilvl="2">
      <w:start w:val="1"/>
      <w:numFmt w:val="decimal"/>
      <w:lvlText w:val="%1.%2.%3."/>
      <w:lvlJc w:val="left"/>
      <w:pPr>
        <w:tabs>
          <w:tab w:val="num" w:pos="1050"/>
        </w:tabs>
        <w:ind w:left="1050" w:hanging="709"/>
      </w:pPr>
      <w:rPr>
        <w:rFonts w:hint="eastAsia"/>
      </w:rPr>
    </w:lvl>
    <w:lvl w:ilvl="3">
      <w:start w:val="1"/>
      <w:numFmt w:val="decimal"/>
      <w:lvlText w:val="%1.%2.%3.%4."/>
      <w:lvlJc w:val="left"/>
      <w:pPr>
        <w:tabs>
          <w:tab w:val="num" w:pos="1192"/>
        </w:tabs>
        <w:ind w:left="1192" w:hanging="851"/>
      </w:pPr>
      <w:rPr>
        <w:rFonts w:hint="eastAsia"/>
      </w:rPr>
    </w:lvl>
    <w:lvl w:ilvl="4">
      <w:start w:val="1"/>
      <w:numFmt w:val="decimal"/>
      <w:lvlText w:val="%1.%2.%3.%4.%5."/>
      <w:lvlJc w:val="left"/>
      <w:pPr>
        <w:tabs>
          <w:tab w:val="num" w:pos="1333"/>
        </w:tabs>
        <w:ind w:left="1333" w:hanging="992"/>
      </w:pPr>
      <w:rPr>
        <w:rFonts w:hint="eastAsia"/>
      </w:rPr>
    </w:lvl>
    <w:lvl w:ilvl="5">
      <w:start w:val="1"/>
      <w:numFmt w:val="decimal"/>
      <w:lvlText w:val="%1.%2.%3.%4.%5.%6."/>
      <w:lvlJc w:val="left"/>
      <w:pPr>
        <w:tabs>
          <w:tab w:val="num" w:pos="1475"/>
        </w:tabs>
        <w:ind w:left="1475" w:hanging="1134"/>
      </w:pPr>
      <w:rPr>
        <w:rFonts w:hint="eastAsia"/>
      </w:rPr>
    </w:lvl>
    <w:lvl w:ilvl="6">
      <w:start w:val="1"/>
      <w:numFmt w:val="decimal"/>
      <w:lvlText w:val="%1.%2.%3.%4.%5.%6.%7."/>
      <w:lvlJc w:val="left"/>
      <w:pPr>
        <w:tabs>
          <w:tab w:val="num" w:pos="1617"/>
        </w:tabs>
        <w:ind w:left="1617" w:hanging="1276"/>
      </w:pPr>
      <w:rPr>
        <w:rFonts w:hint="eastAsia"/>
      </w:rPr>
    </w:lvl>
    <w:lvl w:ilvl="7">
      <w:start w:val="1"/>
      <w:numFmt w:val="decimal"/>
      <w:lvlText w:val="%1.%2.%3.%4.%5.%6.%7.%8."/>
      <w:lvlJc w:val="left"/>
      <w:pPr>
        <w:tabs>
          <w:tab w:val="num" w:pos="1759"/>
        </w:tabs>
        <w:ind w:left="1759" w:hanging="1418"/>
      </w:pPr>
      <w:rPr>
        <w:rFonts w:hint="eastAsia"/>
      </w:rPr>
    </w:lvl>
    <w:lvl w:ilvl="8">
      <w:start w:val="1"/>
      <w:numFmt w:val="decimal"/>
      <w:lvlText w:val="%1.%2.%3.%4.%5.%6.%7.%8.%9."/>
      <w:lvlJc w:val="left"/>
      <w:pPr>
        <w:tabs>
          <w:tab w:val="num" w:pos="1900"/>
        </w:tabs>
        <w:ind w:left="1900" w:hanging="1559"/>
      </w:pPr>
      <w:rPr>
        <w:rFonts w:hint="eastAsia"/>
      </w:rPr>
    </w:lvl>
  </w:abstractNum>
  <w:abstractNum w:abstractNumId="36">
    <w:nsid w:val="5DD754DB"/>
    <w:multiLevelType w:val="hybridMultilevel"/>
    <w:tmpl w:val="412A4EE0"/>
    <w:lvl w:ilvl="0" w:tplc="7960D04C">
      <w:start w:val="1"/>
      <w:numFmt w:val="bullet"/>
      <w:lvlText w:val=""/>
      <w:lvlJc w:val="left"/>
      <w:pPr>
        <w:tabs>
          <w:tab w:val="num" w:pos="720"/>
        </w:tabs>
        <w:ind w:left="720" w:hanging="360"/>
      </w:pPr>
      <w:rPr>
        <w:rFonts w:ascii="Wingdings" w:hAnsi="Wingdings" w:hint="default"/>
      </w:rPr>
    </w:lvl>
    <w:lvl w:ilvl="1" w:tplc="A572A478">
      <w:start w:val="1"/>
      <w:numFmt w:val="bullet"/>
      <w:lvlText w:val=""/>
      <w:lvlJc w:val="left"/>
      <w:pPr>
        <w:tabs>
          <w:tab w:val="num" w:pos="1440"/>
        </w:tabs>
        <w:ind w:left="1440" w:hanging="360"/>
      </w:pPr>
      <w:rPr>
        <w:rFonts w:ascii="Wingdings" w:hAnsi="Wingdings" w:hint="default"/>
      </w:rPr>
    </w:lvl>
    <w:lvl w:ilvl="2" w:tplc="18F85CEC" w:tentative="1">
      <w:start w:val="1"/>
      <w:numFmt w:val="bullet"/>
      <w:lvlText w:val=""/>
      <w:lvlJc w:val="left"/>
      <w:pPr>
        <w:tabs>
          <w:tab w:val="num" w:pos="2160"/>
        </w:tabs>
        <w:ind w:left="2160" w:hanging="360"/>
      </w:pPr>
      <w:rPr>
        <w:rFonts w:ascii="Wingdings" w:hAnsi="Wingdings" w:hint="default"/>
      </w:rPr>
    </w:lvl>
    <w:lvl w:ilvl="3" w:tplc="2A9E778E" w:tentative="1">
      <w:start w:val="1"/>
      <w:numFmt w:val="bullet"/>
      <w:lvlText w:val=""/>
      <w:lvlJc w:val="left"/>
      <w:pPr>
        <w:tabs>
          <w:tab w:val="num" w:pos="2880"/>
        </w:tabs>
        <w:ind w:left="2880" w:hanging="360"/>
      </w:pPr>
      <w:rPr>
        <w:rFonts w:ascii="Wingdings" w:hAnsi="Wingdings" w:hint="default"/>
      </w:rPr>
    </w:lvl>
    <w:lvl w:ilvl="4" w:tplc="F93E7E50" w:tentative="1">
      <w:start w:val="1"/>
      <w:numFmt w:val="bullet"/>
      <w:lvlText w:val=""/>
      <w:lvlJc w:val="left"/>
      <w:pPr>
        <w:tabs>
          <w:tab w:val="num" w:pos="3600"/>
        </w:tabs>
        <w:ind w:left="3600" w:hanging="360"/>
      </w:pPr>
      <w:rPr>
        <w:rFonts w:ascii="Wingdings" w:hAnsi="Wingdings" w:hint="default"/>
      </w:rPr>
    </w:lvl>
    <w:lvl w:ilvl="5" w:tplc="46EE6964" w:tentative="1">
      <w:start w:val="1"/>
      <w:numFmt w:val="bullet"/>
      <w:lvlText w:val=""/>
      <w:lvlJc w:val="left"/>
      <w:pPr>
        <w:tabs>
          <w:tab w:val="num" w:pos="4320"/>
        </w:tabs>
        <w:ind w:left="4320" w:hanging="360"/>
      </w:pPr>
      <w:rPr>
        <w:rFonts w:ascii="Wingdings" w:hAnsi="Wingdings" w:hint="default"/>
      </w:rPr>
    </w:lvl>
    <w:lvl w:ilvl="6" w:tplc="7A188B76" w:tentative="1">
      <w:start w:val="1"/>
      <w:numFmt w:val="bullet"/>
      <w:lvlText w:val=""/>
      <w:lvlJc w:val="left"/>
      <w:pPr>
        <w:tabs>
          <w:tab w:val="num" w:pos="5040"/>
        </w:tabs>
        <w:ind w:left="5040" w:hanging="360"/>
      </w:pPr>
      <w:rPr>
        <w:rFonts w:ascii="Wingdings" w:hAnsi="Wingdings" w:hint="default"/>
      </w:rPr>
    </w:lvl>
    <w:lvl w:ilvl="7" w:tplc="9B686048" w:tentative="1">
      <w:start w:val="1"/>
      <w:numFmt w:val="bullet"/>
      <w:lvlText w:val=""/>
      <w:lvlJc w:val="left"/>
      <w:pPr>
        <w:tabs>
          <w:tab w:val="num" w:pos="5760"/>
        </w:tabs>
        <w:ind w:left="5760" w:hanging="360"/>
      </w:pPr>
      <w:rPr>
        <w:rFonts w:ascii="Wingdings" w:hAnsi="Wingdings" w:hint="default"/>
      </w:rPr>
    </w:lvl>
    <w:lvl w:ilvl="8" w:tplc="2474BA9C" w:tentative="1">
      <w:start w:val="1"/>
      <w:numFmt w:val="bullet"/>
      <w:lvlText w:val=""/>
      <w:lvlJc w:val="left"/>
      <w:pPr>
        <w:tabs>
          <w:tab w:val="num" w:pos="6480"/>
        </w:tabs>
        <w:ind w:left="6480" w:hanging="360"/>
      </w:pPr>
      <w:rPr>
        <w:rFonts w:ascii="Wingdings" w:hAnsi="Wingdings" w:hint="default"/>
      </w:rPr>
    </w:lvl>
  </w:abstractNum>
  <w:abstractNum w:abstractNumId="37">
    <w:nsid w:val="5FB15275"/>
    <w:multiLevelType w:val="hybridMultilevel"/>
    <w:tmpl w:val="7F1A6662"/>
    <w:lvl w:ilvl="0" w:tplc="2FD6B366">
      <w:start w:val="1"/>
      <w:numFmt w:val="bullet"/>
      <w:lvlText w:val=""/>
      <w:lvlJc w:val="left"/>
      <w:pPr>
        <w:tabs>
          <w:tab w:val="num" w:pos="360"/>
        </w:tabs>
        <w:ind w:left="360" w:hanging="360"/>
      </w:pPr>
      <w:rPr>
        <w:rFonts w:ascii="Wingdings" w:hAnsi="Wingdings" w:hint="default"/>
      </w:rPr>
    </w:lvl>
    <w:lvl w:ilvl="1" w:tplc="FCBC5AD4">
      <w:numFmt w:val="bullet"/>
      <w:lvlText w:val=""/>
      <w:lvlJc w:val="left"/>
      <w:pPr>
        <w:tabs>
          <w:tab w:val="num" w:pos="1080"/>
        </w:tabs>
        <w:ind w:left="1080" w:hanging="360"/>
      </w:pPr>
      <w:rPr>
        <w:rFonts w:ascii="Wingdings" w:hAnsi="Wingdings" w:hint="default"/>
      </w:rPr>
    </w:lvl>
    <w:lvl w:ilvl="2" w:tplc="E7EE4472">
      <w:numFmt w:val="bullet"/>
      <w:lvlText w:val=""/>
      <w:lvlJc w:val="left"/>
      <w:pPr>
        <w:tabs>
          <w:tab w:val="num" w:pos="1800"/>
        </w:tabs>
        <w:ind w:left="1800" w:hanging="360"/>
      </w:pPr>
      <w:rPr>
        <w:rFonts w:ascii="Wingdings" w:hAnsi="Wingdings" w:hint="default"/>
      </w:rPr>
    </w:lvl>
    <w:lvl w:ilvl="3" w:tplc="53F661D8" w:tentative="1">
      <w:start w:val="1"/>
      <w:numFmt w:val="bullet"/>
      <w:lvlText w:val=""/>
      <w:lvlJc w:val="left"/>
      <w:pPr>
        <w:tabs>
          <w:tab w:val="num" w:pos="2520"/>
        </w:tabs>
        <w:ind w:left="2520" w:hanging="360"/>
      </w:pPr>
      <w:rPr>
        <w:rFonts w:ascii="Wingdings" w:hAnsi="Wingdings" w:hint="default"/>
      </w:rPr>
    </w:lvl>
    <w:lvl w:ilvl="4" w:tplc="F39A00BC" w:tentative="1">
      <w:start w:val="1"/>
      <w:numFmt w:val="bullet"/>
      <w:lvlText w:val=""/>
      <w:lvlJc w:val="left"/>
      <w:pPr>
        <w:tabs>
          <w:tab w:val="num" w:pos="3240"/>
        </w:tabs>
        <w:ind w:left="3240" w:hanging="360"/>
      </w:pPr>
      <w:rPr>
        <w:rFonts w:ascii="Wingdings" w:hAnsi="Wingdings" w:hint="default"/>
      </w:rPr>
    </w:lvl>
    <w:lvl w:ilvl="5" w:tplc="8236F66C" w:tentative="1">
      <w:start w:val="1"/>
      <w:numFmt w:val="bullet"/>
      <w:lvlText w:val=""/>
      <w:lvlJc w:val="left"/>
      <w:pPr>
        <w:tabs>
          <w:tab w:val="num" w:pos="3960"/>
        </w:tabs>
        <w:ind w:left="3960" w:hanging="360"/>
      </w:pPr>
      <w:rPr>
        <w:rFonts w:ascii="Wingdings" w:hAnsi="Wingdings" w:hint="default"/>
      </w:rPr>
    </w:lvl>
    <w:lvl w:ilvl="6" w:tplc="2C66CDC6" w:tentative="1">
      <w:start w:val="1"/>
      <w:numFmt w:val="bullet"/>
      <w:lvlText w:val=""/>
      <w:lvlJc w:val="left"/>
      <w:pPr>
        <w:tabs>
          <w:tab w:val="num" w:pos="4680"/>
        </w:tabs>
        <w:ind w:left="4680" w:hanging="360"/>
      </w:pPr>
      <w:rPr>
        <w:rFonts w:ascii="Wingdings" w:hAnsi="Wingdings" w:hint="default"/>
      </w:rPr>
    </w:lvl>
    <w:lvl w:ilvl="7" w:tplc="99E6B96A" w:tentative="1">
      <w:start w:val="1"/>
      <w:numFmt w:val="bullet"/>
      <w:lvlText w:val=""/>
      <w:lvlJc w:val="left"/>
      <w:pPr>
        <w:tabs>
          <w:tab w:val="num" w:pos="5400"/>
        </w:tabs>
        <w:ind w:left="5400" w:hanging="360"/>
      </w:pPr>
      <w:rPr>
        <w:rFonts w:ascii="Wingdings" w:hAnsi="Wingdings" w:hint="default"/>
      </w:rPr>
    </w:lvl>
    <w:lvl w:ilvl="8" w:tplc="AC1E87D6" w:tentative="1">
      <w:start w:val="1"/>
      <w:numFmt w:val="bullet"/>
      <w:lvlText w:val=""/>
      <w:lvlJc w:val="left"/>
      <w:pPr>
        <w:tabs>
          <w:tab w:val="num" w:pos="6120"/>
        </w:tabs>
        <w:ind w:left="6120" w:hanging="360"/>
      </w:pPr>
      <w:rPr>
        <w:rFonts w:ascii="Wingdings" w:hAnsi="Wingdings" w:hint="default"/>
      </w:rPr>
    </w:lvl>
  </w:abstractNum>
  <w:abstractNum w:abstractNumId="38">
    <w:nsid w:val="628C6053"/>
    <w:multiLevelType w:val="hybridMultilevel"/>
    <w:tmpl w:val="5986F080"/>
    <w:lvl w:ilvl="0" w:tplc="27B6C958">
      <w:start w:val="1"/>
      <w:numFmt w:val="bullet"/>
      <w:lvlText w:val=""/>
      <w:lvlJc w:val="left"/>
      <w:pPr>
        <w:tabs>
          <w:tab w:val="num" w:pos="720"/>
        </w:tabs>
        <w:ind w:left="720" w:hanging="360"/>
      </w:pPr>
      <w:rPr>
        <w:rFonts w:ascii="Wingdings" w:hAnsi="Wingdings" w:hint="default"/>
      </w:rPr>
    </w:lvl>
    <w:lvl w:ilvl="1" w:tplc="E6167F2C">
      <w:start w:val="1"/>
      <w:numFmt w:val="bullet"/>
      <w:lvlText w:val=""/>
      <w:lvlJc w:val="left"/>
      <w:pPr>
        <w:tabs>
          <w:tab w:val="num" w:pos="1440"/>
        </w:tabs>
        <w:ind w:left="1440" w:hanging="360"/>
      </w:pPr>
      <w:rPr>
        <w:rFonts w:ascii="Wingdings" w:hAnsi="Wingdings" w:hint="default"/>
      </w:rPr>
    </w:lvl>
    <w:lvl w:ilvl="2" w:tplc="3B429BBA" w:tentative="1">
      <w:start w:val="1"/>
      <w:numFmt w:val="bullet"/>
      <w:lvlText w:val=""/>
      <w:lvlJc w:val="left"/>
      <w:pPr>
        <w:tabs>
          <w:tab w:val="num" w:pos="2160"/>
        </w:tabs>
        <w:ind w:left="2160" w:hanging="360"/>
      </w:pPr>
      <w:rPr>
        <w:rFonts w:ascii="Wingdings" w:hAnsi="Wingdings" w:hint="default"/>
      </w:rPr>
    </w:lvl>
    <w:lvl w:ilvl="3" w:tplc="DEEEFC72" w:tentative="1">
      <w:start w:val="1"/>
      <w:numFmt w:val="bullet"/>
      <w:lvlText w:val=""/>
      <w:lvlJc w:val="left"/>
      <w:pPr>
        <w:tabs>
          <w:tab w:val="num" w:pos="2880"/>
        </w:tabs>
        <w:ind w:left="2880" w:hanging="360"/>
      </w:pPr>
      <w:rPr>
        <w:rFonts w:ascii="Wingdings" w:hAnsi="Wingdings" w:hint="default"/>
      </w:rPr>
    </w:lvl>
    <w:lvl w:ilvl="4" w:tplc="530C5C86" w:tentative="1">
      <w:start w:val="1"/>
      <w:numFmt w:val="bullet"/>
      <w:lvlText w:val=""/>
      <w:lvlJc w:val="left"/>
      <w:pPr>
        <w:tabs>
          <w:tab w:val="num" w:pos="3600"/>
        </w:tabs>
        <w:ind w:left="3600" w:hanging="360"/>
      </w:pPr>
      <w:rPr>
        <w:rFonts w:ascii="Wingdings" w:hAnsi="Wingdings" w:hint="default"/>
      </w:rPr>
    </w:lvl>
    <w:lvl w:ilvl="5" w:tplc="DF2AFF04" w:tentative="1">
      <w:start w:val="1"/>
      <w:numFmt w:val="bullet"/>
      <w:lvlText w:val=""/>
      <w:lvlJc w:val="left"/>
      <w:pPr>
        <w:tabs>
          <w:tab w:val="num" w:pos="4320"/>
        </w:tabs>
        <w:ind w:left="4320" w:hanging="360"/>
      </w:pPr>
      <w:rPr>
        <w:rFonts w:ascii="Wingdings" w:hAnsi="Wingdings" w:hint="default"/>
      </w:rPr>
    </w:lvl>
    <w:lvl w:ilvl="6" w:tplc="FD5071B8" w:tentative="1">
      <w:start w:val="1"/>
      <w:numFmt w:val="bullet"/>
      <w:lvlText w:val=""/>
      <w:lvlJc w:val="left"/>
      <w:pPr>
        <w:tabs>
          <w:tab w:val="num" w:pos="5040"/>
        </w:tabs>
        <w:ind w:left="5040" w:hanging="360"/>
      </w:pPr>
      <w:rPr>
        <w:rFonts w:ascii="Wingdings" w:hAnsi="Wingdings" w:hint="default"/>
      </w:rPr>
    </w:lvl>
    <w:lvl w:ilvl="7" w:tplc="FF0AAA5A" w:tentative="1">
      <w:start w:val="1"/>
      <w:numFmt w:val="bullet"/>
      <w:lvlText w:val=""/>
      <w:lvlJc w:val="left"/>
      <w:pPr>
        <w:tabs>
          <w:tab w:val="num" w:pos="5760"/>
        </w:tabs>
        <w:ind w:left="5760" w:hanging="360"/>
      </w:pPr>
      <w:rPr>
        <w:rFonts w:ascii="Wingdings" w:hAnsi="Wingdings" w:hint="default"/>
      </w:rPr>
    </w:lvl>
    <w:lvl w:ilvl="8" w:tplc="D7DCD20E" w:tentative="1">
      <w:start w:val="1"/>
      <w:numFmt w:val="bullet"/>
      <w:lvlText w:val=""/>
      <w:lvlJc w:val="left"/>
      <w:pPr>
        <w:tabs>
          <w:tab w:val="num" w:pos="6480"/>
        </w:tabs>
        <w:ind w:left="6480" w:hanging="360"/>
      </w:pPr>
      <w:rPr>
        <w:rFonts w:ascii="Wingdings" w:hAnsi="Wingdings" w:hint="default"/>
      </w:rPr>
    </w:lvl>
  </w:abstractNum>
  <w:abstractNum w:abstractNumId="39">
    <w:nsid w:val="6938514A"/>
    <w:multiLevelType w:val="hybridMultilevel"/>
    <w:tmpl w:val="8ED05204"/>
    <w:lvl w:ilvl="0" w:tplc="B99C05C4">
      <w:start w:val="1"/>
      <w:numFmt w:val="bullet"/>
      <w:lvlText w:val=""/>
      <w:lvlJc w:val="left"/>
      <w:pPr>
        <w:tabs>
          <w:tab w:val="num" w:pos="720"/>
        </w:tabs>
        <w:ind w:left="720" w:hanging="360"/>
      </w:pPr>
      <w:rPr>
        <w:rFonts w:ascii="Wingdings" w:hAnsi="Wingdings" w:hint="default"/>
      </w:rPr>
    </w:lvl>
    <w:lvl w:ilvl="1" w:tplc="73B0A9A2">
      <w:numFmt w:val="bullet"/>
      <w:lvlText w:val=""/>
      <w:lvlJc w:val="left"/>
      <w:pPr>
        <w:tabs>
          <w:tab w:val="num" w:pos="1440"/>
        </w:tabs>
        <w:ind w:left="1440" w:hanging="360"/>
      </w:pPr>
      <w:rPr>
        <w:rFonts w:ascii="Wingdings" w:hAnsi="Wingdings" w:hint="default"/>
      </w:rPr>
    </w:lvl>
    <w:lvl w:ilvl="2" w:tplc="5F5E06BE">
      <w:numFmt w:val="bullet"/>
      <w:lvlText w:val=""/>
      <w:lvlJc w:val="left"/>
      <w:pPr>
        <w:tabs>
          <w:tab w:val="num" w:pos="2160"/>
        </w:tabs>
        <w:ind w:left="2160" w:hanging="360"/>
      </w:pPr>
      <w:rPr>
        <w:rFonts w:ascii="Wingdings" w:hAnsi="Wingdings" w:hint="default"/>
      </w:rPr>
    </w:lvl>
    <w:lvl w:ilvl="3" w:tplc="13B8FDCE" w:tentative="1">
      <w:start w:val="1"/>
      <w:numFmt w:val="bullet"/>
      <w:lvlText w:val=""/>
      <w:lvlJc w:val="left"/>
      <w:pPr>
        <w:tabs>
          <w:tab w:val="num" w:pos="2880"/>
        </w:tabs>
        <w:ind w:left="2880" w:hanging="360"/>
      </w:pPr>
      <w:rPr>
        <w:rFonts w:ascii="Wingdings" w:hAnsi="Wingdings" w:hint="default"/>
      </w:rPr>
    </w:lvl>
    <w:lvl w:ilvl="4" w:tplc="52CA706C" w:tentative="1">
      <w:start w:val="1"/>
      <w:numFmt w:val="bullet"/>
      <w:lvlText w:val=""/>
      <w:lvlJc w:val="left"/>
      <w:pPr>
        <w:tabs>
          <w:tab w:val="num" w:pos="3600"/>
        </w:tabs>
        <w:ind w:left="3600" w:hanging="360"/>
      </w:pPr>
      <w:rPr>
        <w:rFonts w:ascii="Wingdings" w:hAnsi="Wingdings" w:hint="default"/>
      </w:rPr>
    </w:lvl>
    <w:lvl w:ilvl="5" w:tplc="57780A72" w:tentative="1">
      <w:start w:val="1"/>
      <w:numFmt w:val="bullet"/>
      <w:lvlText w:val=""/>
      <w:lvlJc w:val="left"/>
      <w:pPr>
        <w:tabs>
          <w:tab w:val="num" w:pos="4320"/>
        </w:tabs>
        <w:ind w:left="4320" w:hanging="360"/>
      </w:pPr>
      <w:rPr>
        <w:rFonts w:ascii="Wingdings" w:hAnsi="Wingdings" w:hint="default"/>
      </w:rPr>
    </w:lvl>
    <w:lvl w:ilvl="6" w:tplc="F138AEA6" w:tentative="1">
      <w:start w:val="1"/>
      <w:numFmt w:val="bullet"/>
      <w:lvlText w:val=""/>
      <w:lvlJc w:val="left"/>
      <w:pPr>
        <w:tabs>
          <w:tab w:val="num" w:pos="5040"/>
        </w:tabs>
        <w:ind w:left="5040" w:hanging="360"/>
      </w:pPr>
      <w:rPr>
        <w:rFonts w:ascii="Wingdings" w:hAnsi="Wingdings" w:hint="default"/>
      </w:rPr>
    </w:lvl>
    <w:lvl w:ilvl="7" w:tplc="C532976C" w:tentative="1">
      <w:start w:val="1"/>
      <w:numFmt w:val="bullet"/>
      <w:lvlText w:val=""/>
      <w:lvlJc w:val="left"/>
      <w:pPr>
        <w:tabs>
          <w:tab w:val="num" w:pos="5760"/>
        </w:tabs>
        <w:ind w:left="5760" w:hanging="360"/>
      </w:pPr>
      <w:rPr>
        <w:rFonts w:ascii="Wingdings" w:hAnsi="Wingdings" w:hint="default"/>
      </w:rPr>
    </w:lvl>
    <w:lvl w:ilvl="8" w:tplc="85767868" w:tentative="1">
      <w:start w:val="1"/>
      <w:numFmt w:val="bullet"/>
      <w:lvlText w:val=""/>
      <w:lvlJc w:val="left"/>
      <w:pPr>
        <w:tabs>
          <w:tab w:val="num" w:pos="6480"/>
        </w:tabs>
        <w:ind w:left="6480" w:hanging="360"/>
      </w:pPr>
      <w:rPr>
        <w:rFonts w:ascii="Wingdings" w:hAnsi="Wingdings" w:hint="default"/>
      </w:rPr>
    </w:lvl>
  </w:abstractNum>
  <w:abstractNum w:abstractNumId="40">
    <w:nsid w:val="6BC3582D"/>
    <w:multiLevelType w:val="hybridMultilevel"/>
    <w:tmpl w:val="F90251DE"/>
    <w:lvl w:ilvl="0" w:tplc="4608255E">
      <w:start w:val="1"/>
      <w:numFmt w:val="bullet"/>
      <w:lvlText w:val=""/>
      <w:lvlJc w:val="left"/>
      <w:pPr>
        <w:tabs>
          <w:tab w:val="num" w:pos="720"/>
        </w:tabs>
        <w:ind w:left="720" w:hanging="360"/>
      </w:pPr>
      <w:rPr>
        <w:rFonts w:ascii="Wingdings" w:hAnsi="Wingdings" w:hint="default"/>
      </w:rPr>
    </w:lvl>
    <w:lvl w:ilvl="1" w:tplc="0CEE4CDA">
      <w:start w:val="1"/>
      <w:numFmt w:val="bullet"/>
      <w:lvlText w:val=""/>
      <w:lvlJc w:val="left"/>
      <w:pPr>
        <w:tabs>
          <w:tab w:val="num" w:pos="1440"/>
        </w:tabs>
        <w:ind w:left="1440" w:hanging="360"/>
      </w:pPr>
      <w:rPr>
        <w:rFonts w:ascii="Wingdings" w:hAnsi="Wingdings" w:hint="default"/>
      </w:rPr>
    </w:lvl>
    <w:lvl w:ilvl="2" w:tplc="CF64AD9A" w:tentative="1">
      <w:start w:val="1"/>
      <w:numFmt w:val="bullet"/>
      <w:lvlText w:val=""/>
      <w:lvlJc w:val="left"/>
      <w:pPr>
        <w:tabs>
          <w:tab w:val="num" w:pos="2160"/>
        </w:tabs>
        <w:ind w:left="2160" w:hanging="360"/>
      </w:pPr>
      <w:rPr>
        <w:rFonts w:ascii="Wingdings" w:hAnsi="Wingdings" w:hint="default"/>
      </w:rPr>
    </w:lvl>
    <w:lvl w:ilvl="3" w:tplc="817044DE" w:tentative="1">
      <w:start w:val="1"/>
      <w:numFmt w:val="bullet"/>
      <w:lvlText w:val=""/>
      <w:lvlJc w:val="left"/>
      <w:pPr>
        <w:tabs>
          <w:tab w:val="num" w:pos="2880"/>
        </w:tabs>
        <w:ind w:left="2880" w:hanging="360"/>
      </w:pPr>
      <w:rPr>
        <w:rFonts w:ascii="Wingdings" w:hAnsi="Wingdings" w:hint="default"/>
      </w:rPr>
    </w:lvl>
    <w:lvl w:ilvl="4" w:tplc="56ECF422" w:tentative="1">
      <w:start w:val="1"/>
      <w:numFmt w:val="bullet"/>
      <w:lvlText w:val=""/>
      <w:lvlJc w:val="left"/>
      <w:pPr>
        <w:tabs>
          <w:tab w:val="num" w:pos="3600"/>
        </w:tabs>
        <w:ind w:left="3600" w:hanging="360"/>
      </w:pPr>
      <w:rPr>
        <w:rFonts w:ascii="Wingdings" w:hAnsi="Wingdings" w:hint="default"/>
      </w:rPr>
    </w:lvl>
    <w:lvl w:ilvl="5" w:tplc="54243F78" w:tentative="1">
      <w:start w:val="1"/>
      <w:numFmt w:val="bullet"/>
      <w:lvlText w:val=""/>
      <w:lvlJc w:val="left"/>
      <w:pPr>
        <w:tabs>
          <w:tab w:val="num" w:pos="4320"/>
        </w:tabs>
        <w:ind w:left="4320" w:hanging="360"/>
      </w:pPr>
      <w:rPr>
        <w:rFonts w:ascii="Wingdings" w:hAnsi="Wingdings" w:hint="default"/>
      </w:rPr>
    </w:lvl>
    <w:lvl w:ilvl="6" w:tplc="2B0CBA1C" w:tentative="1">
      <w:start w:val="1"/>
      <w:numFmt w:val="bullet"/>
      <w:lvlText w:val=""/>
      <w:lvlJc w:val="left"/>
      <w:pPr>
        <w:tabs>
          <w:tab w:val="num" w:pos="5040"/>
        </w:tabs>
        <w:ind w:left="5040" w:hanging="360"/>
      </w:pPr>
      <w:rPr>
        <w:rFonts w:ascii="Wingdings" w:hAnsi="Wingdings" w:hint="default"/>
      </w:rPr>
    </w:lvl>
    <w:lvl w:ilvl="7" w:tplc="62A85CFC" w:tentative="1">
      <w:start w:val="1"/>
      <w:numFmt w:val="bullet"/>
      <w:lvlText w:val=""/>
      <w:lvlJc w:val="left"/>
      <w:pPr>
        <w:tabs>
          <w:tab w:val="num" w:pos="5760"/>
        </w:tabs>
        <w:ind w:left="5760" w:hanging="360"/>
      </w:pPr>
      <w:rPr>
        <w:rFonts w:ascii="Wingdings" w:hAnsi="Wingdings" w:hint="default"/>
      </w:rPr>
    </w:lvl>
    <w:lvl w:ilvl="8" w:tplc="9078B48E" w:tentative="1">
      <w:start w:val="1"/>
      <w:numFmt w:val="bullet"/>
      <w:lvlText w:val=""/>
      <w:lvlJc w:val="left"/>
      <w:pPr>
        <w:tabs>
          <w:tab w:val="num" w:pos="6480"/>
        </w:tabs>
        <w:ind w:left="6480" w:hanging="360"/>
      </w:pPr>
      <w:rPr>
        <w:rFonts w:ascii="Wingdings" w:hAnsi="Wingdings" w:hint="default"/>
      </w:rPr>
    </w:lvl>
  </w:abstractNum>
  <w:abstractNum w:abstractNumId="41">
    <w:nsid w:val="6EB90C84"/>
    <w:multiLevelType w:val="hybridMultilevel"/>
    <w:tmpl w:val="C48CD3B6"/>
    <w:lvl w:ilvl="0" w:tplc="8B8637A0">
      <w:start w:val="1"/>
      <w:numFmt w:val="bullet"/>
      <w:lvlText w:val=""/>
      <w:lvlJc w:val="left"/>
      <w:pPr>
        <w:tabs>
          <w:tab w:val="num" w:pos="720"/>
        </w:tabs>
        <w:ind w:left="720" w:hanging="360"/>
      </w:pPr>
      <w:rPr>
        <w:rFonts w:ascii="Wingdings" w:hAnsi="Wingdings" w:hint="default"/>
      </w:rPr>
    </w:lvl>
    <w:lvl w:ilvl="1" w:tplc="48404908" w:tentative="1">
      <w:start w:val="1"/>
      <w:numFmt w:val="bullet"/>
      <w:lvlText w:val=""/>
      <w:lvlJc w:val="left"/>
      <w:pPr>
        <w:tabs>
          <w:tab w:val="num" w:pos="1440"/>
        </w:tabs>
        <w:ind w:left="1440" w:hanging="360"/>
      </w:pPr>
      <w:rPr>
        <w:rFonts w:ascii="Wingdings" w:hAnsi="Wingdings" w:hint="default"/>
      </w:rPr>
    </w:lvl>
    <w:lvl w:ilvl="2" w:tplc="0D4C5E12" w:tentative="1">
      <w:start w:val="1"/>
      <w:numFmt w:val="bullet"/>
      <w:lvlText w:val=""/>
      <w:lvlJc w:val="left"/>
      <w:pPr>
        <w:tabs>
          <w:tab w:val="num" w:pos="2160"/>
        </w:tabs>
        <w:ind w:left="2160" w:hanging="360"/>
      </w:pPr>
      <w:rPr>
        <w:rFonts w:ascii="Wingdings" w:hAnsi="Wingdings" w:hint="default"/>
      </w:rPr>
    </w:lvl>
    <w:lvl w:ilvl="3" w:tplc="6E3A2926" w:tentative="1">
      <w:start w:val="1"/>
      <w:numFmt w:val="bullet"/>
      <w:lvlText w:val=""/>
      <w:lvlJc w:val="left"/>
      <w:pPr>
        <w:tabs>
          <w:tab w:val="num" w:pos="2880"/>
        </w:tabs>
        <w:ind w:left="2880" w:hanging="360"/>
      </w:pPr>
      <w:rPr>
        <w:rFonts w:ascii="Wingdings" w:hAnsi="Wingdings" w:hint="default"/>
      </w:rPr>
    </w:lvl>
    <w:lvl w:ilvl="4" w:tplc="FB0209C4" w:tentative="1">
      <w:start w:val="1"/>
      <w:numFmt w:val="bullet"/>
      <w:lvlText w:val=""/>
      <w:lvlJc w:val="left"/>
      <w:pPr>
        <w:tabs>
          <w:tab w:val="num" w:pos="3600"/>
        </w:tabs>
        <w:ind w:left="3600" w:hanging="360"/>
      </w:pPr>
      <w:rPr>
        <w:rFonts w:ascii="Wingdings" w:hAnsi="Wingdings" w:hint="default"/>
      </w:rPr>
    </w:lvl>
    <w:lvl w:ilvl="5" w:tplc="0372899C" w:tentative="1">
      <w:start w:val="1"/>
      <w:numFmt w:val="bullet"/>
      <w:lvlText w:val=""/>
      <w:lvlJc w:val="left"/>
      <w:pPr>
        <w:tabs>
          <w:tab w:val="num" w:pos="4320"/>
        </w:tabs>
        <w:ind w:left="4320" w:hanging="360"/>
      </w:pPr>
      <w:rPr>
        <w:rFonts w:ascii="Wingdings" w:hAnsi="Wingdings" w:hint="default"/>
      </w:rPr>
    </w:lvl>
    <w:lvl w:ilvl="6" w:tplc="B36230B4" w:tentative="1">
      <w:start w:val="1"/>
      <w:numFmt w:val="bullet"/>
      <w:lvlText w:val=""/>
      <w:lvlJc w:val="left"/>
      <w:pPr>
        <w:tabs>
          <w:tab w:val="num" w:pos="5040"/>
        </w:tabs>
        <w:ind w:left="5040" w:hanging="360"/>
      </w:pPr>
      <w:rPr>
        <w:rFonts w:ascii="Wingdings" w:hAnsi="Wingdings" w:hint="default"/>
      </w:rPr>
    </w:lvl>
    <w:lvl w:ilvl="7" w:tplc="F4C24362" w:tentative="1">
      <w:start w:val="1"/>
      <w:numFmt w:val="bullet"/>
      <w:lvlText w:val=""/>
      <w:lvlJc w:val="left"/>
      <w:pPr>
        <w:tabs>
          <w:tab w:val="num" w:pos="5760"/>
        </w:tabs>
        <w:ind w:left="5760" w:hanging="360"/>
      </w:pPr>
      <w:rPr>
        <w:rFonts w:ascii="Wingdings" w:hAnsi="Wingdings" w:hint="default"/>
      </w:rPr>
    </w:lvl>
    <w:lvl w:ilvl="8" w:tplc="51965F84" w:tentative="1">
      <w:start w:val="1"/>
      <w:numFmt w:val="bullet"/>
      <w:lvlText w:val=""/>
      <w:lvlJc w:val="left"/>
      <w:pPr>
        <w:tabs>
          <w:tab w:val="num" w:pos="6480"/>
        </w:tabs>
        <w:ind w:left="6480" w:hanging="360"/>
      </w:pPr>
      <w:rPr>
        <w:rFonts w:ascii="Wingdings" w:hAnsi="Wingdings" w:hint="default"/>
      </w:rPr>
    </w:lvl>
  </w:abstractNum>
  <w:abstractNum w:abstractNumId="42">
    <w:nsid w:val="6F833369"/>
    <w:multiLevelType w:val="hybridMultilevel"/>
    <w:tmpl w:val="12FCA2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nsid w:val="7CAB7988"/>
    <w:multiLevelType w:val="hybridMultilevel"/>
    <w:tmpl w:val="B0621DF6"/>
    <w:lvl w:ilvl="0" w:tplc="8B26CE6A">
      <w:start w:val="1"/>
      <w:numFmt w:val="decimal"/>
      <w:pStyle w:val="Procedure"/>
      <w:lvlText w:val="Step %1"/>
      <w:lvlJc w:val="left"/>
      <w:pPr>
        <w:tabs>
          <w:tab w:val="num" w:pos="1588"/>
        </w:tabs>
        <w:ind w:left="1588" w:hanging="1012"/>
      </w:pPr>
      <w:rPr>
        <w:rFonts w:hint="eastAsia"/>
        <w:b/>
        <w:bCs w:val="0"/>
        <w:i w:val="0"/>
        <w:iCs w:val="0"/>
        <w:caps w:val="0"/>
        <w:strike w:val="0"/>
        <w:dstrike w:val="0"/>
        <w:vanish w:val="0"/>
        <w:webHidden w:val="0"/>
        <w:color w:val="000000"/>
        <w:spacing w:val="0"/>
        <w:position w:val="0"/>
        <w:u w:val="none"/>
        <w:effect w:val="none"/>
        <w:vertAlign w:val="baseline"/>
        <w:em w:val="none"/>
        <w:specVanish w:val="0"/>
      </w:rPr>
    </w:lvl>
    <w:lvl w:ilvl="1" w:tplc="04090019">
      <w:start w:val="1"/>
      <w:numFmt w:val="ideographTraditional"/>
      <w:lvlText w:val="%2、"/>
      <w:lvlJc w:val="left"/>
      <w:pPr>
        <w:tabs>
          <w:tab w:val="num" w:pos="1156"/>
        </w:tabs>
        <w:ind w:left="1156" w:hanging="480"/>
      </w:pPr>
    </w:lvl>
    <w:lvl w:ilvl="2" w:tplc="0409001B">
      <w:start w:val="1"/>
      <w:numFmt w:val="lowerRoman"/>
      <w:lvlText w:val="%3."/>
      <w:lvlJc w:val="right"/>
      <w:pPr>
        <w:tabs>
          <w:tab w:val="num" w:pos="1636"/>
        </w:tabs>
        <w:ind w:left="1636" w:hanging="480"/>
      </w:pPr>
    </w:lvl>
    <w:lvl w:ilvl="3" w:tplc="0409000F">
      <w:start w:val="1"/>
      <w:numFmt w:val="decimal"/>
      <w:lvlText w:val="%4."/>
      <w:lvlJc w:val="left"/>
      <w:pPr>
        <w:tabs>
          <w:tab w:val="num" w:pos="2116"/>
        </w:tabs>
        <w:ind w:left="2116" w:hanging="480"/>
      </w:pPr>
    </w:lvl>
    <w:lvl w:ilvl="4" w:tplc="D930ADC8">
      <w:start w:val="1"/>
      <w:numFmt w:val="bullet"/>
      <w:lvlText w:val="-"/>
      <w:lvlJc w:val="left"/>
      <w:pPr>
        <w:tabs>
          <w:tab w:val="num" w:pos="2476"/>
        </w:tabs>
        <w:ind w:left="2476" w:hanging="360"/>
      </w:pPr>
      <w:rPr>
        <w:rFonts w:ascii="Courier New" w:eastAsia="新細明體" w:hAnsi="Courier New" w:cs="Courier New" w:hint="default"/>
      </w:rPr>
    </w:lvl>
    <w:lvl w:ilvl="5" w:tplc="0409001B">
      <w:start w:val="1"/>
      <w:numFmt w:val="decimal"/>
      <w:lvlText w:val="%6."/>
      <w:lvlJc w:val="left"/>
      <w:pPr>
        <w:tabs>
          <w:tab w:val="num" w:pos="4516"/>
        </w:tabs>
        <w:ind w:left="4516" w:hanging="360"/>
      </w:pPr>
    </w:lvl>
    <w:lvl w:ilvl="6" w:tplc="0409000F">
      <w:start w:val="1"/>
      <w:numFmt w:val="decimal"/>
      <w:lvlText w:val="%7."/>
      <w:lvlJc w:val="left"/>
      <w:pPr>
        <w:tabs>
          <w:tab w:val="num" w:pos="5236"/>
        </w:tabs>
        <w:ind w:left="5236" w:hanging="360"/>
      </w:pPr>
    </w:lvl>
    <w:lvl w:ilvl="7" w:tplc="04090019">
      <w:start w:val="1"/>
      <w:numFmt w:val="decimal"/>
      <w:lvlText w:val="%8."/>
      <w:lvlJc w:val="left"/>
      <w:pPr>
        <w:tabs>
          <w:tab w:val="num" w:pos="5956"/>
        </w:tabs>
        <w:ind w:left="5956" w:hanging="360"/>
      </w:pPr>
    </w:lvl>
    <w:lvl w:ilvl="8" w:tplc="0409001B">
      <w:start w:val="1"/>
      <w:numFmt w:val="decimal"/>
      <w:lvlText w:val="%9."/>
      <w:lvlJc w:val="left"/>
      <w:pPr>
        <w:tabs>
          <w:tab w:val="num" w:pos="6676"/>
        </w:tabs>
        <w:ind w:left="6676" w:hanging="360"/>
      </w:pPr>
    </w:lvl>
  </w:abstractNum>
  <w:abstractNum w:abstractNumId="44">
    <w:nsid w:val="7FB645B0"/>
    <w:multiLevelType w:val="hybridMultilevel"/>
    <w:tmpl w:val="85C8EB04"/>
    <w:lvl w:ilvl="0" w:tplc="EB6E6EFA">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num w:numId="1">
    <w:abstractNumId w:val="8"/>
  </w:num>
  <w:num w:numId="2">
    <w:abstractNumId w:val="28"/>
  </w:num>
  <w:num w:numId="3">
    <w:abstractNumId w:val="9"/>
  </w:num>
  <w:num w:numId="4">
    <w:abstractNumId w:val="35"/>
  </w:num>
  <w:num w:numId="5">
    <w:abstractNumId w:val="13"/>
  </w:num>
  <w:num w:numId="6">
    <w:abstractNumId w:val="3"/>
  </w:num>
  <w:num w:numId="7">
    <w:abstractNumId w:val="2"/>
  </w:num>
  <w:num w:numId="8">
    <w:abstractNumId w:val="1"/>
  </w:num>
  <w:num w:numId="9">
    <w:abstractNumId w:val="0"/>
  </w:num>
  <w:num w:numId="10">
    <w:abstractNumId w:val="7"/>
  </w:num>
  <w:num w:numId="11">
    <w:abstractNumId w:val="6"/>
  </w:num>
  <w:num w:numId="12">
    <w:abstractNumId w:val="5"/>
  </w:num>
  <w:num w:numId="13">
    <w:abstractNumId w:val="4"/>
  </w:num>
  <w:num w:numId="14">
    <w:abstractNumId w:val="43"/>
  </w:num>
  <w:num w:numId="15">
    <w:abstractNumId w:val="18"/>
  </w:num>
  <w:num w:numId="16">
    <w:abstractNumId w:val="24"/>
  </w:num>
  <w:num w:numId="17">
    <w:abstractNumId w:val="16"/>
  </w:num>
  <w:num w:numId="18">
    <w:abstractNumId w:val="30"/>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33"/>
  </w:num>
  <w:num w:numId="25">
    <w:abstractNumId w:val="37"/>
  </w:num>
  <w:num w:numId="26">
    <w:abstractNumId w:val="17"/>
  </w:num>
  <w:num w:numId="27">
    <w:abstractNumId w:val="40"/>
  </w:num>
  <w:num w:numId="28">
    <w:abstractNumId w:val="21"/>
  </w:num>
  <w:num w:numId="29">
    <w:abstractNumId w:val="36"/>
  </w:num>
  <w:num w:numId="30">
    <w:abstractNumId w:val="22"/>
  </w:num>
  <w:num w:numId="31">
    <w:abstractNumId w:val="32"/>
  </w:num>
  <w:num w:numId="32">
    <w:abstractNumId w:val="38"/>
  </w:num>
  <w:num w:numId="33">
    <w:abstractNumId w:val="11"/>
  </w:num>
  <w:num w:numId="34">
    <w:abstractNumId w:val="41"/>
  </w:num>
  <w:num w:numId="35">
    <w:abstractNumId w:val="13"/>
  </w:num>
  <w:num w:numId="36">
    <w:abstractNumId w:val="26"/>
  </w:num>
  <w:num w:numId="37">
    <w:abstractNumId w:val="23"/>
  </w:num>
  <w:num w:numId="38">
    <w:abstractNumId w:val="39"/>
  </w:num>
  <w:num w:numId="39">
    <w:abstractNumId w:val="15"/>
  </w:num>
  <w:num w:numId="40">
    <w:abstractNumId w:val="12"/>
  </w:num>
  <w:num w:numId="41">
    <w:abstractNumId w:val="31"/>
  </w:num>
  <w:num w:numId="42">
    <w:abstractNumId w:val="44"/>
  </w:num>
  <w:num w:numId="43">
    <w:abstractNumId w:val="29"/>
  </w:num>
  <w:num w:numId="44">
    <w:abstractNumId w:val="20"/>
  </w:num>
  <w:num w:numId="45">
    <w:abstractNumId w:val="14"/>
  </w:num>
  <w:num w:numId="46">
    <w:abstractNumId w:val="42"/>
  </w:num>
  <w:num w:numId="47">
    <w:abstractNumId w:val="25"/>
  </w:num>
  <w:num w:numId="48">
    <w:abstractNumId w:val="19"/>
  </w:num>
  <w:num w:numId="49">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zh-TW" w:vendorID="64" w:dllVersion="131077" w:nlCheck="1" w:checkStyle="1"/>
  <w:activeWritingStyle w:appName="MSWord" w:lang="en-US" w:vendorID="64" w:dllVersion="131078" w:nlCheck="1" w:checkStyle="1"/>
  <w:activeWritingStyle w:appName="MSWord" w:lang="en-GB"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20"/>
  <w:drawingGridVerticalSpacing w:val="20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724"/>
    <w:rsid w:val="00002DBD"/>
    <w:rsid w:val="00005E34"/>
    <w:rsid w:val="00006247"/>
    <w:rsid w:val="000067CE"/>
    <w:rsid w:val="0001031C"/>
    <w:rsid w:val="0001086D"/>
    <w:rsid w:val="00010E6B"/>
    <w:rsid w:val="00011422"/>
    <w:rsid w:val="00012F7B"/>
    <w:rsid w:val="000137E1"/>
    <w:rsid w:val="00014A23"/>
    <w:rsid w:val="00015F5A"/>
    <w:rsid w:val="0001676F"/>
    <w:rsid w:val="00021DA8"/>
    <w:rsid w:val="000237B0"/>
    <w:rsid w:val="00023DB9"/>
    <w:rsid w:val="00024112"/>
    <w:rsid w:val="00024AB7"/>
    <w:rsid w:val="00025DB4"/>
    <w:rsid w:val="000275C9"/>
    <w:rsid w:val="00030C81"/>
    <w:rsid w:val="00037606"/>
    <w:rsid w:val="00037D2F"/>
    <w:rsid w:val="00040C30"/>
    <w:rsid w:val="00041BD9"/>
    <w:rsid w:val="00042084"/>
    <w:rsid w:val="000437D3"/>
    <w:rsid w:val="0004391F"/>
    <w:rsid w:val="00043AB4"/>
    <w:rsid w:val="00043E0D"/>
    <w:rsid w:val="0004423B"/>
    <w:rsid w:val="0004429D"/>
    <w:rsid w:val="00044D28"/>
    <w:rsid w:val="00045AFF"/>
    <w:rsid w:val="0004614D"/>
    <w:rsid w:val="000462B1"/>
    <w:rsid w:val="0004691B"/>
    <w:rsid w:val="00047126"/>
    <w:rsid w:val="00047A3E"/>
    <w:rsid w:val="00050055"/>
    <w:rsid w:val="00050F48"/>
    <w:rsid w:val="00050FE7"/>
    <w:rsid w:val="00052D0C"/>
    <w:rsid w:val="000535C9"/>
    <w:rsid w:val="00053933"/>
    <w:rsid w:val="00054416"/>
    <w:rsid w:val="00054F17"/>
    <w:rsid w:val="00055475"/>
    <w:rsid w:val="00057518"/>
    <w:rsid w:val="000603BF"/>
    <w:rsid w:val="000630EE"/>
    <w:rsid w:val="00063981"/>
    <w:rsid w:val="00064102"/>
    <w:rsid w:val="00064881"/>
    <w:rsid w:val="00064BA5"/>
    <w:rsid w:val="00065B5F"/>
    <w:rsid w:val="00065F56"/>
    <w:rsid w:val="0007084D"/>
    <w:rsid w:val="0007127D"/>
    <w:rsid w:val="00073C64"/>
    <w:rsid w:val="000741AF"/>
    <w:rsid w:val="00075078"/>
    <w:rsid w:val="00075650"/>
    <w:rsid w:val="0007592A"/>
    <w:rsid w:val="0007648D"/>
    <w:rsid w:val="00076E5E"/>
    <w:rsid w:val="000776DD"/>
    <w:rsid w:val="00081B70"/>
    <w:rsid w:val="00083E66"/>
    <w:rsid w:val="000865DA"/>
    <w:rsid w:val="000870A9"/>
    <w:rsid w:val="00087470"/>
    <w:rsid w:val="00087C31"/>
    <w:rsid w:val="00091880"/>
    <w:rsid w:val="00093358"/>
    <w:rsid w:val="000945C1"/>
    <w:rsid w:val="00094F28"/>
    <w:rsid w:val="00096527"/>
    <w:rsid w:val="00097AFF"/>
    <w:rsid w:val="000A057D"/>
    <w:rsid w:val="000A1B27"/>
    <w:rsid w:val="000A4262"/>
    <w:rsid w:val="000A6318"/>
    <w:rsid w:val="000A6DAE"/>
    <w:rsid w:val="000B1397"/>
    <w:rsid w:val="000B23E5"/>
    <w:rsid w:val="000B2685"/>
    <w:rsid w:val="000B349F"/>
    <w:rsid w:val="000B37E0"/>
    <w:rsid w:val="000B6BBA"/>
    <w:rsid w:val="000B6D5C"/>
    <w:rsid w:val="000B7B83"/>
    <w:rsid w:val="000C1346"/>
    <w:rsid w:val="000C2113"/>
    <w:rsid w:val="000C31A6"/>
    <w:rsid w:val="000C45F5"/>
    <w:rsid w:val="000C62DA"/>
    <w:rsid w:val="000C671D"/>
    <w:rsid w:val="000C6D61"/>
    <w:rsid w:val="000C6F57"/>
    <w:rsid w:val="000C704F"/>
    <w:rsid w:val="000C743B"/>
    <w:rsid w:val="000C7B80"/>
    <w:rsid w:val="000D091C"/>
    <w:rsid w:val="000D2773"/>
    <w:rsid w:val="000D33EB"/>
    <w:rsid w:val="000D4369"/>
    <w:rsid w:val="000D5BCC"/>
    <w:rsid w:val="000D79F5"/>
    <w:rsid w:val="000E089C"/>
    <w:rsid w:val="000E0D0E"/>
    <w:rsid w:val="000E0D3D"/>
    <w:rsid w:val="000E179F"/>
    <w:rsid w:val="000E1934"/>
    <w:rsid w:val="000E2D9A"/>
    <w:rsid w:val="000E3775"/>
    <w:rsid w:val="000E41D1"/>
    <w:rsid w:val="000E42DC"/>
    <w:rsid w:val="000E5D97"/>
    <w:rsid w:val="000E616F"/>
    <w:rsid w:val="000E682D"/>
    <w:rsid w:val="000E68E6"/>
    <w:rsid w:val="000E7CC7"/>
    <w:rsid w:val="000E7EF4"/>
    <w:rsid w:val="000F28E6"/>
    <w:rsid w:val="000F33DA"/>
    <w:rsid w:val="000F3D62"/>
    <w:rsid w:val="000F42B8"/>
    <w:rsid w:val="000F4E96"/>
    <w:rsid w:val="000F7DD3"/>
    <w:rsid w:val="00100CC6"/>
    <w:rsid w:val="0010101C"/>
    <w:rsid w:val="00101931"/>
    <w:rsid w:val="00101D3C"/>
    <w:rsid w:val="00101D43"/>
    <w:rsid w:val="00102D0D"/>
    <w:rsid w:val="00103670"/>
    <w:rsid w:val="0010418F"/>
    <w:rsid w:val="00110101"/>
    <w:rsid w:val="00110164"/>
    <w:rsid w:val="001114CC"/>
    <w:rsid w:val="00112606"/>
    <w:rsid w:val="00113A13"/>
    <w:rsid w:val="00115AC0"/>
    <w:rsid w:val="00115FE2"/>
    <w:rsid w:val="001178F1"/>
    <w:rsid w:val="00121279"/>
    <w:rsid w:val="0012150F"/>
    <w:rsid w:val="0012181F"/>
    <w:rsid w:val="00123233"/>
    <w:rsid w:val="00123A2A"/>
    <w:rsid w:val="00124FF1"/>
    <w:rsid w:val="00126089"/>
    <w:rsid w:val="00127DE6"/>
    <w:rsid w:val="001305EB"/>
    <w:rsid w:val="00130F54"/>
    <w:rsid w:val="00130F5A"/>
    <w:rsid w:val="00131C26"/>
    <w:rsid w:val="001326F4"/>
    <w:rsid w:val="00134646"/>
    <w:rsid w:val="00134BDE"/>
    <w:rsid w:val="0013520A"/>
    <w:rsid w:val="00135601"/>
    <w:rsid w:val="001367C2"/>
    <w:rsid w:val="001372A4"/>
    <w:rsid w:val="00137790"/>
    <w:rsid w:val="001406A7"/>
    <w:rsid w:val="00140956"/>
    <w:rsid w:val="0014250A"/>
    <w:rsid w:val="0014297E"/>
    <w:rsid w:val="00142B5C"/>
    <w:rsid w:val="0014365F"/>
    <w:rsid w:val="00145BE7"/>
    <w:rsid w:val="00147A0A"/>
    <w:rsid w:val="001503C9"/>
    <w:rsid w:val="001508F8"/>
    <w:rsid w:val="001511CB"/>
    <w:rsid w:val="001516C1"/>
    <w:rsid w:val="001526D7"/>
    <w:rsid w:val="001529A1"/>
    <w:rsid w:val="00152A5D"/>
    <w:rsid w:val="00152D12"/>
    <w:rsid w:val="00152EF6"/>
    <w:rsid w:val="0015371E"/>
    <w:rsid w:val="0015411C"/>
    <w:rsid w:val="001547CD"/>
    <w:rsid w:val="001575F6"/>
    <w:rsid w:val="00157C21"/>
    <w:rsid w:val="0016091B"/>
    <w:rsid w:val="001616B0"/>
    <w:rsid w:val="001618A9"/>
    <w:rsid w:val="001622F6"/>
    <w:rsid w:val="00162CF4"/>
    <w:rsid w:val="0016375D"/>
    <w:rsid w:val="0016417F"/>
    <w:rsid w:val="001662B3"/>
    <w:rsid w:val="00167305"/>
    <w:rsid w:val="00167BB7"/>
    <w:rsid w:val="00172598"/>
    <w:rsid w:val="0017346A"/>
    <w:rsid w:val="00173AA8"/>
    <w:rsid w:val="00173B5D"/>
    <w:rsid w:val="001749EA"/>
    <w:rsid w:val="001759F5"/>
    <w:rsid w:val="00175D8F"/>
    <w:rsid w:val="00175F80"/>
    <w:rsid w:val="0017647D"/>
    <w:rsid w:val="001779EC"/>
    <w:rsid w:val="00180308"/>
    <w:rsid w:val="0018074F"/>
    <w:rsid w:val="00180963"/>
    <w:rsid w:val="001813C3"/>
    <w:rsid w:val="00181C43"/>
    <w:rsid w:val="00181FB9"/>
    <w:rsid w:val="00182A7E"/>
    <w:rsid w:val="00183426"/>
    <w:rsid w:val="00183B17"/>
    <w:rsid w:val="001845AE"/>
    <w:rsid w:val="00185D84"/>
    <w:rsid w:val="001860FD"/>
    <w:rsid w:val="0018672D"/>
    <w:rsid w:val="00186853"/>
    <w:rsid w:val="00187B23"/>
    <w:rsid w:val="001909DD"/>
    <w:rsid w:val="001931E5"/>
    <w:rsid w:val="00194178"/>
    <w:rsid w:val="00194492"/>
    <w:rsid w:val="001973C5"/>
    <w:rsid w:val="00197EE1"/>
    <w:rsid w:val="00197FF3"/>
    <w:rsid w:val="001A04E1"/>
    <w:rsid w:val="001A1776"/>
    <w:rsid w:val="001A37E2"/>
    <w:rsid w:val="001B2285"/>
    <w:rsid w:val="001B2338"/>
    <w:rsid w:val="001B3B13"/>
    <w:rsid w:val="001B3B2F"/>
    <w:rsid w:val="001B73A3"/>
    <w:rsid w:val="001B7753"/>
    <w:rsid w:val="001C0D97"/>
    <w:rsid w:val="001C192A"/>
    <w:rsid w:val="001C1FC2"/>
    <w:rsid w:val="001C2174"/>
    <w:rsid w:val="001C2E73"/>
    <w:rsid w:val="001C355F"/>
    <w:rsid w:val="001C42D4"/>
    <w:rsid w:val="001D15B0"/>
    <w:rsid w:val="001D1C75"/>
    <w:rsid w:val="001D69AD"/>
    <w:rsid w:val="001D7C09"/>
    <w:rsid w:val="001E01FD"/>
    <w:rsid w:val="001E0241"/>
    <w:rsid w:val="001E073B"/>
    <w:rsid w:val="001E150B"/>
    <w:rsid w:val="001E1F51"/>
    <w:rsid w:val="001E1FCA"/>
    <w:rsid w:val="001E205B"/>
    <w:rsid w:val="001E3805"/>
    <w:rsid w:val="001E4215"/>
    <w:rsid w:val="001E56AB"/>
    <w:rsid w:val="001E78C4"/>
    <w:rsid w:val="001E796B"/>
    <w:rsid w:val="001F0AF4"/>
    <w:rsid w:val="001F0C70"/>
    <w:rsid w:val="001F0F90"/>
    <w:rsid w:val="001F1281"/>
    <w:rsid w:val="001F1881"/>
    <w:rsid w:val="001F1B9A"/>
    <w:rsid w:val="001F28BF"/>
    <w:rsid w:val="001F2BD5"/>
    <w:rsid w:val="001F2BE8"/>
    <w:rsid w:val="001F5AA5"/>
    <w:rsid w:val="001F7655"/>
    <w:rsid w:val="0020275D"/>
    <w:rsid w:val="0020384E"/>
    <w:rsid w:val="00203B5F"/>
    <w:rsid w:val="00204581"/>
    <w:rsid w:val="00205783"/>
    <w:rsid w:val="002061E2"/>
    <w:rsid w:val="00207B51"/>
    <w:rsid w:val="0021070D"/>
    <w:rsid w:val="00215070"/>
    <w:rsid w:val="00215673"/>
    <w:rsid w:val="00215DC4"/>
    <w:rsid w:val="002165B2"/>
    <w:rsid w:val="002166C5"/>
    <w:rsid w:val="00216F4B"/>
    <w:rsid w:val="0021755E"/>
    <w:rsid w:val="00221528"/>
    <w:rsid w:val="00221C85"/>
    <w:rsid w:val="002230F0"/>
    <w:rsid w:val="00223780"/>
    <w:rsid w:val="00224567"/>
    <w:rsid w:val="00224EE0"/>
    <w:rsid w:val="0022626E"/>
    <w:rsid w:val="00226C59"/>
    <w:rsid w:val="00230B64"/>
    <w:rsid w:val="002315C4"/>
    <w:rsid w:val="00231F8E"/>
    <w:rsid w:val="00232187"/>
    <w:rsid w:val="00232BD8"/>
    <w:rsid w:val="00237778"/>
    <w:rsid w:val="00240996"/>
    <w:rsid w:val="00241191"/>
    <w:rsid w:val="002417D0"/>
    <w:rsid w:val="00242697"/>
    <w:rsid w:val="00243E10"/>
    <w:rsid w:val="002446BB"/>
    <w:rsid w:val="002446C0"/>
    <w:rsid w:val="0024510C"/>
    <w:rsid w:val="0024548E"/>
    <w:rsid w:val="0024560D"/>
    <w:rsid w:val="00245837"/>
    <w:rsid w:val="002477B0"/>
    <w:rsid w:val="00247B3D"/>
    <w:rsid w:val="00250136"/>
    <w:rsid w:val="00251AE7"/>
    <w:rsid w:val="0025546D"/>
    <w:rsid w:val="002564F8"/>
    <w:rsid w:val="00257D3A"/>
    <w:rsid w:val="002605BD"/>
    <w:rsid w:val="00260A60"/>
    <w:rsid w:val="00262901"/>
    <w:rsid w:val="00263B73"/>
    <w:rsid w:val="00265147"/>
    <w:rsid w:val="00265714"/>
    <w:rsid w:val="00265E7C"/>
    <w:rsid w:val="002675E7"/>
    <w:rsid w:val="00267D4E"/>
    <w:rsid w:val="00270724"/>
    <w:rsid w:val="00271857"/>
    <w:rsid w:val="002718FA"/>
    <w:rsid w:val="0027243E"/>
    <w:rsid w:val="00272C9A"/>
    <w:rsid w:val="00273932"/>
    <w:rsid w:val="0027510B"/>
    <w:rsid w:val="00275CBA"/>
    <w:rsid w:val="00276603"/>
    <w:rsid w:val="00277AA7"/>
    <w:rsid w:val="00280AD3"/>
    <w:rsid w:val="002815EB"/>
    <w:rsid w:val="0028184E"/>
    <w:rsid w:val="00281914"/>
    <w:rsid w:val="00281BE3"/>
    <w:rsid w:val="00282768"/>
    <w:rsid w:val="0028284F"/>
    <w:rsid w:val="002838E5"/>
    <w:rsid w:val="00284F68"/>
    <w:rsid w:val="0028723B"/>
    <w:rsid w:val="00287667"/>
    <w:rsid w:val="00287B26"/>
    <w:rsid w:val="00287BB4"/>
    <w:rsid w:val="0029130F"/>
    <w:rsid w:val="00291490"/>
    <w:rsid w:val="00291E42"/>
    <w:rsid w:val="00292F0A"/>
    <w:rsid w:val="00293B36"/>
    <w:rsid w:val="00294BB3"/>
    <w:rsid w:val="00297E8C"/>
    <w:rsid w:val="00297F66"/>
    <w:rsid w:val="00297F8A"/>
    <w:rsid w:val="002A12A1"/>
    <w:rsid w:val="002A1A46"/>
    <w:rsid w:val="002A2E33"/>
    <w:rsid w:val="002A4E55"/>
    <w:rsid w:val="002B0DBC"/>
    <w:rsid w:val="002B1E0D"/>
    <w:rsid w:val="002B2838"/>
    <w:rsid w:val="002B2F13"/>
    <w:rsid w:val="002B4452"/>
    <w:rsid w:val="002B4B9C"/>
    <w:rsid w:val="002B5326"/>
    <w:rsid w:val="002B55F5"/>
    <w:rsid w:val="002B64FC"/>
    <w:rsid w:val="002B6F1E"/>
    <w:rsid w:val="002B7B5B"/>
    <w:rsid w:val="002C0AC3"/>
    <w:rsid w:val="002C2F74"/>
    <w:rsid w:val="002C4A1A"/>
    <w:rsid w:val="002C4B17"/>
    <w:rsid w:val="002C4D67"/>
    <w:rsid w:val="002C517A"/>
    <w:rsid w:val="002C5CBF"/>
    <w:rsid w:val="002C665D"/>
    <w:rsid w:val="002D1D39"/>
    <w:rsid w:val="002D2613"/>
    <w:rsid w:val="002D273C"/>
    <w:rsid w:val="002D2B63"/>
    <w:rsid w:val="002D46CC"/>
    <w:rsid w:val="002D5384"/>
    <w:rsid w:val="002D548C"/>
    <w:rsid w:val="002D6DCF"/>
    <w:rsid w:val="002E0378"/>
    <w:rsid w:val="002E113D"/>
    <w:rsid w:val="002E15F3"/>
    <w:rsid w:val="002E27E6"/>
    <w:rsid w:val="002E2D6F"/>
    <w:rsid w:val="002E4FA9"/>
    <w:rsid w:val="002E6049"/>
    <w:rsid w:val="002F170F"/>
    <w:rsid w:val="002F21E4"/>
    <w:rsid w:val="002F243A"/>
    <w:rsid w:val="002F2827"/>
    <w:rsid w:val="002F2CD8"/>
    <w:rsid w:val="002F3250"/>
    <w:rsid w:val="002F437D"/>
    <w:rsid w:val="002F4715"/>
    <w:rsid w:val="002F504C"/>
    <w:rsid w:val="002F6654"/>
    <w:rsid w:val="00300582"/>
    <w:rsid w:val="003017A4"/>
    <w:rsid w:val="003029CC"/>
    <w:rsid w:val="00303E0A"/>
    <w:rsid w:val="00305362"/>
    <w:rsid w:val="003056E1"/>
    <w:rsid w:val="00306106"/>
    <w:rsid w:val="00306DBD"/>
    <w:rsid w:val="00307060"/>
    <w:rsid w:val="00307442"/>
    <w:rsid w:val="00312DDA"/>
    <w:rsid w:val="00312E8F"/>
    <w:rsid w:val="00313320"/>
    <w:rsid w:val="003147B3"/>
    <w:rsid w:val="00315FE3"/>
    <w:rsid w:val="0031696B"/>
    <w:rsid w:val="00321A5C"/>
    <w:rsid w:val="00323C2D"/>
    <w:rsid w:val="00324451"/>
    <w:rsid w:val="00324D74"/>
    <w:rsid w:val="00324E05"/>
    <w:rsid w:val="00325175"/>
    <w:rsid w:val="00331173"/>
    <w:rsid w:val="003360B6"/>
    <w:rsid w:val="003361D1"/>
    <w:rsid w:val="00336DAD"/>
    <w:rsid w:val="00341058"/>
    <w:rsid w:val="003439BB"/>
    <w:rsid w:val="00346874"/>
    <w:rsid w:val="00346966"/>
    <w:rsid w:val="00346F15"/>
    <w:rsid w:val="0034771E"/>
    <w:rsid w:val="00351BF6"/>
    <w:rsid w:val="00351D73"/>
    <w:rsid w:val="00353329"/>
    <w:rsid w:val="00353794"/>
    <w:rsid w:val="00356045"/>
    <w:rsid w:val="00356876"/>
    <w:rsid w:val="00367123"/>
    <w:rsid w:val="00367516"/>
    <w:rsid w:val="00370FDC"/>
    <w:rsid w:val="003727EF"/>
    <w:rsid w:val="003734AB"/>
    <w:rsid w:val="003736FA"/>
    <w:rsid w:val="00373809"/>
    <w:rsid w:val="003738D7"/>
    <w:rsid w:val="00373C20"/>
    <w:rsid w:val="00373E57"/>
    <w:rsid w:val="00374008"/>
    <w:rsid w:val="00374C98"/>
    <w:rsid w:val="003754C2"/>
    <w:rsid w:val="003773FB"/>
    <w:rsid w:val="0037798D"/>
    <w:rsid w:val="00377FB9"/>
    <w:rsid w:val="0038069B"/>
    <w:rsid w:val="00380BCD"/>
    <w:rsid w:val="0038105B"/>
    <w:rsid w:val="00382A8D"/>
    <w:rsid w:val="00384DB8"/>
    <w:rsid w:val="00385320"/>
    <w:rsid w:val="00385F2B"/>
    <w:rsid w:val="003906CF"/>
    <w:rsid w:val="00390BAF"/>
    <w:rsid w:val="00391A13"/>
    <w:rsid w:val="0039275A"/>
    <w:rsid w:val="00392836"/>
    <w:rsid w:val="00392BDC"/>
    <w:rsid w:val="00394E04"/>
    <w:rsid w:val="00395610"/>
    <w:rsid w:val="00395BD2"/>
    <w:rsid w:val="00396C3C"/>
    <w:rsid w:val="0039754B"/>
    <w:rsid w:val="0039760B"/>
    <w:rsid w:val="00397687"/>
    <w:rsid w:val="00397736"/>
    <w:rsid w:val="003A0503"/>
    <w:rsid w:val="003A25E5"/>
    <w:rsid w:val="003A3007"/>
    <w:rsid w:val="003A47AE"/>
    <w:rsid w:val="003A4CCB"/>
    <w:rsid w:val="003A7630"/>
    <w:rsid w:val="003A7D2B"/>
    <w:rsid w:val="003B0577"/>
    <w:rsid w:val="003B15F0"/>
    <w:rsid w:val="003B19EE"/>
    <w:rsid w:val="003B4CC2"/>
    <w:rsid w:val="003B598D"/>
    <w:rsid w:val="003B7C99"/>
    <w:rsid w:val="003C08E2"/>
    <w:rsid w:val="003C166B"/>
    <w:rsid w:val="003C3DDA"/>
    <w:rsid w:val="003C40DB"/>
    <w:rsid w:val="003C55A2"/>
    <w:rsid w:val="003C5A2A"/>
    <w:rsid w:val="003C5F30"/>
    <w:rsid w:val="003C610C"/>
    <w:rsid w:val="003C628E"/>
    <w:rsid w:val="003C6C53"/>
    <w:rsid w:val="003C7972"/>
    <w:rsid w:val="003D08D4"/>
    <w:rsid w:val="003D18F0"/>
    <w:rsid w:val="003D2B62"/>
    <w:rsid w:val="003D3A6B"/>
    <w:rsid w:val="003D3F8E"/>
    <w:rsid w:val="003D4F75"/>
    <w:rsid w:val="003D579A"/>
    <w:rsid w:val="003D6128"/>
    <w:rsid w:val="003D7AEF"/>
    <w:rsid w:val="003E01EF"/>
    <w:rsid w:val="003E0935"/>
    <w:rsid w:val="003E1DC2"/>
    <w:rsid w:val="003E234D"/>
    <w:rsid w:val="003E40CC"/>
    <w:rsid w:val="003E436B"/>
    <w:rsid w:val="003E45CC"/>
    <w:rsid w:val="003E65A0"/>
    <w:rsid w:val="003F06DD"/>
    <w:rsid w:val="003F1F1F"/>
    <w:rsid w:val="003F3985"/>
    <w:rsid w:val="003F3F17"/>
    <w:rsid w:val="003F48B7"/>
    <w:rsid w:val="003F4E20"/>
    <w:rsid w:val="003F5DFD"/>
    <w:rsid w:val="003F6C79"/>
    <w:rsid w:val="003F72A5"/>
    <w:rsid w:val="003F761C"/>
    <w:rsid w:val="00404761"/>
    <w:rsid w:val="00405A77"/>
    <w:rsid w:val="0040747E"/>
    <w:rsid w:val="00410162"/>
    <w:rsid w:val="00410213"/>
    <w:rsid w:val="00411357"/>
    <w:rsid w:val="004113F6"/>
    <w:rsid w:val="00411729"/>
    <w:rsid w:val="004148F2"/>
    <w:rsid w:val="004149AD"/>
    <w:rsid w:val="004208A5"/>
    <w:rsid w:val="00422B6F"/>
    <w:rsid w:val="00423113"/>
    <w:rsid w:val="00423F4A"/>
    <w:rsid w:val="00424B41"/>
    <w:rsid w:val="00425488"/>
    <w:rsid w:val="00425A85"/>
    <w:rsid w:val="00425B12"/>
    <w:rsid w:val="00430893"/>
    <w:rsid w:val="004313E3"/>
    <w:rsid w:val="00432BE2"/>
    <w:rsid w:val="004340F7"/>
    <w:rsid w:val="004355E9"/>
    <w:rsid w:val="0043667F"/>
    <w:rsid w:val="0043725D"/>
    <w:rsid w:val="00437356"/>
    <w:rsid w:val="0044099F"/>
    <w:rsid w:val="00440AB8"/>
    <w:rsid w:val="00442099"/>
    <w:rsid w:val="004449B3"/>
    <w:rsid w:val="00446169"/>
    <w:rsid w:val="00446F95"/>
    <w:rsid w:val="004478C9"/>
    <w:rsid w:val="00450DE9"/>
    <w:rsid w:val="00450F0C"/>
    <w:rsid w:val="0045181E"/>
    <w:rsid w:val="00452D61"/>
    <w:rsid w:val="004538C3"/>
    <w:rsid w:val="00453CEC"/>
    <w:rsid w:val="00453D8D"/>
    <w:rsid w:val="00454643"/>
    <w:rsid w:val="00462F52"/>
    <w:rsid w:val="00463247"/>
    <w:rsid w:val="00465330"/>
    <w:rsid w:val="004658B6"/>
    <w:rsid w:val="00466087"/>
    <w:rsid w:val="004663AD"/>
    <w:rsid w:val="00466682"/>
    <w:rsid w:val="00466D64"/>
    <w:rsid w:val="00467C92"/>
    <w:rsid w:val="00470488"/>
    <w:rsid w:val="004707D4"/>
    <w:rsid w:val="00470B1B"/>
    <w:rsid w:val="00470D39"/>
    <w:rsid w:val="0047151B"/>
    <w:rsid w:val="0047463F"/>
    <w:rsid w:val="004765F6"/>
    <w:rsid w:val="00477870"/>
    <w:rsid w:val="00477B1B"/>
    <w:rsid w:val="00481236"/>
    <w:rsid w:val="00482134"/>
    <w:rsid w:val="0048361E"/>
    <w:rsid w:val="00483EB4"/>
    <w:rsid w:val="00484F47"/>
    <w:rsid w:val="00485514"/>
    <w:rsid w:val="00485882"/>
    <w:rsid w:val="00486455"/>
    <w:rsid w:val="004865D7"/>
    <w:rsid w:val="004876E7"/>
    <w:rsid w:val="004912C2"/>
    <w:rsid w:val="00492F1A"/>
    <w:rsid w:val="00492F49"/>
    <w:rsid w:val="00493339"/>
    <w:rsid w:val="00493561"/>
    <w:rsid w:val="00493D00"/>
    <w:rsid w:val="004942BB"/>
    <w:rsid w:val="0049559E"/>
    <w:rsid w:val="00495C6F"/>
    <w:rsid w:val="00496DB0"/>
    <w:rsid w:val="00497577"/>
    <w:rsid w:val="00497864"/>
    <w:rsid w:val="00497889"/>
    <w:rsid w:val="00497B8F"/>
    <w:rsid w:val="004A1058"/>
    <w:rsid w:val="004A14FA"/>
    <w:rsid w:val="004A1676"/>
    <w:rsid w:val="004A1A2C"/>
    <w:rsid w:val="004A29DD"/>
    <w:rsid w:val="004A2D84"/>
    <w:rsid w:val="004A4AF6"/>
    <w:rsid w:val="004A5780"/>
    <w:rsid w:val="004A5DFA"/>
    <w:rsid w:val="004A5FFB"/>
    <w:rsid w:val="004A64D4"/>
    <w:rsid w:val="004A744D"/>
    <w:rsid w:val="004A75D4"/>
    <w:rsid w:val="004B0554"/>
    <w:rsid w:val="004B0716"/>
    <w:rsid w:val="004B0A0F"/>
    <w:rsid w:val="004B4227"/>
    <w:rsid w:val="004B4D07"/>
    <w:rsid w:val="004B4F3D"/>
    <w:rsid w:val="004B5F7F"/>
    <w:rsid w:val="004B6415"/>
    <w:rsid w:val="004C072A"/>
    <w:rsid w:val="004C1C47"/>
    <w:rsid w:val="004C2D07"/>
    <w:rsid w:val="004C2ED6"/>
    <w:rsid w:val="004C32F2"/>
    <w:rsid w:val="004C3BE3"/>
    <w:rsid w:val="004C4D82"/>
    <w:rsid w:val="004C505A"/>
    <w:rsid w:val="004C50D1"/>
    <w:rsid w:val="004C6211"/>
    <w:rsid w:val="004C6CAB"/>
    <w:rsid w:val="004C7402"/>
    <w:rsid w:val="004C7C78"/>
    <w:rsid w:val="004C7F75"/>
    <w:rsid w:val="004D05DB"/>
    <w:rsid w:val="004D1BA8"/>
    <w:rsid w:val="004D216A"/>
    <w:rsid w:val="004D26B5"/>
    <w:rsid w:val="004D2C17"/>
    <w:rsid w:val="004D3034"/>
    <w:rsid w:val="004D34B5"/>
    <w:rsid w:val="004D549E"/>
    <w:rsid w:val="004D54AF"/>
    <w:rsid w:val="004D741A"/>
    <w:rsid w:val="004E0FC3"/>
    <w:rsid w:val="004E10FB"/>
    <w:rsid w:val="004E169D"/>
    <w:rsid w:val="004E3952"/>
    <w:rsid w:val="004E4A4F"/>
    <w:rsid w:val="004E642C"/>
    <w:rsid w:val="004F08DC"/>
    <w:rsid w:val="004F1FA1"/>
    <w:rsid w:val="004F1FAB"/>
    <w:rsid w:val="004F2A5A"/>
    <w:rsid w:val="004F3889"/>
    <w:rsid w:val="004F5E7F"/>
    <w:rsid w:val="004F61B4"/>
    <w:rsid w:val="00505170"/>
    <w:rsid w:val="00507007"/>
    <w:rsid w:val="005072DF"/>
    <w:rsid w:val="00507413"/>
    <w:rsid w:val="00513191"/>
    <w:rsid w:val="00513D1C"/>
    <w:rsid w:val="00513DEB"/>
    <w:rsid w:val="0051423E"/>
    <w:rsid w:val="005150D3"/>
    <w:rsid w:val="00515533"/>
    <w:rsid w:val="00521F0B"/>
    <w:rsid w:val="00522A25"/>
    <w:rsid w:val="00522DB7"/>
    <w:rsid w:val="00523DAB"/>
    <w:rsid w:val="005260C9"/>
    <w:rsid w:val="0052641F"/>
    <w:rsid w:val="00527944"/>
    <w:rsid w:val="0053014C"/>
    <w:rsid w:val="005317F1"/>
    <w:rsid w:val="00534818"/>
    <w:rsid w:val="00534B8B"/>
    <w:rsid w:val="005350FF"/>
    <w:rsid w:val="005361DF"/>
    <w:rsid w:val="0054039C"/>
    <w:rsid w:val="00540C0A"/>
    <w:rsid w:val="00540E55"/>
    <w:rsid w:val="00542382"/>
    <w:rsid w:val="00543894"/>
    <w:rsid w:val="00543B40"/>
    <w:rsid w:val="00544C05"/>
    <w:rsid w:val="00545F3C"/>
    <w:rsid w:val="00546F2A"/>
    <w:rsid w:val="005522B7"/>
    <w:rsid w:val="00556034"/>
    <w:rsid w:val="00556C68"/>
    <w:rsid w:val="00556E61"/>
    <w:rsid w:val="005577D1"/>
    <w:rsid w:val="005602D0"/>
    <w:rsid w:val="0056050F"/>
    <w:rsid w:val="00561609"/>
    <w:rsid w:val="0056160B"/>
    <w:rsid w:val="00561B84"/>
    <w:rsid w:val="00564478"/>
    <w:rsid w:val="005647C9"/>
    <w:rsid w:val="00564B54"/>
    <w:rsid w:val="005653E0"/>
    <w:rsid w:val="005657AB"/>
    <w:rsid w:val="00566007"/>
    <w:rsid w:val="00566D73"/>
    <w:rsid w:val="005701E4"/>
    <w:rsid w:val="00571258"/>
    <w:rsid w:val="005727C1"/>
    <w:rsid w:val="00574B15"/>
    <w:rsid w:val="005753A2"/>
    <w:rsid w:val="00575876"/>
    <w:rsid w:val="0057684E"/>
    <w:rsid w:val="00576866"/>
    <w:rsid w:val="00576F8A"/>
    <w:rsid w:val="005772FB"/>
    <w:rsid w:val="00583647"/>
    <w:rsid w:val="0058437D"/>
    <w:rsid w:val="00584A32"/>
    <w:rsid w:val="00584CBC"/>
    <w:rsid w:val="0058500D"/>
    <w:rsid w:val="00585E32"/>
    <w:rsid w:val="00586679"/>
    <w:rsid w:val="00590909"/>
    <w:rsid w:val="00591AE7"/>
    <w:rsid w:val="005920DB"/>
    <w:rsid w:val="00593B6D"/>
    <w:rsid w:val="005956A5"/>
    <w:rsid w:val="00596C5B"/>
    <w:rsid w:val="00597468"/>
    <w:rsid w:val="00597528"/>
    <w:rsid w:val="00597956"/>
    <w:rsid w:val="005A0145"/>
    <w:rsid w:val="005A3A7F"/>
    <w:rsid w:val="005A6120"/>
    <w:rsid w:val="005A727E"/>
    <w:rsid w:val="005B03BA"/>
    <w:rsid w:val="005B174A"/>
    <w:rsid w:val="005B4186"/>
    <w:rsid w:val="005B5894"/>
    <w:rsid w:val="005B5B59"/>
    <w:rsid w:val="005B5D0E"/>
    <w:rsid w:val="005C1AE1"/>
    <w:rsid w:val="005C404C"/>
    <w:rsid w:val="005C44BE"/>
    <w:rsid w:val="005C4662"/>
    <w:rsid w:val="005C5784"/>
    <w:rsid w:val="005C595A"/>
    <w:rsid w:val="005C5CEA"/>
    <w:rsid w:val="005C7226"/>
    <w:rsid w:val="005C7554"/>
    <w:rsid w:val="005D08C9"/>
    <w:rsid w:val="005D12E5"/>
    <w:rsid w:val="005D16ED"/>
    <w:rsid w:val="005D1C28"/>
    <w:rsid w:val="005D3831"/>
    <w:rsid w:val="005D5D68"/>
    <w:rsid w:val="005D5E58"/>
    <w:rsid w:val="005D5F44"/>
    <w:rsid w:val="005E08B4"/>
    <w:rsid w:val="005E21BB"/>
    <w:rsid w:val="005E21D0"/>
    <w:rsid w:val="005E2CB4"/>
    <w:rsid w:val="005E3005"/>
    <w:rsid w:val="005E4034"/>
    <w:rsid w:val="005E60FE"/>
    <w:rsid w:val="005E702B"/>
    <w:rsid w:val="005E74A0"/>
    <w:rsid w:val="005F0085"/>
    <w:rsid w:val="005F08A0"/>
    <w:rsid w:val="005F14A5"/>
    <w:rsid w:val="005F17AD"/>
    <w:rsid w:val="005F34E0"/>
    <w:rsid w:val="005F37BE"/>
    <w:rsid w:val="005F4F02"/>
    <w:rsid w:val="005F5959"/>
    <w:rsid w:val="005F66B6"/>
    <w:rsid w:val="0060039C"/>
    <w:rsid w:val="00602204"/>
    <w:rsid w:val="006048E4"/>
    <w:rsid w:val="00604CA4"/>
    <w:rsid w:val="006053E3"/>
    <w:rsid w:val="00607086"/>
    <w:rsid w:val="00607371"/>
    <w:rsid w:val="00610384"/>
    <w:rsid w:val="0061115B"/>
    <w:rsid w:val="00611611"/>
    <w:rsid w:val="00611723"/>
    <w:rsid w:val="00612F4E"/>
    <w:rsid w:val="006136A3"/>
    <w:rsid w:val="0061380A"/>
    <w:rsid w:val="00613A1F"/>
    <w:rsid w:val="00613D2B"/>
    <w:rsid w:val="00613F18"/>
    <w:rsid w:val="006144CA"/>
    <w:rsid w:val="006154C9"/>
    <w:rsid w:val="00615CDB"/>
    <w:rsid w:val="00617E5F"/>
    <w:rsid w:val="0062268B"/>
    <w:rsid w:val="00622CC0"/>
    <w:rsid w:val="00622DBA"/>
    <w:rsid w:val="00623286"/>
    <w:rsid w:val="00627947"/>
    <w:rsid w:val="00630BB2"/>
    <w:rsid w:val="00631102"/>
    <w:rsid w:val="0063172B"/>
    <w:rsid w:val="00631B98"/>
    <w:rsid w:val="00635CD4"/>
    <w:rsid w:val="00635EF2"/>
    <w:rsid w:val="00636383"/>
    <w:rsid w:val="0063651A"/>
    <w:rsid w:val="0063673D"/>
    <w:rsid w:val="006407C0"/>
    <w:rsid w:val="006408D7"/>
    <w:rsid w:val="00641511"/>
    <w:rsid w:val="006416E3"/>
    <w:rsid w:val="00641DA9"/>
    <w:rsid w:val="006426CE"/>
    <w:rsid w:val="006430DE"/>
    <w:rsid w:val="006433A9"/>
    <w:rsid w:val="00643A1C"/>
    <w:rsid w:val="00643D8D"/>
    <w:rsid w:val="00645957"/>
    <w:rsid w:val="0064708A"/>
    <w:rsid w:val="00647DC5"/>
    <w:rsid w:val="0065066B"/>
    <w:rsid w:val="00650B28"/>
    <w:rsid w:val="00651CC4"/>
    <w:rsid w:val="00652655"/>
    <w:rsid w:val="00652CBA"/>
    <w:rsid w:val="006535AD"/>
    <w:rsid w:val="0065735D"/>
    <w:rsid w:val="006575FC"/>
    <w:rsid w:val="006576AF"/>
    <w:rsid w:val="00657F25"/>
    <w:rsid w:val="00661A81"/>
    <w:rsid w:val="00662C5F"/>
    <w:rsid w:val="00662D4E"/>
    <w:rsid w:val="0066364A"/>
    <w:rsid w:val="0066609B"/>
    <w:rsid w:val="006672FA"/>
    <w:rsid w:val="006677A4"/>
    <w:rsid w:val="0066791C"/>
    <w:rsid w:val="0067043C"/>
    <w:rsid w:val="00670AA4"/>
    <w:rsid w:val="0067173C"/>
    <w:rsid w:val="00672F01"/>
    <w:rsid w:val="00673F9B"/>
    <w:rsid w:val="006744CB"/>
    <w:rsid w:val="006750AD"/>
    <w:rsid w:val="00676025"/>
    <w:rsid w:val="0067605F"/>
    <w:rsid w:val="00676AEF"/>
    <w:rsid w:val="00677EFB"/>
    <w:rsid w:val="00680502"/>
    <w:rsid w:val="00680BB1"/>
    <w:rsid w:val="0068152F"/>
    <w:rsid w:val="00683C6C"/>
    <w:rsid w:val="00686EB8"/>
    <w:rsid w:val="0068724F"/>
    <w:rsid w:val="00687BEA"/>
    <w:rsid w:val="00687CBE"/>
    <w:rsid w:val="0069072F"/>
    <w:rsid w:val="0069143B"/>
    <w:rsid w:val="00691D06"/>
    <w:rsid w:val="00693888"/>
    <w:rsid w:val="00693C7E"/>
    <w:rsid w:val="0069408A"/>
    <w:rsid w:val="00695760"/>
    <w:rsid w:val="00696CBA"/>
    <w:rsid w:val="00697715"/>
    <w:rsid w:val="006A0918"/>
    <w:rsid w:val="006A1F41"/>
    <w:rsid w:val="006A2886"/>
    <w:rsid w:val="006A28F7"/>
    <w:rsid w:val="006A2EBC"/>
    <w:rsid w:val="006A3A20"/>
    <w:rsid w:val="006A4AC4"/>
    <w:rsid w:val="006A7137"/>
    <w:rsid w:val="006B0E8B"/>
    <w:rsid w:val="006B13B9"/>
    <w:rsid w:val="006B1D7A"/>
    <w:rsid w:val="006B2DD0"/>
    <w:rsid w:val="006B3A76"/>
    <w:rsid w:val="006B478A"/>
    <w:rsid w:val="006B5224"/>
    <w:rsid w:val="006B5CE8"/>
    <w:rsid w:val="006B64A2"/>
    <w:rsid w:val="006B767A"/>
    <w:rsid w:val="006C0DAC"/>
    <w:rsid w:val="006C0EF6"/>
    <w:rsid w:val="006C4B6D"/>
    <w:rsid w:val="006C5384"/>
    <w:rsid w:val="006C5AC6"/>
    <w:rsid w:val="006C5E85"/>
    <w:rsid w:val="006C6179"/>
    <w:rsid w:val="006C7BDE"/>
    <w:rsid w:val="006D0568"/>
    <w:rsid w:val="006D06AE"/>
    <w:rsid w:val="006D3203"/>
    <w:rsid w:val="006D3730"/>
    <w:rsid w:val="006D4B74"/>
    <w:rsid w:val="006E01D7"/>
    <w:rsid w:val="006E1FC2"/>
    <w:rsid w:val="006E275E"/>
    <w:rsid w:val="006E2F9E"/>
    <w:rsid w:val="006E34AE"/>
    <w:rsid w:val="006E5CE8"/>
    <w:rsid w:val="006E64CE"/>
    <w:rsid w:val="006E676E"/>
    <w:rsid w:val="006E770F"/>
    <w:rsid w:val="006F0333"/>
    <w:rsid w:val="006F0533"/>
    <w:rsid w:val="006F066D"/>
    <w:rsid w:val="006F0A55"/>
    <w:rsid w:val="006F333B"/>
    <w:rsid w:val="006F5A0B"/>
    <w:rsid w:val="006F7EAA"/>
    <w:rsid w:val="00700294"/>
    <w:rsid w:val="00701769"/>
    <w:rsid w:val="00702DBC"/>
    <w:rsid w:val="00702DF8"/>
    <w:rsid w:val="007057BB"/>
    <w:rsid w:val="007060E4"/>
    <w:rsid w:val="00706D3B"/>
    <w:rsid w:val="00711A3A"/>
    <w:rsid w:val="00711ACD"/>
    <w:rsid w:val="00712E32"/>
    <w:rsid w:val="00713DA7"/>
    <w:rsid w:val="00716407"/>
    <w:rsid w:val="00716DC4"/>
    <w:rsid w:val="00716F30"/>
    <w:rsid w:val="007173BF"/>
    <w:rsid w:val="00720D11"/>
    <w:rsid w:val="007231EB"/>
    <w:rsid w:val="007244F6"/>
    <w:rsid w:val="00724869"/>
    <w:rsid w:val="00724D89"/>
    <w:rsid w:val="0072530C"/>
    <w:rsid w:val="00726BE5"/>
    <w:rsid w:val="00726C51"/>
    <w:rsid w:val="007274B2"/>
    <w:rsid w:val="00727629"/>
    <w:rsid w:val="00731ADE"/>
    <w:rsid w:val="007322C9"/>
    <w:rsid w:val="00733276"/>
    <w:rsid w:val="007354D5"/>
    <w:rsid w:val="007369DC"/>
    <w:rsid w:val="007373E4"/>
    <w:rsid w:val="007379BC"/>
    <w:rsid w:val="00737E44"/>
    <w:rsid w:val="007439A2"/>
    <w:rsid w:val="00745292"/>
    <w:rsid w:val="00745430"/>
    <w:rsid w:val="00750976"/>
    <w:rsid w:val="00750A68"/>
    <w:rsid w:val="00750BD2"/>
    <w:rsid w:val="007530F9"/>
    <w:rsid w:val="0075389D"/>
    <w:rsid w:val="007545EF"/>
    <w:rsid w:val="00755EBC"/>
    <w:rsid w:val="00756E36"/>
    <w:rsid w:val="0075743E"/>
    <w:rsid w:val="00760171"/>
    <w:rsid w:val="00761468"/>
    <w:rsid w:val="0076211B"/>
    <w:rsid w:val="00763EB8"/>
    <w:rsid w:val="00764276"/>
    <w:rsid w:val="00765B79"/>
    <w:rsid w:val="00767DD5"/>
    <w:rsid w:val="00770E13"/>
    <w:rsid w:val="00771367"/>
    <w:rsid w:val="007731A1"/>
    <w:rsid w:val="00773AE4"/>
    <w:rsid w:val="00774810"/>
    <w:rsid w:val="0077509E"/>
    <w:rsid w:val="00775747"/>
    <w:rsid w:val="0077594D"/>
    <w:rsid w:val="007761A9"/>
    <w:rsid w:val="007776A7"/>
    <w:rsid w:val="00780727"/>
    <w:rsid w:val="00780A4A"/>
    <w:rsid w:val="007828A6"/>
    <w:rsid w:val="00783727"/>
    <w:rsid w:val="00783A83"/>
    <w:rsid w:val="007848DC"/>
    <w:rsid w:val="007850AB"/>
    <w:rsid w:val="00786B3C"/>
    <w:rsid w:val="00790529"/>
    <w:rsid w:val="007929AF"/>
    <w:rsid w:val="00792AC5"/>
    <w:rsid w:val="0079471A"/>
    <w:rsid w:val="0079583B"/>
    <w:rsid w:val="007A29F2"/>
    <w:rsid w:val="007A2A62"/>
    <w:rsid w:val="007A31B1"/>
    <w:rsid w:val="007A3F89"/>
    <w:rsid w:val="007A4A14"/>
    <w:rsid w:val="007A5340"/>
    <w:rsid w:val="007A7655"/>
    <w:rsid w:val="007A7FD0"/>
    <w:rsid w:val="007B0586"/>
    <w:rsid w:val="007B0A31"/>
    <w:rsid w:val="007C04E2"/>
    <w:rsid w:val="007C0A0F"/>
    <w:rsid w:val="007C0EBE"/>
    <w:rsid w:val="007C1B46"/>
    <w:rsid w:val="007C2091"/>
    <w:rsid w:val="007C31B7"/>
    <w:rsid w:val="007C3B52"/>
    <w:rsid w:val="007C7180"/>
    <w:rsid w:val="007C77A2"/>
    <w:rsid w:val="007C7EB8"/>
    <w:rsid w:val="007D28B4"/>
    <w:rsid w:val="007D3268"/>
    <w:rsid w:val="007D3A45"/>
    <w:rsid w:val="007D5657"/>
    <w:rsid w:val="007D6BDC"/>
    <w:rsid w:val="007D6D84"/>
    <w:rsid w:val="007D711E"/>
    <w:rsid w:val="007E1488"/>
    <w:rsid w:val="007E17FF"/>
    <w:rsid w:val="007E198A"/>
    <w:rsid w:val="007E3C53"/>
    <w:rsid w:val="007E3CF7"/>
    <w:rsid w:val="007E4112"/>
    <w:rsid w:val="007F17F1"/>
    <w:rsid w:val="007F195F"/>
    <w:rsid w:val="007F4123"/>
    <w:rsid w:val="007F4F8E"/>
    <w:rsid w:val="007F76B4"/>
    <w:rsid w:val="00800BC5"/>
    <w:rsid w:val="00801B1F"/>
    <w:rsid w:val="00801CC6"/>
    <w:rsid w:val="00802DD3"/>
    <w:rsid w:val="008031CE"/>
    <w:rsid w:val="008048E6"/>
    <w:rsid w:val="0080521A"/>
    <w:rsid w:val="0080581B"/>
    <w:rsid w:val="00806E49"/>
    <w:rsid w:val="008073E2"/>
    <w:rsid w:val="00812D83"/>
    <w:rsid w:val="008134C5"/>
    <w:rsid w:val="00814E5B"/>
    <w:rsid w:val="00815144"/>
    <w:rsid w:val="008152AA"/>
    <w:rsid w:val="00820FD5"/>
    <w:rsid w:val="00822321"/>
    <w:rsid w:val="0082431F"/>
    <w:rsid w:val="0082459D"/>
    <w:rsid w:val="00824CC2"/>
    <w:rsid w:val="00825B7F"/>
    <w:rsid w:val="00826C7F"/>
    <w:rsid w:val="00831BEE"/>
    <w:rsid w:val="00831CBB"/>
    <w:rsid w:val="00832968"/>
    <w:rsid w:val="00835F65"/>
    <w:rsid w:val="008363AC"/>
    <w:rsid w:val="00837BD3"/>
    <w:rsid w:val="008406D5"/>
    <w:rsid w:val="008417E5"/>
    <w:rsid w:val="00844548"/>
    <w:rsid w:val="008453D3"/>
    <w:rsid w:val="00845C5F"/>
    <w:rsid w:val="0085091B"/>
    <w:rsid w:val="008512CE"/>
    <w:rsid w:val="00857495"/>
    <w:rsid w:val="00860516"/>
    <w:rsid w:val="0086223E"/>
    <w:rsid w:val="00862777"/>
    <w:rsid w:val="00863DD7"/>
    <w:rsid w:val="00866153"/>
    <w:rsid w:val="0086619E"/>
    <w:rsid w:val="00867130"/>
    <w:rsid w:val="00867510"/>
    <w:rsid w:val="0087130F"/>
    <w:rsid w:val="0087163E"/>
    <w:rsid w:val="00871CBC"/>
    <w:rsid w:val="008730BA"/>
    <w:rsid w:val="0087413A"/>
    <w:rsid w:val="00874734"/>
    <w:rsid w:val="00874F11"/>
    <w:rsid w:val="008778AB"/>
    <w:rsid w:val="00881E57"/>
    <w:rsid w:val="008828B4"/>
    <w:rsid w:val="00882F27"/>
    <w:rsid w:val="0088469E"/>
    <w:rsid w:val="00884CE5"/>
    <w:rsid w:val="00885134"/>
    <w:rsid w:val="00885588"/>
    <w:rsid w:val="00887AB4"/>
    <w:rsid w:val="008907A9"/>
    <w:rsid w:val="008912D9"/>
    <w:rsid w:val="008919A2"/>
    <w:rsid w:val="00891D3D"/>
    <w:rsid w:val="00891D83"/>
    <w:rsid w:val="00892312"/>
    <w:rsid w:val="0089248C"/>
    <w:rsid w:val="00892611"/>
    <w:rsid w:val="00894EFA"/>
    <w:rsid w:val="0089505F"/>
    <w:rsid w:val="008952C2"/>
    <w:rsid w:val="00896818"/>
    <w:rsid w:val="008973D6"/>
    <w:rsid w:val="008A04D6"/>
    <w:rsid w:val="008A341A"/>
    <w:rsid w:val="008A3765"/>
    <w:rsid w:val="008A78FB"/>
    <w:rsid w:val="008A7E0E"/>
    <w:rsid w:val="008B0184"/>
    <w:rsid w:val="008B14E5"/>
    <w:rsid w:val="008B36D0"/>
    <w:rsid w:val="008B3F29"/>
    <w:rsid w:val="008B5C11"/>
    <w:rsid w:val="008C1550"/>
    <w:rsid w:val="008C1670"/>
    <w:rsid w:val="008C5236"/>
    <w:rsid w:val="008C5404"/>
    <w:rsid w:val="008C5607"/>
    <w:rsid w:val="008C7151"/>
    <w:rsid w:val="008D12E2"/>
    <w:rsid w:val="008D2A5F"/>
    <w:rsid w:val="008D32E5"/>
    <w:rsid w:val="008D576C"/>
    <w:rsid w:val="008D59E7"/>
    <w:rsid w:val="008D5CD2"/>
    <w:rsid w:val="008D5DDC"/>
    <w:rsid w:val="008D6360"/>
    <w:rsid w:val="008D6DFE"/>
    <w:rsid w:val="008E10C6"/>
    <w:rsid w:val="008E11EB"/>
    <w:rsid w:val="008E13A7"/>
    <w:rsid w:val="008E3748"/>
    <w:rsid w:val="008E3773"/>
    <w:rsid w:val="008E4557"/>
    <w:rsid w:val="008E475C"/>
    <w:rsid w:val="008E5BBF"/>
    <w:rsid w:val="008E72DE"/>
    <w:rsid w:val="008E751D"/>
    <w:rsid w:val="008F06AF"/>
    <w:rsid w:val="008F17A4"/>
    <w:rsid w:val="008F383E"/>
    <w:rsid w:val="008F3BEB"/>
    <w:rsid w:val="008F4683"/>
    <w:rsid w:val="008F640C"/>
    <w:rsid w:val="008F6BBC"/>
    <w:rsid w:val="008F7DD3"/>
    <w:rsid w:val="008F7E39"/>
    <w:rsid w:val="00900C25"/>
    <w:rsid w:val="009023CE"/>
    <w:rsid w:val="0090599A"/>
    <w:rsid w:val="00905F97"/>
    <w:rsid w:val="009074AC"/>
    <w:rsid w:val="00910F16"/>
    <w:rsid w:val="00910FFC"/>
    <w:rsid w:val="00911970"/>
    <w:rsid w:val="009136C5"/>
    <w:rsid w:val="00913B50"/>
    <w:rsid w:val="0091428F"/>
    <w:rsid w:val="00914FE2"/>
    <w:rsid w:val="00915A0E"/>
    <w:rsid w:val="00916320"/>
    <w:rsid w:val="00916DB9"/>
    <w:rsid w:val="0091726F"/>
    <w:rsid w:val="00920BAB"/>
    <w:rsid w:val="00922491"/>
    <w:rsid w:val="00922D4F"/>
    <w:rsid w:val="0092481A"/>
    <w:rsid w:val="00925B8C"/>
    <w:rsid w:val="00930A9A"/>
    <w:rsid w:val="00936D4F"/>
    <w:rsid w:val="00937158"/>
    <w:rsid w:val="00943A37"/>
    <w:rsid w:val="00946CBE"/>
    <w:rsid w:val="0095131C"/>
    <w:rsid w:val="0095268F"/>
    <w:rsid w:val="009532A9"/>
    <w:rsid w:val="0095403E"/>
    <w:rsid w:val="00954766"/>
    <w:rsid w:val="0095619F"/>
    <w:rsid w:val="00956526"/>
    <w:rsid w:val="00956AAE"/>
    <w:rsid w:val="00956E4C"/>
    <w:rsid w:val="00957FA0"/>
    <w:rsid w:val="00960303"/>
    <w:rsid w:val="009639A2"/>
    <w:rsid w:val="009639ED"/>
    <w:rsid w:val="00964312"/>
    <w:rsid w:val="00965BEB"/>
    <w:rsid w:val="00971082"/>
    <w:rsid w:val="00972726"/>
    <w:rsid w:val="0097755B"/>
    <w:rsid w:val="00982186"/>
    <w:rsid w:val="0098290C"/>
    <w:rsid w:val="00982ED0"/>
    <w:rsid w:val="00987594"/>
    <w:rsid w:val="0098768E"/>
    <w:rsid w:val="00990145"/>
    <w:rsid w:val="00990184"/>
    <w:rsid w:val="0099022C"/>
    <w:rsid w:val="009912F5"/>
    <w:rsid w:val="00992333"/>
    <w:rsid w:val="00993772"/>
    <w:rsid w:val="0099384D"/>
    <w:rsid w:val="00995F5E"/>
    <w:rsid w:val="009974DC"/>
    <w:rsid w:val="00997FD0"/>
    <w:rsid w:val="009A01ED"/>
    <w:rsid w:val="009A1DD9"/>
    <w:rsid w:val="009A2454"/>
    <w:rsid w:val="009A32F5"/>
    <w:rsid w:val="009A3D2A"/>
    <w:rsid w:val="009A4C65"/>
    <w:rsid w:val="009A5D53"/>
    <w:rsid w:val="009B01CA"/>
    <w:rsid w:val="009B07AD"/>
    <w:rsid w:val="009B24BA"/>
    <w:rsid w:val="009B45A9"/>
    <w:rsid w:val="009B45ED"/>
    <w:rsid w:val="009B48D0"/>
    <w:rsid w:val="009C233C"/>
    <w:rsid w:val="009C382B"/>
    <w:rsid w:val="009C433D"/>
    <w:rsid w:val="009C562A"/>
    <w:rsid w:val="009C598F"/>
    <w:rsid w:val="009C6904"/>
    <w:rsid w:val="009D0629"/>
    <w:rsid w:val="009D08A9"/>
    <w:rsid w:val="009D0CDF"/>
    <w:rsid w:val="009D1973"/>
    <w:rsid w:val="009D3BA1"/>
    <w:rsid w:val="009D4F6C"/>
    <w:rsid w:val="009D6FBA"/>
    <w:rsid w:val="009D7A2F"/>
    <w:rsid w:val="009E163D"/>
    <w:rsid w:val="009E1A08"/>
    <w:rsid w:val="009E470B"/>
    <w:rsid w:val="009E4DFF"/>
    <w:rsid w:val="009E6F8E"/>
    <w:rsid w:val="009E7060"/>
    <w:rsid w:val="009E7EF0"/>
    <w:rsid w:val="009F0A9B"/>
    <w:rsid w:val="009F218F"/>
    <w:rsid w:val="009F28B3"/>
    <w:rsid w:val="009F2931"/>
    <w:rsid w:val="009F2C26"/>
    <w:rsid w:val="009F3950"/>
    <w:rsid w:val="009F3CD4"/>
    <w:rsid w:val="009F6D6D"/>
    <w:rsid w:val="00A0031A"/>
    <w:rsid w:val="00A0093A"/>
    <w:rsid w:val="00A00BAA"/>
    <w:rsid w:val="00A00E39"/>
    <w:rsid w:val="00A0144C"/>
    <w:rsid w:val="00A02F48"/>
    <w:rsid w:val="00A03758"/>
    <w:rsid w:val="00A053FE"/>
    <w:rsid w:val="00A05EA5"/>
    <w:rsid w:val="00A0691D"/>
    <w:rsid w:val="00A076C9"/>
    <w:rsid w:val="00A11996"/>
    <w:rsid w:val="00A1223F"/>
    <w:rsid w:val="00A131EF"/>
    <w:rsid w:val="00A15CB6"/>
    <w:rsid w:val="00A161BB"/>
    <w:rsid w:val="00A16A17"/>
    <w:rsid w:val="00A23801"/>
    <w:rsid w:val="00A23DDA"/>
    <w:rsid w:val="00A24DCE"/>
    <w:rsid w:val="00A252EF"/>
    <w:rsid w:val="00A257C2"/>
    <w:rsid w:val="00A25D32"/>
    <w:rsid w:val="00A30AEB"/>
    <w:rsid w:val="00A30D47"/>
    <w:rsid w:val="00A31289"/>
    <w:rsid w:val="00A322D9"/>
    <w:rsid w:val="00A32325"/>
    <w:rsid w:val="00A325CA"/>
    <w:rsid w:val="00A33E48"/>
    <w:rsid w:val="00A3474B"/>
    <w:rsid w:val="00A34F5C"/>
    <w:rsid w:val="00A352AB"/>
    <w:rsid w:val="00A365F3"/>
    <w:rsid w:val="00A366C4"/>
    <w:rsid w:val="00A3773C"/>
    <w:rsid w:val="00A37A1B"/>
    <w:rsid w:val="00A37AB2"/>
    <w:rsid w:val="00A37E4F"/>
    <w:rsid w:val="00A427ED"/>
    <w:rsid w:val="00A42C17"/>
    <w:rsid w:val="00A439B2"/>
    <w:rsid w:val="00A43F30"/>
    <w:rsid w:val="00A44EA8"/>
    <w:rsid w:val="00A456F3"/>
    <w:rsid w:val="00A469FC"/>
    <w:rsid w:val="00A5079F"/>
    <w:rsid w:val="00A526AB"/>
    <w:rsid w:val="00A527E4"/>
    <w:rsid w:val="00A542C8"/>
    <w:rsid w:val="00A54C96"/>
    <w:rsid w:val="00A5570C"/>
    <w:rsid w:val="00A569EF"/>
    <w:rsid w:val="00A606F8"/>
    <w:rsid w:val="00A6104E"/>
    <w:rsid w:val="00A61CF9"/>
    <w:rsid w:val="00A624E6"/>
    <w:rsid w:val="00A6326C"/>
    <w:rsid w:val="00A654E5"/>
    <w:rsid w:val="00A6698B"/>
    <w:rsid w:val="00A711A2"/>
    <w:rsid w:val="00A71427"/>
    <w:rsid w:val="00A72CBB"/>
    <w:rsid w:val="00A74865"/>
    <w:rsid w:val="00A753A4"/>
    <w:rsid w:val="00A7545C"/>
    <w:rsid w:val="00A77887"/>
    <w:rsid w:val="00A77A15"/>
    <w:rsid w:val="00A8033B"/>
    <w:rsid w:val="00A817E0"/>
    <w:rsid w:val="00A82E6F"/>
    <w:rsid w:val="00A834EC"/>
    <w:rsid w:val="00A8350C"/>
    <w:rsid w:val="00A839BB"/>
    <w:rsid w:val="00A86E53"/>
    <w:rsid w:val="00A87B34"/>
    <w:rsid w:val="00A92DA6"/>
    <w:rsid w:val="00A93439"/>
    <w:rsid w:val="00A9356F"/>
    <w:rsid w:val="00A94864"/>
    <w:rsid w:val="00A955F9"/>
    <w:rsid w:val="00A95F24"/>
    <w:rsid w:val="00A96C23"/>
    <w:rsid w:val="00AA01CD"/>
    <w:rsid w:val="00AA01EC"/>
    <w:rsid w:val="00AA0B13"/>
    <w:rsid w:val="00AA0DCD"/>
    <w:rsid w:val="00AA21B9"/>
    <w:rsid w:val="00AA270A"/>
    <w:rsid w:val="00AA415D"/>
    <w:rsid w:val="00AA4A6D"/>
    <w:rsid w:val="00AA7555"/>
    <w:rsid w:val="00AB301E"/>
    <w:rsid w:val="00AB4B61"/>
    <w:rsid w:val="00AB4DC7"/>
    <w:rsid w:val="00AB5AB7"/>
    <w:rsid w:val="00AB5E0A"/>
    <w:rsid w:val="00AB6BDF"/>
    <w:rsid w:val="00AB6D9B"/>
    <w:rsid w:val="00AB71C5"/>
    <w:rsid w:val="00AC10CB"/>
    <w:rsid w:val="00AC15F5"/>
    <w:rsid w:val="00AC2E85"/>
    <w:rsid w:val="00AC3772"/>
    <w:rsid w:val="00AC3BF3"/>
    <w:rsid w:val="00AC4ADD"/>
    <w:rsid w:val="00AC4CDE"/>
    <w:rsid w:val="00AC5F3B"/>
    <w:rsid w:val="00AC6478"/>
    <w:rsid w:val="00AC6646"/>
    <w:rsid w:val="00AD0851"/>
    <w:rsid w:val="00AD104E"/>
    <w:rsid w:val="00AD1E99"/>
    <w:rsid w:val="00AD218E"/>
    <w:rsid w:val="00AD309A"/>
    <w:rsid w:val="00AD3679"/>
    <w:rsid w:val="00AD455F"/>
    <w:rsid w:val="00AD5CB2"/>
    <w:rsid w:val="00AD6FC2"/>
    <w:rsid w:val="00AE1E99"/>
    <w:rsid w:val="00AE2173"/>
    <w:rsid w:val="00AE2D14"/>
    <w:rsid w:val="00AE55B2"/>
    <w:rsid w:val="00AE56DB"/>
    <w:rsid w:val="00AE592D"/>
    <w:rsid w:val="00AF05A6"/>
    <w:rsid w:val="00AF0EDB"/>
    <w:rsid w:val="00AF2AAC"/>
    <w:rsid w:val="00AF5AD7"/>
    <w:rsid w:val="00AF7AFD"/>
    <w:rsid w:val="00B01CB0"/>
    <w:rsid w:val="00B0295A"/>
    <w:rsid w:val="00B04EEC"/>
    <w:rsid w:val="00B05257"/>
    <w:rsid w:val="00B06A7D"/>
    <w:rsid w:val="00B07D41"/>
    <w:rsid w:val="00B10FCA"/>
    <w:rsid w:val="00B145C7"/>
    <w:rsid w:val="00B14970"/>
    <w:rsid w:val="00B16891"/>
    <w:rsid w:val="00B1693D"/>
    <w:rsid w:val="00B178C9"/>
    <w:rsid w:val="00B17CDC"/>
    <w:rsid w:val="00B2043D"/>
    <w:rsid w:val="00B21415"/>
    <w:rsid w:val="00B215CF"/>
    <w:rsid w:val="00B222D9"/>
    <w:rsid w:val="00B2276C"/>
    <w:rsid w:val="00B2484A"/>
    <w:rsid w:val="00B24913"/>
    <w:rsid w:val="00B2574C"/>
    <w:rsid w:val="00B2590E"/>
    <w:rsid w:val="00B304AF"/>
    <w:rsid w:val="00B3184F"/>
    <w:rsid w:val="00B338F4"/>
    <w:rsid w:val="00B345FE"/>
    <w:rsid w:val="00B359D4"/>
    <w:rsid w:val="00B36077"/>
    <w:rsid w:val="00B37D30"/>
    <w:rsid w:val="00B4069E"/>
    <w:rsid w:val="00B41B1E"/>
    <w:rsid w:val="00B41DE9"/>
    <w:rsid w:val="00B41F52"/>
    <w:rsid w:val="00B439D6"/>
    <w:rsid w:val="00B44E22"/>
    <w:rsid w:val="00B44EB7"/>
    <w:rsid w:val="00B4560E"/>
    <w:rsid w:val="00B45C6B"/>
    <w:rsid w:val="00B504E6"/>
    <w:rsid w:val="00B511EF"/>
    <w:rsid w:val="00B5168D"/>
    <w:rsid w:val="00B52221"/>
    <w:rsid w:val="00B52789"/>
    <w:rsid w:val="00B5326B"/>
    <w:rsid w:val="00B53B7E"/>
    <w:rsid w:val="00B53B85"/>
    <w:rsid w:val="00B53DAD"/>
    <w:rsid w:val="00B54A40"/>
    <w:rsid w:val="00B55827"/>
    <w:rsid w:val="00B560C4"/>
    <w:rsid w:val="00B57302"/>
    <w:rsid w:val="00B601AA"/>
    <w:rsid w:val="00B601BE"/>
    <w:rsid w:val="00B609C0"/>
    <w:rsid w:val="00B60F6A"/>
    <w:rsid w:val="00B616A6"/>
    <w:rsid w:val="00B61BFA"/>
    <w:rsid w:val="00B65791"/>
    <w:rsid w:val="00B6728C"/>
    <w:rsid w:val="00B7115E"/>
    <w:rsid w:val="00B7247E"/>
    <w:rsid w:val="00B733C7"/>
    <w:rsid w:val="00B73543"/>
    <w:rsid w:val="00B735E2"/>
    <w:rsid w:val="00B73BBE"/>
    <w:rsid w:val="00B74150"/>
    <w:rsid w:val="00B74881"/>
    <w:rsid w:val="00B76336"/>
    <w:rsid w:val="00B819A2"/>
    <w:rsid w:val="00B82E71"/>
    <w:rsid w:val="00B830A5"/>
    <w:rsid w:val="00B84E51"/>
    <w:rsid w:val="00B854A4"/>
    <w:rsid w:val="00B869FA"/>
    <w:rsid w:val="00B90742"/>
    <w:rsid w:val="00B910EF"/>
    <w:rsid w:val="00B926CD"/>
    <w:rsid w:val="00B930A8"/>
    <w:rsid w:val="00B9366E"/>
    <w:rsid w:val="00B93F17"/>
    <w:rsid w:val="00B9456C"/>
    <w:rsid w:val="00B95CEE"/>
    <w:rsid w:val="00BA03D2"/>
    <w:rsid w:val="00BA2B0B"/>
    <w:rsid w:val="00BA494E"/>
    <w:rsid w:val="00BA75AD"/>
    <w:rsid w:val="00BA7DFF"/>
    <w:rsid w:val="00BB0AD1"/>
    <w:rsid w:val="00BB1072"/>
    <w:rsid w:val="00BB1FEA"/>
    <w:rsid w:val="00BB648F"/>
    <w:rsid w:val="00BB6EFC"/>
    <w:rsid w:val="00BB74B2"/>
    <w:rsid w:val="00BB7631"/>
    <w:rsid w:val="00BB7AEA"/>
    <w:rsid w:val="00BC073B"/>
    <w:rsid w:val="00BC0D66"/>
    <w:rsid w:val="00BC1260"/>
    <w:rsid w:val="00BC173E"/>
    <w:rsid w:val="00BC1D03"/>
    <w:rsid w:val="00BC2119"/>
    <w:rsid w:val="00BC3A26"/>
    <w:rsid w:val="00BC3E0F"/>
    <w:rsid w:val="00BC4B79"/>
    <w:rsid w:val="00BC6F33"/>
    <w:rsid w:val="00BC75CF"/>
    <w:rsid w:val="00BD0972"/>
    <w:rsid w:val="00BD0BC5"/>
    <w:rsid w:val="00BD2299"/>
    <w:rsid w:val="00BD405B"/>
    <w:rsid w:val="00BD5B1F"/>
    <w:rsid w:val="00BD5B3C"/>
    <w:rsid w:val="00BD7510"/>
    <w:rsid w:val="00BD7F22"/>
    <w:rsid w:val="00BE0CA7"/>
    <w:rsid w:val="00BE1308"/>
    <w:rsid w:val="00BE133F"/>
    <w:rsid w:val="00BE1530"/>
    <w:rsid w:val="00BE2043"/>
    <w:rsid w:val="00BE2608"/>
    <w:rsid w:val="00BE34DC"/>
    <w:rsid w:val="00BE4716"/>
    <w:rsid w:val="00BE5D7F"/>
    <w:rsid w:val="00BF0845"/>
    <w:rsid w:val="00BF1AB1"/>
    <w:rsid w:val="00BF1F7D"/>
    <w:rsid w:val="00BF2333"/>
    <w:rsid w:val="00BF40D0"/>
    <w:rsid w:val="00BF4C17"/>
    <w:rsid w:val="00BF74B3"/>
    <w:rsid w:val="00C0078C"/>
    <w:rsid w:val="00C00B5B"/>
    <w:rsid w:val="00C0104E"/>
    <w:rsid w:val="00C010D1"/>
    <w:rsid w:val="00C01206"/>
    <w:rsid w:val="00C01610"/>
    <w:rsid w:val="00C01C89"/>
    <w:rsid w:val="00C030B9"/>
    <w:rsid w:val="00C03463"/>
    <w:rsid w:val="00C04811"/>
    <w:rsid w:val="00C049FD"/>
    <w:rsid w:val="00C04FB3"/>
    <w:rsid w:val="00C1128F"/>
    <w:rsid w:val="00C11F5C"/>
    <w:rsid w:val="00C13F43"/>
    <w:rsid w:val="00C15472"/>
    <w:rsid w:val="00C166E1"/>
    <w:rsid w:val="00C202B3"/>
    <w:rsid w:val="00C20BE1"/>
    <w:rsid w:val="00C20DF9"/>
    <w:rsid w:val="00C21D48"/>
    <w:rsid w:val="00C22C2D"/>
    <w:rsid w:val="00C239A0"/>
    <w:rsid w:val="00C24A56"/>
    <w:rsid w:val="00C2576F"/>
    <w:rsid w:val="00C259DC"/>
    <w:rsid w:val="00C277B2"/>
    <w:rsid w:val="00C301DB"/>
    <w:rsid w:val="00C30652"/>
    <w:rsid w:val="00C31310"/>
    <w:rsid w:val="00C31CA4"/>
    <w:rsid w:val="00C34B13"/>
    <w:rsid w:val="00C34B18"/>
    <w:rsid w:val="00C34C8F"/>
    <w:rsid w:val="00C34D72"/>
    <w:rsid w:val="00C352C6"/>
    <w:rsid w:val="00C35C80"/>
    <w:rsid w:val="00C363B8"/>
    <w:rsid w:val="00C36AF9"/>
    <w:rsid w:val="00C37AA1"/>
    <w:rsid w:val="00C40643"/>
    <w:rsid w:val="00C409D4"/>
    <w:rsid w:val="00C40EC2"/>
    <w:rsid w:val="00C42AE1"/>
    <w:rsid w:val="00C42C6B"/>
    <w:rsid w:val="00C43735"/>
    <w:rsid w:val="00C439D4"/>
    <w:rsid w:val="00C46EA2"/>
    <w:rsid w:val="00C4726B"/>
    <w:rsid w:val="00C477CE"/>
    <w:rsid w:val="00C50631"/>
    <w:rsid w:val="00C51622"/>
    <w:rsid w:val="00C52B47"/>
    <w:rsid w:val="00C532FD"/>
    <w:rsid w:val="00C5399D"/>
    <w:rsid w:val="00C54468"/>
    <w:rsid w:val="00C549F6"/>
    <w:rsid w:val="00C55C82"/>
    <w:rsid w:val="00C5695F"/>
    <w:rsid w:val="00C56CEF"/>
    <w:rsid w:val="00C56D4B"/>
    <w:rsid w:val="00C57BEA"/>
    <w:rsid w:val="00C61575"/>
    <w:rsid w:val="00C616B2"/>
    <w:rsid w:val="00C61AFF"/>
    <w:rsid w:val="00C645FF"/>
    <w:rsid w:val="00C64B5C"/>
    <w:rsid w:val="00C66A41"/>
    <w:rsid w:val="00C67F47"/>
    <w:rsid w:val="00C71E7F"/>
    <w:rsid w:val="00C73E62"/>
    <w:rsid w:val="00C75EE9"/>
    <w:rsid w:val="00C770E7"/>
    <w:rsid w:val="00C777A9"/>
    <w:rsid w:val="00C81DF1"/>
    <w:rsid w:val="00C83571"/>
    <w:rsid w:val="00C83FD8"/>
    <w:rsid w:val="00C8471B"/>
    <w:rsid w:val="00C86B02"/>
    <w:rsid w:val="00C8750F"/>
    <w:rsid w:val="00C90C27"/>
    <w:rsid w:val="00C9218F"/>
    <w:rsid w:val="00C92BBB"/>
    <w:rsid w:val="00C94D67"/>
    <w:rsid w:val="00C94F05"/>
    <w:rsid w:val="00C95D0C"/>
    <w:rsid w:val="00C97E90"/>
    <w:rsid w:val="00CA0611"/>
    <w:rsid w:val="00CA06CC"/>
    <w:rsid w:val="00CA2D97"/>
    <w:rsid w:val="00CA5B68"/>
    <w:rsid w:val="00CA7DB4"/>
    <w:rsid w:val="00CB1470"/>
    <w:rsid w:val="00CB1BEA"/>
    <w:rsid w:val="00CB35C4"/>
    <w:rsid w:val="00CB3BAB"/>
    <w:rsid w:val="00CB6045"/>
    <w:rsid w:val="00CB60F2"/>
    <w:rsid w:val="00CB6377"/>
    <w:rsid w:val="00CB719B"/>
    <w:rsid w:val="00CB7B77"/>
    <w:rsid w:val="00CB7D06"/>
    <w:rsid w:val="00CC0D80"/>
    <w:rsid w:val="00CC2F49"/>
    <w:rsid w:val="00CC517B"/>
    <w:rsid w:val="00CC52FB"/>
    <w:rsid w:val="00CC5B96"/>
    <w:rsid w:val="00CC5E90"/>
    <w:rsid w:val="00CC613B"/>
    <w:rsid w:val="00CC78D4"/>
    <w:rsid w:val="00CD2E15"/>
    <w:rsid w:val="00CD3139"/>
    <w:rsid w:val="00CD5D08"/>
    <w:rsid w:val="00CD6636"/>
    <w:rsid w:val="00CD6987"/>
    <w:rsid w:val="00CD74AD"/>
    <w:rsid w:val="00CD79EB"/>
    <w:rsid w:val="00CE1692"/>
    <w:rsid w:val="00CE16F0"/>
    <w:rsid w:val="00CE2065"/>
    <w:rsid w:val="00CE26BF"/>
    <w:rsid w:val="00CE4903"/>
    <w:rsid w:val="00CE6104"/>
    <w:rsid w:val="00CE6F7C"/>
    <w:rsid w:val="00CE7579"/>
    <w:rsid w:val="00CE7F34"/>
    <w:rsid w:val="00CF174A"/>
    <w:rsid w:val="00CF387E"/>
    <w:rsid w:val="00CF3F9E"/>
    <w:rsid w:val="00CF436C"/>
    <w:rsid w:val="00CF444E"/>
    <w:rsid w:val="00CF458E"/>
    <w:rsid w:val="00CF517F"/>
    <w:rsid w:val="00CF609F"/>
    <w:rsid w:val="00CF7030"/>
    <w:rsid w:val="00CF7BFB"/>
    <w:rsid w:val="00D00464"/>
    <w:rsid w:val="00D00676"/>
    <w:rsid w:val="00D0113D"/>
    <w:rsid w:val="00D01A99"/>
    <w:rsid w:val="00D031C0"/>
    <w:rsid w:val="00D036BD"/>
    <w:rsid w:val="00D04D1A"/>
    <w:rsid w:val="00D057C2"/>
    <w:rsid w:val="00D05A09"/>
    <w:rsid w:val="00D05B5F"/>
    <w:rsid w:val="00D05D53"/>
    <w:rsid w:val="00D07511"/>
    <w:rsid w:val="00D1184C"/>
    <w:rsid w:val="00D11DBC"/>
    <w:rsid w:val="00D13FB4"/>
    <w:rsid w:val="00D16B0E"/>
    <w:rsid w:val="00D17F5B"/>
    <w:rsid w:val="00D20F22"/>
    <w:rsid w:val="00D2121D"/>
    <w:rsid w:val="00D24F52"/>
    <w:rsid w:val="00D25F4A"/>
    <w:rsid w:val="00D273C0"/>
    <w:rsid w:val="00D3075F"/>
    <w:rsid w:val="00D311E8"/>
    <w:rsid w:val="00D332D6"/>
    <w:rsid w:val="00D33BB9"/>
    <w:rsid w:val="00D3632B"/>
    <w:rsid w:val="00D4047D"/>
    <w:rsid w:val="00D423A2"/>
    <w:rsid w:val="00D42ED3"/>
    <w:rsid w:val="00D43086"/>
    <w:rsid w:val="00D443A9"/>
    <w:rsid w:val="00D46910"/>
    <w:rsid w:val="00D512EA"/>
    <w:rsid w:val="00D51B01"/>
    <w:rsid w:val="00D52113"/>
    <w:rsid w:val="00D5242A"/>
    <w:rsid w:val="00D531AF"/>
    <w:rsid w:val="00D549A4"/>
    <w:rsid w:val="00D5530D"/>
    <w:rsid w:val="00D55992"/>
    <w:rsid w:val="00D57451"/>
    <w:rsid w:val="00D604A6"/>
    <w:rsid w:val="00D60ECF"/>
    <w:rsid w:val="00D61F84"/>
    <w:rsid w:val="00D62FCE"/>
    <w:rsid w:val="00D662A3"/>
    <w:rsid w:val="00D66420"/>
    <w:rsid w:val="00D6701B"/>
    <w:rsid w:val="00D67BAC"/>
    <w:rsid w:val="00D71E4F"/>
    <w:rsid w:val="00D72ED2"/>
    <w:rsid w:val="00D741E1"/>
    <w:rsid w:val="00D77414"/>
    <w:rsid w:val="00D811FC"/>
    <w:rsid w:val="00D879EF"/>
    <w:rsid w:val="00D90B67"/>
    <w:rsid w:val="00D922D7"/>
    <w:rsid w:val="00D93DFB"/>
    <w:rsid w:val="00D946F3"/>
    <w:rsid w:val="00D9567E"/>
    <w:rsid w:val="00D96750"/>
    <w:rsid w:val="00D96F69"/>
    <w:rsid w:val="00D9784C"/>
    <w:rsid w:val="00D97F92"/>
    <w:rsid w:val="00DA0B38"/>
    <w:rsid w:val="00DA199B"/>
    <w:rsid w:val="00DA28B5"/>
    <w:rsid w:val="00DA302F"/>
    <w:rsid w:val="00DA4323"/>
    <w:rsid w:val="00DA5457"/>
    <w:rsid w:val="00DA79EB"/>
    <w:rsid w:val="00DB0651"/>
    <w:rsid w:val="00DB2715"/>
    <w:rsid w:val="00DB2C76"/>
    <w:rsid w:val="00DB3D6F"/>
    <w:rsid w:val="00DB4630"/>
    <w:rsid w:val="00DB4A23"/>
    <w:rsid w:val="00DB51C5"/>
    <w:rsid w:val="00DB78E0"/>
    <w:rsid w:val="00DC10B0"/>
    <w:rsid w:val="00DC173C"/>
    <w:rsid w:val="00DC3518"/>
    <w:rsid w:val="00DC374E"/>
    <w:rsid w:val="00DC4388"/>
    <w:rsid w:val="00DC6200"/>
    <w:rsid w:val="00DC65F7"/>
    <w:rsid w:val="00DC6DFB"/>
    <w:rsid w:val="00DC7EDC"/>
    <w:rsid w:val="00DD05B0"/>
    <w:rsid w:val="00DD0671"/>
    <w:rsid w:val="00DD1EF6"/>
    <w:rsid w:val="00DD1FF3"/>
    <w:rsid w:val="00DD5835"/>
    <w:rsid w:val="00DD6905"/>
    <w:rsid w:val="00DD79E2"/>
    <w:rsid w:val="00DD7A45"/>
    <w:rsid w:val="00DE194A"/>
    <w:rsid w:val="00DE3F3A"/>
    <w:rsid w:val="00DE5D13"/>
    <w:rsid w:val="00DE5F44"/>
    <w:rsid w:val="00DE67BB"/>
    <w:rsid w:val="00DE6DCD"/>
    <w:rsid w:val="00DF07E0"/>
    <w:rsid w:val="00DF3E85"/>
    <w:rsid w:val="00DF45F8"/>
    <w:rsid w:val="00DF4AD6"/>
    <w:rsid w:val="00DF4C62"/>
    <w:rsid w:val="00DF4E47"/>
    <w:rsid w:val="00DF68A8"/>
    <w:rsid w:val="00DF6E23"/>
    <w:rsid w:val="00DF70A2"/>
    <w:rsid w:val="00DF7620"/>
    <w:rsid w:val="00DF7896"/>
    <w:rsid w:val="00E00D32"/>
    <w:rsid w:val="00E0259F"/>
    <w:rsid w:val="00E02C69"/>
    <w:rsid w:val="00E04B9E"/>
    <w:rsid w:val="00E04BFF"/>
    <w:rsid w:val="00E04F52"/>
    <w:rsid w:val="00E057BC"/>
    <w:rsid w:val="00E0626F"/>
    <w:rsid w:val="00E078D5"/>
    <w:rsid w:val="00E07F04"/>
    <w:rsid w:val="00E11589"/>
    <w:rsid w:val="00E11EF1"/>
    <w:rsid w:val="00E1424A"/>
    <w:rsid w:val="00E14F49"/>
    <w:rsid w:val="00E15DD0"/>
    <w:rsid w:val="00E1705A"/>
    <w:rsid w:val="00E172DE"/>
    <w:rsid w:val="00E17B38"/>
    <w:rsid w:val="00E215B5"/>
    <w:rsid w:val="00E221D4"/>
    <w:rsid w:val="00E22307"/>
    <w:rsid w:val="00E22509"/>
    <w:rsid w:val="00E23166"/>
    <w:rsid w:val="00E25031"/>
    <w:rsid w:val="00E27D2B"/>
    <w:rsid w:val="00E27FC9"/>
    <w:rsid w:val="00E3289F"/>
    <w:rsid w:val="00E331B1"/>
    <w:rsid w:val="00E332DC"/>
    <w:rsid w:val="00E33DC2"/>
    <w:rsid w:val="00E33F2A"/>
    <w:rsid w:val="00E345EC"/>
    <w:rsid w:val="00E3724F"/>
    <w:rsid w:val="00E372DA"/>
    <w:rsid w:val="00E41396"/>
    <w:rsid w:val="00E4148B"/>
    <w:rsid w:val="00E43110"/>
    <w:rsid w:val="00E43F40"/>
    <w:rsid w:val="00E45A35"/>
    <w:rsid w:val="00E45DCB"/>
    <w:rsid w:val="00E478DB"/>
    <w:rsid w:val="00E47948"/>
    <w:rsid w:val="00E51C59"/>
    <w:rsid w:val="00E52CB0"/>
    <w:rsid w:val="00E56680"/>
    <w:rsid w:val="00E56929"/>
    <w:rsid w:val="00E56A82"/>
    <w:rsid w:val="00E56B81"/>
    <w:rsid w:val="00E6028B"/>
    <w:rsid w:val="00E60A27"/>
    <w:rsid w:val="00E61A17"/>
    <w:rsid w:val="00E66B55"/>
    <w:rsid w:val="00E6778D"/>
    <w:rsid w:val="00E67D23"/>
    <w:rsid w:val="00E70406"/>
    <w:rsid w:val="00E712EC"/>
    <w:rsid w:val="00E74D88"/>
    <w:rsid w:val="00E75941"/>
    <w:rsid w:val="00E75E71"/>
    <w:rsid w:val="00E75F5B"/>
    <w:rsid w:val="00E7603A"/>
    <w:rsid w:val="00E7697A"/>
    <w:rsid w:val="00E76AD6"/>
    <w:rsid w:val="00E772CE"/>
    <w:rsid w:val="00E83C6A"/>
    <w:rsid w:val="00E863B1"/>
    <w:rsid w:val="00E86A65"/>
    <w:rsid w:val="00E87926"/>
    <w:rsid w:val="00E908B3"/>
    <w:rsid w:val="00E90A92"/>
    <w:rsid w:val="00E93F37"/>
    <w:rsid w:val="00E940E2"/>
    <w:rsid w:val="00E94BC4"/>
    <w:rsid w:val="00EA18C1"/>
    <w:rsid w:val="00EA32C4"/>
    <w:rsid w:val="00EA54F6"/>
    <w:rsid w:val="00EA5E24"/>
    <w:rsid w:val="00EA76EC"/>
    <w:rsid w:val="00EB040F"/>
    <w:rsid w:val="00EB0D0A"/>
    <w:rsid w:val="00EB22F5"/>
    <w:rsid w:val="00EB2521"/>
    <w:rsid w:val="00EB2964"/>
    <w:rsid w:val="00EB2ABD"/>
    <w:rsid w:val="00EB2E01"/>
    <w:rsid w:val="00EB46E3"/>
    <w:rsid w:val="00EB60D3"/>
    <w:rsid w:val="00EB6186"/>
    <w:rsid w:val="00EB6E97"/>
    <w:rsid w:val="00EC08F4"/>
    <w:rsid w:val="00EC0C8F"/>
    <w:rsid w:val="00EC12F4"/>
    <w:rsid w:val="00EC339A"/>
    <w:rsid w:val="00EC3923"/>
    <w:rsid w:val="00EC414D"/>
    <w:rsid w:val="00EC42B0"/>
    <w:rsid w:val="00EC4CE0"/>
    <w:rsid w:val="00EC6227"/>
    <w:rsid w:val="00EC7962"/>
    <w:rsid w:val="00EC7D2B"/>
    <w:rsid w:val="00ED035D"/>
    <w:rsid w:val="00ED04D2"/>
    <w:rsid w:val="00ED0AC7"/>
    <w:rsid w:val="00ED1F76"/>
    <w:rsid w:val="00ED2472"/>
    <w:rsid w:val="00ED3094"/>
    <w:rsid w:val="00ED4160"/>
    <w:rsid w:val="00ED4650"/>
    <w:rsid w:val="00ED48B0"/>
    <w:rsid w:val="00ED4DC1"/>
    <w:rsid w:val="00ED4F2A"/>
    <w:rsid w:val="00ED594B"/>
    <w:rsid w:val="00ED5C6F"/>
    <w:rsid w:val="00ED5EE7"/>
    <w:rsid w:val="00ED61ED"/>
    <w:rsid w:val="00ED6277"/>
    <w:rsid w:val="00ED63D8"/>
    <w:rsid w:val="00ED6E23"/>
    <w:rsid w:val="00EE2FA0"/>
    <w:rsid w:val="00EE4F1B"/>
    <w:rsid w:val="00EE6320"/>
    <w:rsid w:val="00EE722E"/>
    <w:rsid w:val="00EF0CD2"/>
    <w:rsid w:val="00EF1BCC"/>
    <w:rsid w:val="00EF63D1"/>
    <w:rsid w:val="00EF6CEA"/>
    <w:rsid w:val="00F0030A"/>
    <w:rsid w:val="00F004F3"/>
    <w:rsid w:val="00F018C4"/>
    <w:rsid w:val="00F01E74"/>
    <w:rsid w:val="00F01F8B"/>
    <w:rsid w:val="00F04CD5"/>
    <w:rsid w:val="00F0542D"/>
    <w:rsid w:val="00F06DB5"/>
    <w:rsid w:val="00F1024D"/>
    <w:rsid w:val="00F107F8"/>
    <w:rsid w:val="00F10884"/>
    <w:rsid w:val="00F10D48"/>
    <w:rsid w:val="00F10D7A"/>
    <w:rsid w:val="00F12DD9"/>
    <w:rsid w:val="00F14372"/>
    <w:rsid w:val="00F1591E"/>
    <w:rsid w:val="00F1710C"/>
    <w:rsid w:val="00F20A93"/>
    <w:rsid w:val="00F21632"/>
    <w:rsid w:val="00F2189D"/>
    <w:rsid w:val="00F24253"/>
    <w:rsid w:val="00F26759"/>
    <w:rsid w:val="00F26F85"/>
    <w:rsid w:val="00F27F95"/>
    <w:rsid w:val="00F317AB"/>
    <w:rsid w:val="00F32791"/>
    <w:rsid w:val="00F32B91"/>
    <w:rsid w:val="00F34C25"/>
    <w:rsid w:val="00F3531C"/>
    <w:rsid w:val="00F354E6"/>
    <w:rsid w:val="00F401C4"/>
    <w:rsid w:val="00F40325"/>
    <w:rsid w:val="00F41310"/>
    <w:rsid w:val="00F42A89"/>
    <w:rsid w:val="00F438B7"/>
    <w:rsid w:val="00F47412"/>
    <w:rsid w:val="00F4763C"/>
    <w:rsid w:val="00F47706"/>
    <w:rsid w:val="00F510FE"/>
    <w:rsid w:val="00F517AC"/>
    <w:rsid w:val="00F52C99"/>
    <w:rsid w:val="00F553D1"/>
    <w:rsid w:val="00F56800"/>
    <w:rsid w:val="00F569B7"/>
    <w:rsid w:val="00F56CC9"/>
    <w:rsid w:val="00F57002"/>
    <w:rsid w:val="00F60897"/>
    <w:rsid w:val="00F6104C"/>
    <w:rsid w:val="00F62B7E"/>
    <w:rsid w:val="00F64963"/>
    <w:rsid w:val="00F65A93"/>
    <w:rsid w:val="00F65EBC"/>
    <w:rsid w:val="00F660EB"/>
    <w:rsid w:val="00F67E14"/>
    <w:rsid w:val="00F67F6C"/>
    <w:rsid w:val="00F71A71"/>
    <w:rsid w:val="00F72436"/>
    <w:rsid w:val="00F72811"/>
    <w:rsid w:val="00F74400"/>
    <w:rsid w:val="00F75664"/>
    <w:rsid w:val="00F75D1D"/>
    <w:rsid w:val="00F75DB8"/>
    <w:rsid w:val="00F7601C"/>
    <w:rsid w:val="00F76FE3"/>
    <w:rsid w:val="00F77C36"/>
    <w:rsid w:val="00F81316"/>
    <w:rsid w:val="00F813EA"/>
    <w:rsid w:val="00F828A2"/>
    <w:rsid w:val="00F82F17"/>
    <w:rsid w:val="00F83CE1"/>
    <w:rsid w:val="00F84370"/>
    <w:rsid w:val="00F844F7"/>
    <w:rsid w:val="00F854B7"/>
    <w:rsid w:val="00F86504"/>
    <w:rsid w:val="00F90F96"/>
    <w:rsid w:val="00F92EF1"/>
    <w:rsid w:val="00F93556"/>
    <w:rsid w:val="00F93A0E"/>
    <w:rsid w:val="00F95D04"/>
    <w:rsid w:val="00F965AB"/>
    <w:rsid w:val="00FA0587"/>
    <w:rsid w:val="00FA08A6"/>
    <w:rsid w:val="00FA1197"/>
    <w:rsid w:val="00FA1F7D"/>
    <w:rsid w:val="00FA3054"/>
    <w:rsid w:val="00FA377F"/>
    <w:rsid w:val="00FA5694"/>
    <w:rsid w:val="00FA586E"/>
    <w:rsid w:val="00FA5F65"/>
    <w:rsid w:val="00FA62AE"/>
    <w:rsid w:val="00FB143D"/>
    <w:rsid w:val="00FB5AC3"/>
    <w:rsid w:val="00FB718F"/>
    <w:rsid w:val="00FC0884"/>
    <w:rsid w:val="00FC2D80"/>
    <w:rsid w:val="00FC3D92"/>
    <w:rsid w:val="00FC5EBC"/>
    <w:rsid w:val="00FD0909"/>
    <w:rsid w:val="00FD1368"/>
    <w:rsid w:val="00FD15DC"/>
    <w:rsid w:val="00FD1CCF"/>
    <w:rsid w:val="00FD5ACC"/>
    <w:rsid w:val="00FD5D9C"/>
    <w:rsid w:val="00FD5DB2"/>
    <w:rsid w:val="00FD7283"/>
    <w:rsid w:val="00FD79B1"/>
    <w:rsid w:val="00FE2799"/>
    <w:rsid w:val="00FE2BB1"/>
    <w:rsid w:val="00FE59CD"/>
    <w:rsid w:val="00FE5B22"/>
    <w:rsid w:val="00FE6863"/>
    <w:rsid w:val="00FE730D"/>
    <w:rsid w:val="00FF200E"/>
    <w:rsid w:val="00FF2A55"/>
    <w:rsid w:val="00FF2E30"/>
    <w:rsid w:val="00FF3158"/>
    <w:rsid w:val="00FF4783"/>
    <w:rsid w:val="00FF47C3"/>
    <w:rsid w:val="00FF6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9828">
      <w:bodyDiv w:val="1"/>
      <w:marLeft w:val="0"/>
      <w:marRight w:val="0"/>
      <w:marTop w:val="0"/>
      <w:marBottom w:val="0"/>
      <w:divBdr>
        <w:top w:val="none" w:sz="0" w:space="0" w:color="auto"/>
        <w:left w:val="none" w:sz="0" w:space="0" w:color="auto"/>
        <w:bottom w:val="none" w:sz="0" w:space="0" w:color="auto"/>
        <w:right w:val="none" w:sz="0" w:space="0" w:color="auto"/>
      </w:divBdr>
      <w:divsChild>
        <w:div w:id="325786336">
          <w:marLeft w:val="547"/>
          <w:marRight w:val="0"/>
          <w:marTop w:val="134"/>
          <w:marBottom w:val="0"/>
          <w:divBdr>
            <w:top w:val="none" w:sz="0" w:space="0" w:color="auto"/>
            <w:left w:val="none" w:sz="0" w:space="0" w:color="auto"/>
            <w:bottom w:val="none" w:sz="0" w:space="0" w:color="auto"/>
            <w:right w:val="none" w:sz="0" w:space="0" w:color="auto"/>
          </w:divBdr>
        </w:div>
      </w:divsChild>
    </w:div>
    <w:div w:id="31732088">
      <w:bodyDiv w:val="1"/>
      <w:marLeft w:val="0"/>
      <w:marRight w:val="0"/>
      <w:marTop w:val="0"/>
      <w:marBottom w:val="0"/>
      <w:divBdr>
        <w:top w:val="single" w:sz="48" w:space="0" w:color="000000"/>
        <w:left w:val="none" w:sz="0" w:space="0" w:color="auto"/>
        <w:bottom w:val="none" w:sz="0" w:space="0" w:color="auto"/>
        <w:right w:val="none" w:sz="0" w:space="0" w:color="auto"/>
      </w:divBdr>
      <w:divsChild>
        <w:div w:id="1698234578">
          <w:marLeft w:val="0"/>
          <w:marRight w:val="0"/>
          <w:marTop w:val="313"/>
          <w:marBottom w:val="0"/>
          <w:divBdr>
            <w:top w:val="none" w:sz="0" w:space="0" w:color="auto"/>
            <w:left w:val="none" w:sz="0" w:space="0" w:color="auto"/>
            <w:bottom w:val="none" w:sz="0" w:space="0" w:color="auto"/>
            <w:right w:val="none" w:sz="0" w:space="0" w:color="auto"/>
          </w:divBdr>
          <w:divsChild>
            <w:div w:id="1746107223">
              <w:marLeft w:val="0"/>
              <w:marRight w:val="0"/>
              <w:marTop w:val="0"/>
              <w:marBottom w:val="0"/>
              <w:divBdr>
                <w:top w:val="single" w:sz="48" w:space="0" w:color="000000"/>
                <w:left w:val="none" w:sz="0" w:space="0" w:color="auto"/>
                <w:bottom w:val="none" w:sz="0" w:space="0" w:color="auto"/>
                <w:right w:val="none" w:sz="0" w:space="0" w:color="auto"/>
              </w:divBdr>
              <w:divsChild>
                <w:div w:id="85599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343993">
      <w:bodyDiv w:val="1"/>
      <w:marLeft w:val="0"/>
      <w:marRight w:val="0"/>
      <w:marTop w:val="0"/>
      <w:marBottom w:val="0"/>
      <w:divBdr>
        <w:top w:val="none" w:sz="0" w:space="0" w:color="auto"/>
        <w:left w:val="none" w:sz="0" w:space="0" w:color="auto"/>
        <w:bottom w:val="none" w:sz="0" w:space="0" w:color="auto"/>
        <w:right w:val="none" w:sz="0" w:space="0" w:color="auto"/>
      </w:divBdr>
      <w:divsChild>
        <w:div w:id="579877259">
          <w:marLeft w:val="1166"/>
          <w:marRight w:val="0"/>
          <w:marTop w:val="96"/>
          <w:marBottom w:val="0"/>
          <w:divBdr>
            <w:top w:val="none" w:sz="0" w:space="0" w:color="auto"/>
            <w:left w:val="none" w:sz="0" w:space="0" w:color="auto"/>
            <w:bottom w:val="none" w:sz="0" w:space="0" w:color="auto"/>
            <w:right w:val="none" w:sz="0" w:space="0" w:color="auto"/>
          </w:divBdr>
        </w:div>
        <w:div w:id="1579629802">
          <w:marLeft w:val="1166"/>
          <w:marRight w:val="0"/>
          <w:marTop w:val="96"/>
          <w:marBottom w:val="0"/>
          <w:divBdr>
            <w:top w:val="none" w:sz="0" w:space="0" w:color="auto"/>
            <w:left w:val="none" w:sz="0" w:space="0" w:color="auto"/>
            <w:bottom w:val="none" w:sz="0" w:space="0" w:color="auto"/>
            <w:right w:val="none" w:sz="0" w:space="0" w:color="auto"/>
          </w:divBdr>
        </w:div>
      </w:divsChild>
    </w:div>
    <w:div w:id="198126485">
      <w:bodyDiv w:val="1"/>
      <w:marLeft w:val="0"/>
      <w:marRight w:val="0"/>
      <w:marTop w:val="0"/>
      <w:marBottom w:val="0"/>
      <w:divBdr>
        <w:top w:val="none" w:sz="0" w:space="0" w:color="auto"/>
        <w:left w:val="none" w:sz="0" w:space="0" w:color="auto"/>
        <w:bottom w:val="none" w:sz="0" w:space="0" w:color="auto"/>
        <w:right w:val="none" w:sz="0" w:space="0" w:color="auto"/>
      </w:divBdr>
      <w:divsChild>
        <w:div w:id="1509783514">
          <w:marLeft w:val="1166"/>
          <w:marRight w:val="0"/>
          <w:marTop w:val="115"/>
          <w:marBottom w:val="0"/>
          <w:divBdr>
            <w:top w:val="none" w:sz="0" w:space="0" w:color="auto"/>
            <w:left w:val="none" w:sz="0" w:space="0" w:color="auto"/>
            <w:bottom w:val="none" w:sz="0" w:space="0" w:color="auto"/>
            <w:right w:val="none" w:sz="0" w:space="0" w:color="auto"/>
          </w:divBdr>
        </w:div>
      </w:divsChild>
    </w:div>
    <w:div w:id="199361699">
      <w:bodyDiv w:val="1"/>
      <w:marLeft w:val="0"/>
      <w:marRight w:val="0"/>
      <w:marTop w:val="0"/>
      <w:marBottom w:val="0"/>
      <w:divBdr>
        <w:top w:val="none" w:sz="0" w:space="0" w:color="auto"/>
        <w:left w:val="none" w:sz="0" w:space="0" w:color="auto"/>
        <w:bottom w:val="none" w:sz="0" w:space="0" w:color="auto"/>
        <w:right w:val="none" w:sz="0" w:space="0" w:color="auto"/>
      </w:divBdr>
    </w:div>
    <w:div w:id="256140465">
      <w:bodyDiv w:val="1"/>
      <w:marLeft w:val="0"/>
      <w:marRight w:val="0"/>
      <w:marTop w:val="0"/>
      <w:marBottom w:val="0"/>
      <w:divBdr>
        <w:top w:val="none" w:sz="0" w:space="0" w:color="auto"/>
        <w:left w:val="none" w:sz="0" w:space="0" w:color="auto"/>
        <w:bottom w:val="none" w:sz="0" w:space="0" w:color="auto"/>
        <w:right w:val="none" w:sz="0" w:space="0" w:color="auto"/>
      </w:divBdr>
    </w:div>
    <w:div w:id="357120973">
      <w:bodyDiv w:val="1"/>
      <w:marLeft w:val="0"/>
      <w:marRight w:val="0"/>
      <w:marTop w:val="0"/>
      <w:marBottom w:val="0"/>
      <w:divBdr>
        <w:top w:val="none" w:sz="0" w:space="0" w:color="auto"/>
        <w:left w:val="none" w:sz="0" w:space="0" w:color="auto"/>
        <w:bottom w:val="none" w:sz="0" w:space="0" w:color="auto"/>
        <w:right w:val="none" w:sz="0" w:space="0" w:color="auto"/>
      </w:divBdr>
    </w:div>
    <w:div w:id="397022936">
      <w:bodyDiv w:val="1"/>
      <w:marLeft w:val="0"/>
      <w:marRight w:val="0"/>
      <w:marTop w:val="0"/>
      <w:marBottom w:val="0"/>
      <w:divBdr>
        <w:top w:val="none" w:sz="0" w:space="0" w:color="auto"/>
        <w:left w:val="none" w:sz="0" w:space="0" w:color="auto"/>
        <w:bottom w:val="none" w:sz="0" w:space="0" w:color="auto"/>
        <w:right w:val="none" w:sz="0" w:space="0" w:color="auto"/>
      </w:divBdr>
      <w:divsChild>
        <w:div w:id="689258351">
          <w:marLeft w:val="1166"/>
          <w:marRight w:val="0"/>
          <w:marTop w:val="115"/>
          <w:marBottom w:val="0"/>
          <w:divBdr>
            <w:top w:val="none" w:sz="0" w:space="0" w:color="auto"/>
            <w:left w:val="none" w:sz="0" w:space="0" w:color="auto"/>
            <w:bottom w:val="none" w:sz="0" w:space="0" w:color="auto"/>
            <w:right w:val="none" w:sz="0" w:space="0" w:color="auto"/>
          </w:divBdr>
        </w:div>
      </w:divsChild>
    </w:div>
    <w:div w:id="434523516">
      <w:bodyDiv w:val="1"/>
      <w:marLeft w:val="0"/>
      <w:marRight w:val="0"/>
      <w:marTop w:val="0"/>
      <w:marBottom w:val="0"/>
      <w:divBdr>
        <w:top w:val="none" w:sz="0" w:space="0" w:color="auto"/>
        <w:left w:val="none" w:sz="0" w:space="0" w:color="auto"/>
        <w:bottom w:val="none" w:sz="0" w:space="0" w:color="auto"/>
        <w:right w:val="none" w:sz="0" w:space="0" w:color="auto"/>
      </w:divBdr>
      <w:divsChild>
        <w:div w:id="1252856497">
          <w:marLeft w:val="547"/>
          <w:marRight w:val="0"/>
          <w:marTop w:val="134"/>
          <w:marBottom w:val="0"/>
          <w:divBdr>
            <w:top w:val="none" w:sz="0" w:space="0" w:color="auto"/>
            <w:left w:val="none" w:sz="0" w:space="0" w:color="auto"/>
            <w:bottom w:val="none" w:sz="0" w:space="0" w:color="auto"/>
            <w:right w:val="none" w:sz="0" w:space="0" w:color="auto"/>
          </w:divBdr>
        </w:div>
        <w:div w:id="1832452902">
          <w:marLeft w:val="1166"/>
          <w:marRight w:val="0"/>
          <w:marTop w:val="115"/>
          <w:marBottom w:val="0"/>
          <w:divBdr>
            <w:top w:val="none" w:sz="0" w:space="0" w:color="auto"/>
            <w:left w:val="none" w:sz="0" w:space="0" w:color="auto"/>
            <w:bottom w:val="none" w:sz="0" w:space="0" w:color="auto"/>
            <w:right w:val="none" w:sz="0" w:space="0" w:color="auto"/>
          </w:divBdr>
        </w:div>
        <w:div w:id="1302539559">
          <w:marLeft w:val="1800"/>
          <w:marRight w:val="0"/>
          <w:marTop w:val="96"/>
          <w:marBottom w:val="0"/>
          <w:divBdr>
            <w:top w:val="none" w:sz="0" w:space="0" w:color="auto"/>
            <w:left w:val="none" w:sz="0" w:space="0" w:color="auto"/>
            <w:bottom w:val="none" w:sz="0" w:space="0" w:color="auto"/>
            <w:right w:val="none" w:sz="0" w:space="0" w:color="auto"/>
          </w:divBdr>
        </w:div>
        <w:div w:id="1872188023">
          <w:marLeft w:val="1166"/>
          <w:marRight w:val="0"/>
          <w:marTop w:val="115"/>
          <w:marBottom w:val="0"/>
          <w:divBdr>
            <w:top w:val="none" w:sz="0" w:space="0" w:color="auto"/>
            <w:left w:val="none" w:sz="0" w:space="0" w:color="auto"/>
            <w:bottom w:val="none" w:sz="0" w:space="0" w:color="auto"/>
            <w:right w:val="none" w:sz="0" w:space="0" w:color="auto"/>
          </w:divBdr>
        </w:div>
        <w:div w:id="2021615947">
          <w:marLeft w:val="547"/>
          <w:marRight w:val="0"/>
          <w:marTop w:val="134"/>
          <w:marBottom w:val="0"/>
          <w:divBdr>
            <w:top w:val="none" w:sz="0" w:space="0" w:color="auto"/>
            <w:left w:val="none" w:sz="0" w:space="0" w:color="auto"/>
            <w:bottom w:val="none" w:sz="0" w:space="0" w:color="auto"/>
            <w:right w:val="none" w:sz="0" w:space="0" w:color="auto"/>
          </w:divBdr>
        </w:div>
        <w:div w:id="931548086">
          <w:marLeft w:val="1166"/>
          <w:marRight w:val="0"/>
          <w:marTop w:val="115"/>
          <w:marBottom w:val="0"/>
          <w:divBdr>
            <w:top w:val="none" w:sz="0" w:space="0" w:color="auto"/>
            <w:left w:val="none" w:sz="0" w:space="0" w:color="auto"/>
            <w:bottom w:val="none" w:sz="0" w:space="0" w:color="auto"/>
            <w:right w:val="none" w:sz="0" w:space="0" w:color="auto"/>
          </w:divBdr>
        </w:div>
        <w:div w:id="1461610214">
          <w:marLeft w:val="1800"/>
          <w:marRight w:val="0"/>
          <w:marTop w:val="96"/>
          <w:marBottom w:val="0"/>
          <w:divBdr>
            <w:top w:val="none" w:sz="0" w:space="0" w:color="auto"/>
            <w:left w:val="none" w:sz="0" w:space="0" w:color="auto"/>
            <w:bottom w:val="none" w:sz="0" w:space="0" w:color="auto"/>
            <w:right w:val="none" w:sz="0" w:space="0" w:color="auto"/>
          </w:divBdr>
        </w:div>
      </w:divsChild>
    </w:div>
    <w:div w:id="436172662">
      <w:bodyDiv w:val="1"/>
      <w:marLeft w:val="0"/>
      <w:marRight w:val="0"/>
      <w:marTop w:val="0"/>
      <w:marBottom w:val="0"/>
      <w:divBdr>
        <w:top w:val="none" w:sz="0" w:space="0" w:color="auto"/>
        <w:left w:val="none" w:sz="0" w:space="0" w:color="auto"/>
        <w:bottom w:val="none" w:sz="0" w:space="0" w:color="auto"/>
        <w:right w:val="none" w:sz="0" w:space="0" w:color="auto"/>
      </w:divBdr>
    </w:div>
    <w:div w:id="548612179">
      <w:bodyDiv w:val="1"/>
      <w:marLeft w:val="0"/>
      <w:marRight w:val="0"/>
      <w:marTop w:val="0"/>
      <w:marBottom w:val="0"/>
      <w:divBdr>
        <w:top w:val="none" w:sz="0" w:space="0" w:color="auto"/>
        <w:left w:val="none" w:sz="0" w:space="0" w:color="auto"/>
        <w:bottom w:val="none" w:sz="0" w:space="0" w:color="auto"/>
        <w:right w:val="none" w:sz="0" w:space="0" w:color="auto"/>
      </w:divBdr>
    </w:div>
    <w:div w:id="572280216">
      <w:bodyDiv w:val="1"/>
      <w:marLeft w:val="0"/>
      <w:marRight w:val="0"/>
      <w:marTop w:val="0"/>
      <w:marBottom w:val="0"/>
      <w:divBdr>
        <w:top w:val="none" w:sz="0" w:space="0" w:color="auto"/>
        <w:left w:val="none" w:sz="0" w:space="0" w:color="auto"/>
        <w:bottom w:val="none" w:sz="0" w:space="0" w:color="auto"/>
        <w:right w:val="none" w:sz="0" w:space="0" w:color="auto"/>
      </w:divBdr>
      <w:divsChild>
        <w:div w:id="516969295">
          <w:marLeft w:val="547"/>
          <w:marRight w:val="0"/>
          <w:marTop w:val="134"/>
          <w:marBottom w:val="0"/>
          <w:divBdr>
            <w:top w:val="none" w:sz="0" w:space="0" w:color="auto"/>
            <w:left w:val="none" w:sz="0" w:space="0" w:color="auto"/>
            <w:bottom w:val="none" w:sz="0" w:space="0" w:color="auto"/>
            <w:right w:val="none" w:sz="0" w:space="0" w:color="auto"/>
          </w:divBdr>
        </w:div>
        <w:div w:id="155072652">
          <w:marLeft w:val="1166"/>
          <w:marRight w:val="0"/>
          <w:marTop w:val="115"/>
          <w:marBottom w:val="0"/>
          <w:divBdr>
            <w:top w:val="none" w:sz="0" w:space="0" w:color="auto"/>
            <w:left w:val="none" w:sz="0" w:space="0" w:color="auto"/>
            <w:bottom w:val="none" w:sz="0" w:space="0" w:color="auto"/>
            <w:right w:val="none" w:sz="0" w:space="0" w:color="auto"/>
          </w:divBdr>
        </w:div>
        <w:div w:id="61176257">
          <w:marLeft w:val="1166"/>
          <w:marRight w:val="0"/>
          <w:marTop w:val="115"/>
          <w:marBottom w:val="0"/>
          <w:divBdr>
            <w:top w:val="none" w:sz="0" w:space="0" w:color="auto"/>
            <w:left w:val="none" w:sz="0" w:space="0" w:color="auto"/>
            <w:bottom w:val="none" w:sz="0" w:space="0" w:color="auto"/>
            <w:right w:val="none" w:sz="0" w:space="0" w:color="auto"/>
          </w:divBdr>
        </w:div>
        <w:div w:id="310911712">
          <w:marLeft w:val="1166"/>
          <w:marRight w:val="0"/>
          <w:marTop w:val="115"/>
          <w:marBottom w:val="0"/>
          <w:divBdr>
            <w:top w:val="none" w:sz="0" w:space="0" w:color="auto"/>
            <w:left w:val="none" w:sz="0" w:space="0" w:color="auto"/>
            <w:bottom w:val="none" w:sz="0" w:space="0" w:color="auto"/>
            <w:right w:val="none" w:sz="0" w:space="0" w:color="auto"/>
          </w:divBdr>
        </w:div>
        <w:div w:id="2001499532">
          <w:marLeft w:val="1166"/>
          <w:marRight w:val="0"/>
          <w:marTop w:val="115"/>
          <w:marBottom w:val="0"/>
          <w:divBdr>
            <w:top w:val="none" w:sz="0" w:space="0" w:color="auto"/>
            <w:left w:val="none" w:sz="0" w:space="0" w:color="auto"/>
            <w:bottom w:val="none" w:sz="0" w:space="0" w:color="auto"/>
            <w:right w:val="none" w:sz="0" w:space="0" w:color="auto"/>
          </w:divBdr>
        </w:div>
      </w:divsChild>
    </w:div>
    <w:div w:id="572541859">
      <w:bodyDiv w:val="1"/>
      <w:marLeft w:val="0"/>
      <w:marRight w:val="0"/>
      <w:marTop w:val="0"/>
      <w:marBottom w:val="0"/>
      <w:divBdr>
        <w:top w:val="single" w:sz="48" w:space="0" w:color="000000"/>
        <w:left w:val="none" w:sz="0" w:space="0" w:color="auto"/>
        <w:bottom w:val="none" w:sz="0" w:space="0" w:color="auto"/>
        <w:right w:val="none" w:sz="0" w:space="0" w:color="auto"/>
      </w:divBdr>
      <w:divsChild>
        <w:div w:id="1245804216">
          <w:marLeft w:val="0"/>
          <w:marRight w:val="0"/>
          <w:marTop w:val="313"/>
          <w:marBottom w:val="0"/>
          <w:divBdr>
            <w:top w:val="none" w:sz="0" w:space="0" w:color="auto"/>
            <w:left w:val="none" w:sz="0" w:space="0" w:color="auto"/>
            <w:bottom w:val="none" w:sz="0" w:space="0" w:color="auto"/>
            <w:right w:val="none" w:sz="0" w:space="0" w:color="auto"/>
          </w:divBdr>
          <w:divsChild>
            <w:div w:id="1002201400">
              <w:marLeft w:val="0"/>
              <w:marRight w:val="0"/>
              <w:marTop w:val="0"/>
              <w:marBottom w:val="0"/>
              <w:divBdr>
                <w:top w:val="single" w:sz="48" w:space="0" w:color="000000"/>
                <w:left w:val="none" w:sz="0" w:space="0" w:color="auto"/>
                <w:bottom w:val="none" w:sz="0" w:space="0" w:color="auto"/>
                <w:right w:val="none" w:sz="0" w:space="0" w:color="auto"/>
              </w:divBdr>
              <w:divsChild>
                <w:div w:id="50058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0846585">
      <w:bodyDiv w:val="1"/>
      <w:marLeft w:val="0"/>
      <w:marRight w:val="0"/>
      <w:marTop w:val="0"/>
      <w:marBottom w:val="0"/>
      <w:divBdr>
        <w:top w:val="none" w:sz="0" w:space="0" w:color="auto"/>
        <w:left w:val="none" w:sz="0" w:space="0" w:color="auto"/>
        <w:bottom w:val="none" w:sz="0" w:space="0" w:color="auto"/>
        <w:right w:val="none" w:sz="0" w:space="0" w:color="auto"/>
      </w:divBdr>
    </w:div>
    <w:div w:id="748766979">
      <w:bodyDiv w:val="1"/>
      <w:marLeft w:val="0"/>
      <w:marRight w:val="0"/>
      <w:marTop w:val="0"/>
      <w:marBottom w:val="0"/>
      <w:divBdr>
        <w:top w:val="none" w:sz="0" w:space="0" w:color="auto"/>
        <w:left w:val="none" w:sz="0" w:space="0" w:color="auto"/>
        <w:bottom w:val="none" w:sz="0" w:space="0" w:color="auto"/>
        <w:right w:val="none" w:sz="0" w:space="0" w:color="auto"/>
      </w:divBdr>
    </w:div>
    <w:div w:id="830951469">
      <w:bodyDiv w:val="1"/>
      <w:marLeft w:val="0"/>
      <w:marRight w:val="0"/>
      <w:marTop w:val="0"/>
      <w:marBottom w:val="0"/>
      <w:divBdr>
        <w:top w:val="none" w:sz="0" w:space="0" w:color="auto"/>
        <w:left w:val="none" w:sz="0" w:space="0" w:color="auto"/>
        <w:bottom w:val="none" w:sz="0" w:space="0" w:color="auto"/>
        <w:right w:val="none" w:sz="0" w:space="0" w:color="auto"/>
      </w:divBdr>
      <w:divsChild>
        <w:div w:id="1694916076">
          <w:marLeft w:val="1166"/>
          <w:marRight w:val="0"/>
          <w:marTop w:val="96"/>
          <w:marBottom w:val="0"/>
          <w:divBdr>
            <w:top w:val="none" w:sz="0" w:space="0" w:color="auto"/>
            <w:left w:val="none" w:sz="0" w:space="0" w:color="auto"/>
            <w:bottom w:val="none" w:sz="0" w:space="0" w:color="auto"/>
            <w:right w:val="none" w:sz="0" w:space="0" w:color="auto"/>
          </w:divBdr>
        </w:div>
        <w:div w:id="218369421">
          <w:marLeft w:val="1166"/>
          <w:marRight w:val="0"/>
          <w:marTop w:val="96"/>
          <w:marBottom w:val="0"/>
          <w:divBdr>
            <w:top w:val="none" w:sz="0" w:space="0" w:color="auto"/>
            <w:left w:val="none" w:sz="0" w:space="0" w:color="auto"/>
            <w:bottom w:val="none" w:sz="0" w:space="0" w:color="auto"/>
            <w:right w:val="none" w:sz="0" w:space="0" w:color="auto"/>
          </w:divBdr>
        </w:div>
        <w:div w:id="1137802804">
          <w:marLeft w:val="1166"/>
          <w:marRight w:val="0"/>
          <w:marTop w:val="96"/>
          <w:marBottom w:val="0"/>
          <w:divBdr>
            <w:top w:val="none" w:sz="0" w:space="0" w:color="auto"/>
            <w:left w:val="none" w:sz="0" w:space="0" w:color="auto"/>
            <w:bottom w:val="none" w:sz="0" w:space="0" w:color="auto"/>
            <w:right w:val="none" w:sz="0" w:space="0" w:color="auto"/>
          </w:divBdr>
        </w:div>
      </w:divsChild>
    </w:div>
    <w:div w:id="841160922">
      <w:bodyDiv w:val="1"/>
      <w:marLeft w:val="0"/>
      <w:marRight w:val="0"/>
      <w:marTop w:val="0"/>
      <w:marBottom w:val="0"/>
      <w:divBdr>
        <w:top w:val="none" w:sz="0" w:space="0" w:color="auto"/>
        <w:left w:val="none" w:sz="0" w:space="0" w:color="auto"/>
        <w:bottom w:val="none" w:sz="0" w:space="0" w:color="auto"/>
        <w:right w:val="none" w:sz="0" w:space="0" w:color="auto"/>
      </w:divBdr>
    </w:div>
    <w:div w:id="944266598">
      <w:bodyDiv w:val="1"/>
      <w:marLeft w:val="0"/>
      <w:marRight w:val="0"/>
      <w:marTop w:val="0"/>
      <w:marBottom w:val="0"/>
      <w:divBdr>
        <w:top w:val="none" w:sz="0" w:space="0" w:color="auto"/>
        <w:left w:val="none" w:sz="0" w:space="0" w:color="auto"/>
        <w:bottom w:val="none" w:sz="0" w:space="0" w:color="auto"/>
        <w:right w:val="none" w:sz="0" w:space="0" w:color="auto"/>
      </w:divBdr>
      <w:divsChild>
        <w:div w:id="1861631">
          <w:marLeft w:val="547"/>
          <w:marRight w:val="0"/>
          <w:marTop w:val="134"/>
          <w:marBottom w:val="0"/>
          <w:divBdr>
            <w:top w:val="none" w:sz="0" w:space="0" w:color="auto"/>
            <w:left w:val="none" w:sz="0" w:space="0" w:color="auto"/>
            <w:bottom w:val="none" w:sz="0" w:space="0" w:color="auto"/>
            <w:right w:val="none" w:sz="0" w:space="0" w:color="auto"/>
          </w:divBdr>
        </w:div>
      </w:divsChild>
    </w:div>
    <w:div w:id="950863713">
      <w:bodyDiv w:val="1"/>
      <w:marLeft w:val="0"/>
      <w:marRight w:val="0"/>
      <w:marTop w:val="0"/>
      <w:marBottom w:val="0"/>
      <w:divBdr>
        <w:top w:val="none" w:sz="0" w:space="0" w:color="auto"/>
        <w:left w:val="none" w:sz="0" w:space="0" w:color="auto"/>
        <w:bottom w:val="none" w:sz="0" w:space="0" w:color="auto"/>
        <w:right w:val="none" w:sz="0" w:space="0" w:color="auto"/>
      </w:divBdr>
      <w:divsChild>
        <w:div w:id="1853301683">
          <w:marLeft w:val="547"/>
          <w:marRight w:val="0"/>
          <w:marTop w:val="115"/>
          <w:marBottom w:val="0"/>
          <w:divBdr>
            <w:top w:val="none" w:sz="0" w:space="0" w:color="auto"/>
            <w:left w:val="none" w:sz="0" w:space="0" w:color="auto"/>
            <w:bottom w:val="none" w:sz="0" w:space="0" w:color="auto"/>
            <w:right w:val="none" w:sz="0" w:space="0" w:color="auto"/>
          </w:divBdr>
        </w:div>
        <w:div w:id="1503812988">
          <w:marLeft w:val="1166"/>
          <w:marRight w:val="0"/>
          <w:marTop w:val="96"/>
          <w:marBottom w:val="0"/>
          <w:divBdr>
            <w:top w:val="none" w:sz="0" w:space="0" w:color="auto"/>
            <w:left w:val="none" w:sz="0" w:space="0" w:color="auto"/>
            <w:bottom w:val="none" w:sz="0" w:space="0" w:color="auto"/>
            <w:right w:val="none" w:sz="0" w:space="0" w:color="auto"/>
          </w:divBdr>
        </w:div>
        <w:div w:id="1077091745">
          <w:marLeft w:val="1166"/>
          <w:marRight w:val="0"/>
          <w:marTop w:val="96"/>
          <w:marBottom w:val="0"/>
          <w:divBdr>
            <w:top w:val="none" w:sz="0" w:space="0" w:color="auto"/>
            <w:left w:val="none" w:sz="0" w:space="0" w:color="auto"/>
            <w:bottom w:val="none" w:sz="0" w:space="0" w:color="auto"/>
            <w:right w:val="none" w:sz="0" w:space="0" w:color="auto"/>
          </w:divBdr>
        </w:div>
        <w:div w:id="1471287553">
          <w:marLeft w:val="1166"/>
          <w:marRight w:val="0"/>
          <w:marTop w:val="96"/>
          <w:marBottom w:val="0"/>
          <w:divBdr>
            <w:top w:val="none" w:sz="0" w:space="0" w:color="auto"/>
            <w:left w:val="none" w:sz="0" w:space="0" w:color="auto"/>
            <w:bottom w:val="none" w:sz="0" w:space="0" w:color="auto"/>
            <w:right w:val="none" w:sz="0" w:space="0" w:color="auto"/>
          </w:divBdr>
        </w:div>
        <w:div w:id="1954096112">
          <w:marLeft w:val="1166"/>
          <w:marRight w:val="0"/>
          <w:marTop w:val="96"/>
          <w:marBottom w:val="0"/>
          <w:divBdr>
            <w:top w:val="none" w:sz="0" w:space="0" w:color="auto"/>
            <w:left w:val="none" w:sz="0" w:space="0" w:color="auto"/>
            <w:bottom w:val="none" w:sz="0" w:space="0" w:color="auto"/>
            <w:right w:val="none" w:sz="0" w:space="0" w:color="auto"/>
          </w:divBdr>
        </w:div>
      </w:divsChild>
    </w:div>
    <w:div w:id="1018852772">
      <w:bodyDiv w:val="1"/>
      <w:marLeft w:val="0"/>
      <w:marRight w:val="0"/>
      <w:marTop w:val="0"/>
      <w:marBottom w:val="0"/>
      <w:divBdr>
        <w:top w:val="none" w:sz="0" w:space="0" w:color="auto"/>
        <w:left w:val="none" w:sz="0" w:space="0" w:color="auto"/>
        <w:bottom w:val="none" w:sz="0" w:space="0" w:color="auto"/>
        <w:right w:val="none" w:sz="0" w:space="0" w:color="auto"/>
      </w:divBdr>
    </w:div>
    <w:div w:id="1023017226">
      <w:bodyDiv w:val="1"/>
      <w:marLeft w:val="0"/>
      <w:marRight w:val="0"/>
      <w:marTop w:val="0"/>
      <w:marBottom w:val="0"/>
      <w:divBdr>
        <w:top w:val="none" w:sz="0" w:space="0" w:color="auto"/>
        <w:left w:val="none" w:sz="0" w:space="0" w:color="auto"/>
        <w:bottom w:val="none" w:sz="0" w:space="0" w:color="auto"/>
        <w:right w:val="none" w:sz="0" w:space="0" w:color="auto"/>
      </w:divBdr>
      <w:divsChild>
        <w:div w:id="967393404">
          <w:marLeft w:val="1166"/>
          <w:marRight w:val="0"/>
          <w:marTop w:val="96"/>
          <w:marBottom w:val="0"/>
          <w:divBdr>
            <w:top w:val="none" w:sz="0" w:space="0" w:color="auto"/>
            <w:left w:val="none" w:sz="0" w:space="0" w:color="auto"/>
            <w:bottom w:val="none" w:sz="0" w:space="0" w:color="auto"/>
            <w:right w:val="none" w:sz="0" w:space="0" w:color="auto"/>
          </w:divBdr>
        </w:div>
        <w:div w:id="1098259603">
          <w:marLeft w:val="1800"/>
          <w:marRight w:val="0"/>
          <w:marTop w:val="77"/>
          <w:marBottom w:val="0"/>
          <w:divBdr>
            <w:top w:val="none" w:sz="0" w:space="0" w:color="auto"/>
            <w:left w:val="none" w:sz="0" w:space="0" w:color="auto"/>
            <w:bottom w:val="none" w:sz="0" w:space="0" w:color="auto"/>
            <w:right w:val="none" w:sz="0" w:space="0" w:color="auto"/>
          </w:divBdr>
        </w:div>
        <w:div w:id="1830291448">
          <w:marLeft w:val="1166"/>
          <w:marRight w:val="0"/>
          <w:marTop w:val="96"/>
          <w:marBottom w:val="0"/>
          <w:divBdr>
            <w:top w:val="none" w:sz="0" w:space="0" w:color="auto"/>
            <w:left w:val="none" w:sz="0" w:space="0" w:color="auto"/>
            <w:bottom w:val="none" w:sz="0" w:space="0" w:color="auto"/>
            <w:right w:val="none" w:sz="0" w:space="0" w:color="auto"/>
          </w:divBdr>
        </w:div>
        <w:div w:id="139926742">
          <w:marLeft w:val="1166"/>
          <w:marRight w:val="0"/>
          <w:marTop w:val="86"/>
          <w:marBottom w:val="0"/>
          <w:divBdr>
            <w:top w:val="none" w:sz="0" w:space="0" w:color="auto"/>
            <w:left w:val="none" w:sz="0" w:space="0" w:color="auto"/>
            <w:bottom w:val="none" w:sz="0" w:space="0" w:color="auto"/>
            <w:right w:val="none" w:sz="0" w:space="0" w:color="auto"/>
          </w:divBdr>
        </w:div>
      </w:divsChild>
    </w:div>
    <w:div w:id="1161652530">
      <w:bodyDiv w:val="1"/>
      <w:marLeft w:val="0"/>
      <w:marRight w:val="0"/>
      <w:marTop w:val="0"/>
      <w:marBottom w:val="0"/>
      <w:divBdr>
        <w:top w:val="none" w:sz="0" w:space="0" w:color="auto"/>
        <w:left w:val="none" w:sz="0" w:space="0" w:color="auto"/>
        <w:bottom w:val="none" w:sz="0" w:space="0" w:color="auto"/>
        <w:right w:val="none" w:sz="0" w:space="0" w:color="auto"/>
      </w:divBdr>
    </w:div>
    <w:div w:id="1214805662">
      <w:bodyDiv w:val="1"/>
      <w:marLeft w:val="0"/>
      <w:marRight w:val="0"/>
      <w:marTop w:val="0"/>
      <w:marBottom w:val="0"/>
      <w:divBdr>
        <w:top w:val="none" w:sz="0" w:space="0" w:color="auto"/>
        <w:left w:val="none" w:sz="0" w:space="0" w:color="auto"/>
        <w:bottom w:val="none" w:sz="0" w:space="0" w:color="auto"/>
        <w:right w:val="none" w:sz="0" w:space="0" w:color="auto"/>
      </w:divBdr>
    </w:div>
    <w:div w:id="1337148312">
      <w:bodyDiv w:val="1"/>
      <w:marLeft w:val="0"/>
      <w:marRight w:val="0"/>
      <w:marTop w:val="0"/>
      <w:marBottom w:val="0"/>
      <w:divBdr>
        <w:top w:val="none" w:sz="0" w:space="0" w:color="auto"/>
        <w:left w:val="none" w:sz="0" w:space="0" w:color="auto"/>
        <w:bottom w:val="none" w:sz="0" w:space="0" w:color="auto"/>
        <w:right w:val="none" w:sz="0" w:space="0" w:color="auto"/>
      </w:divBdr>
      <w:divsChild>
        <w:div w:id="659771333">
          <w:marLeft w:val="1166"/>
          <w:marRight w:val="0"/>
          <w:marTop w:val="115"/>
          <w:marBottom w:val="0"/>
          <w:divBdr>
            <w:top w:val="none" w:sz="0" w:space="0" w:color="auto"/>
            <w:left w:val="none" w:sz="0" w:space="0" w:color="auto"/>
            <w:bottom w:val="none" w:sz="0" w:space="0" w:color="auto"/>
            <w:right w:val="none" w:sz="0" w:space="0" w:color="auto"/>
          </w:divBdr>
        </w:div>
      </w:divsChild>
    </w:div>
    <w:div w:id="1345472318">
      <w:bodyDiv w:val="1"/>
      <w:marLeft w:val="0"/>
      <w:marRight w:val="0"/>
      <w:marTop w:val="0"/>
      <w:marBottom w:val="0"/>
      <w:divBdr>
        <w:top w:val="none" w:sz="0" w:space="0" w:color="auto"/>
        <w:left w:val="none" w:sz="0" w:space="0" w:color="auto"/>
        <w:bottom w:val="none" w:sz="0" w:space="0" w:color="auto"/>
        <w:right w:val="none" w:sz="0" w:space="0" w:color="auto"/>
      </w:divBdr>
      <w:divsChild>
        <w:div w:id="1323239640">
          <w:marLeft w:val="547"/>
          <w:marRight w:val="0"/>
          <w:marTop w:val="115"/>
          <w:marBottom w:val="0"/>
          <w:divBdr>
            <w:top w:val="none" w:sz="0" w:space="0" w:color="auto"/>
            <w:left w:val="none" w:sz="0" w:space="0" w:color="auto"/>
            <w:bottom w:val="none" w:sz="0" w:space="0" w:color="auto"/>
            <w:right w:val="none" w:sz="0" w:space="0" w:color="auto"/>
          </w:divBdr>
        </w:div>
        <w:div w:id="1789465069">
          <w:marLeft w:val="1166"/>
          <w:marRight w:val="0"/>
          <w:marTop w:val="96"/>
          <w:marBottom w:val="0"/>
          <w:divBdr>
            <w:top w:val="none" w:sz="0" w:space="0" w:color="auto"/>
            <w:left w:val="none" w:sz="0" w:space="0" w:color="auto"/>
            <w:bottom w:val="none" w:sz="0" w:space="0" w:color="auto"/>
            <w:right w:val="none" w:sz="0" w:space="0" w:color="auto"/>
          </w:divBdr>
        </w:div>
        <w:div w:id="1273899030">
          <w:marLeft w:val="1166"/>
          <w:marRight w:val="0"/>
          <w:marTop w:val="96"/>
          <w:marBottom w:val="0"/>
          <w:divBdr>
            <w:top w:val="none" w:sz="0" w:space="0" w:color="auto"/>
            <w:left w:val="none" w:sz="0" w:space="0" w:color="auto"/>
            <w:bottom w:val="none" w:sz="0" w:space="0" w:color="auto"/>
            <w:right w:val="none" w:sz="0" w:space="0" w:color="auto"/>
          </w:divBdr>
        </w:div>
        <w:div w:id="1948153399">
          <w:marLeft w:val="1166"/>
          <w:marRight w:val="0"/>
          <w:marTop w:val="96"/>
          <w:marBottom w:val="0"/>
          <w:divBdr>
            <w:top w:val="none" w:sz="0" w:space="0" w:color="auto"/>
            <w:left w:val="none" w:sz="0" w:space="0" w:color="auto"/>
            <w:bottom w:val="none" w:sz="0" w:space="0" w:color="auto"/>
            <w:right w:val="none" w:sz="0" w:space="0" w:color="auto"/>
          </w:divBdr>
        </w:div>
        <w:div w:id="1514226971">
          <w:marLeft w:val="1166"/>
          <w:marRight w:val="0"/>
          <w:marTop w:val="96"/>
          <w:marBottom w:val="0"/>
          <w:divBdr>
            <w:top w:val="none" w:sz="0" w:space="0" w:color="auto"/>
            <w:left w:val="none" w:sz="0" w:space="0" w:color="auto"/>
            <w:bottom w:val="none" w:sz="0" w:space="0" w:color="auto"/>
            <w:right w:val="none" w:sz="0" w:space="0" w:color="auto"/>
          </w:divBdr>
        </w:div>
        <w:div w:id="687950017">
          <w:marLeft w:val="1166"/>
          <w:marRight w:val="0"/>
          <w:marTop w:val="96"/>
          <w:marBottom w:val="0"/>
          <w:divBdr>
            <w:top w:val="none" w:sz="0" w:space="0" w:color="auto"/>
            <w:left w:val="none" w:sz="0" w:space="0" w:color="auto"/>
            <w:bottom w:val="none" w:sz="0" w:space="0" w:color="auto"/>
            <w:right w:val="none" w:sz="0" w:space="0" w:color="auto"/>
          </w:divBdr>
        </w:div>
        <w:div w:id="1154444354">
          <w:marLeft w:val="1166"/>
          <w:marRight w:val="0"/>
          <w:marTop w:val="96"/>
          <w:marBottom w:val="0"/>
          <w:divBdr>
            <w:top w:val="none" w:sz="0" w:space="0" w:color="auto"/>
            <w:left w:val="none" w:sz="0" w:space="0" w:color="auto"/>
            <w:bottom w:val="none" w:sz="0" w:space="0" w:color="auto"/>
            <w:right w:val="none" w:sz="0" w:space="0" w:color="auto"/>
          </w:divBdr>
        </w:div>
        <w:div w:id="1995331599">
          <w:marLeft w:val="1166"/>
          <w:marRight w:val="0"/>
          <w:marTop w:val="96"/>
          <w:marBottom w:val="0"/>
          <w:divBdr>
            <w:top w:val="none" w:sz="0" w:space="0" w:color="auto"/>
            <w:left w:val="none" w:sz="0" w:space="0" w:color="auto"/>
            <w:bottom w:val="none" w:sz="0" w:space="0" w:color="auto"/>
            <w:right w:val="none" w:sz="0" w:space="0" w:color="auto"/>
          </w:divBdr>
        </w:div>
        <w:div w:id="988747315">
          <w:marLeft w:val="1800"/>
          <w:marRight w:val="0"/>
          <w:marTop w:val="77"/>
          <w:marBottom w:val="0"/>
          <w:divBdr>
            <w:top w:val="none" w:sz="0" w:space="0" w:color="auto"/>
            <w:left w:val="none" w:sz="0" w:space="0" w:color="auto"/>
            <w:bottom w:val="none" w:sz="0" w:space="0" w:color="auto"/>
            <w:right w:val="none" w:sz="0" w:space="0" w:color="auto"/>
          </w:divBdr>
        </w:div>
        <w:div w:id="168446403">
          <w:marLeft w:val="1166"/>
          <w:marRight w:val="0"/>
          <w:marTop w:val="96"/>
          <w:marBottom w:val="0"/>
          <w:divBdr>
            <w:top w:val="none" w:sz="0" w:space="0" w:color="auto"/>
            <w:left w:val="none" w:sz="0" w:space="0" w:color="auto"/>
            <w:bottom w:val="none" w:sz="0" w:space="0" w:color="auto"/>
            <w:right w:val="none" w:sz="0" w:space="0" w:color="auto"/>
          </w:divBdr>
        </w:div>
        <w:div w:id="406002779">
          <w:marLeft w:val="1166"/>
          <w:marRight w:val="0"/>
          <w:marTop w:val="96"/>
          <w:marBottom w:val="0"/>
          <w:divBdr>
            <w:top w:val="none" w:sz="0" w:space="0" w:color="auto"/>
            <w:left w:val="none" w:sz="0" w:space="0" w:color="auto"/>
            <w:bottom w:val="none" w:sz="0" w:space="0" w:color="auto"/>
            <w:right w:val="none" w:sz="0" w:space="0" w:color="auto"/>
          </w:divBdr>
        </w:div>
      </w:divsChild>
    </w:div>
    <w:div w:id="1436948866">
      <w:bodyDiv w:val="1"/>
      <w:marLeft w:val="0"/>
      <w:marRight w:val="0"/>
      <w:marTop w:val="0"/>
      <w:marBottom w:val="0"/>
      <w:divBdr>
        <w:top w:val="none" w:sz="0" w:space="0" w:color="auto"/>
        <w:left w:val="none" w:sz="0" w:space="0" w:color="auto"/>
        <w:bottom w:val="none" w:sz="0" w:space="0" w:color="auto"/>
        <w:right w:val="none" w:sz="0" w:space="0" w:color="auto"/>
      </w:divBdr>
    </w:div>
    <w:div w:id="1614746318">
      <w:bodyDiv w:val="1"/>
      <w:marLeft w:val="0"/>
      <w:marRight w:val="0"/>
      <w:marTop w:val="0"/>
      <w:marBottom w:val="0"/>
      <w:divBdr>
        <w:top w:val="none" w:sz="0" w:space="0" w:color="auto"/>
        <w:left w:val="none" w:sz="0" w:space="0" w:color="auto"/>
        <w:bottom w:val="none" w:sz="0" w:space="0" w:color="auto"/>
        <w:right w:val="none" w:sz="0" w:space="0" w:color="auto"/>
      </w:divBdr>
    </w:div>
    <w:div w:id="1636982439">
      <w:bodyDiv w:val="1"/>
      <w:marLeft w:val="0"/>
      <w:marRight w:val="0"/>
      <w:marTop w:val="0"/>
      <w:marBottom w:val="0"/>
      <w:divBdr>
        <w:top w:val="none" w:sz="0" w:space="0" w:color="auto"/>
        <w:left w:val="none" w:sz="0" w:space="0" w:color="auto"/>
        <w:bottom w:val="none" w:sz="0" w:space="0" w:color="auto"/>
        <w:right w:val="none" w:sz="0" w:space="0" w:color="auto"/>
      </w:divBdr>
    </w:div>
    <w:div w:id="1696999158">
      <w:bodyDiv w:val="1"/>
      <w:marLeft w:val="0"/>
      <w:marRight w:val="0"/>
      <w:marTop w:val="0"/>
      <w:marBottom w:val="0"/>
      <w:divBdr>
        <w:top w:val="none" w:sz="0" w:space="0" w:color="auto"/>
        <w:left w:val="none" w:sz="0" w:space="0" w:color="auto"/>
        <w:bottom w:val="none" w:sz="0" w:space="0" w:color="auto"/>
        <w:right w:val="none" w:sz="0" w:space="0" w:color="auto"/>
      </w:divBdr>
    </w:div>
    <w:div w:id="1703240606">
      <w:bodyDiv w:val="1"/>
      <w:marLeft w:val="0"/>
      <w:marRight w:val="0"/>
      <w:marTop w:val="0"/>
      <w:marBottom w:val="0"/>
      <w:divBdr>
        <w:top w:val="none" w:sz="0" w:space="0" w:color="auto"/>
        <w:left w:val="none" w:sz="0" w:space="0" w:color="auto"/>
        <w:bottom w:val="none" w:sz="0" w:space="0" w:color="auto"/>
        <w:right w:val="none" w:sz="0" w:space="0" w:color="auto"/>
      </w:divBdr>
      <w:divsChild>
        <w:div w:id="422606782">
          <w:marLeft w:val="547"/>
          <w:marRight w:val="0"/>
          <w:marTop w:val="134"/>
          <w:marBottom w:val="0"/>
          <w:divBdr>
            <w:top w:val="none" w:sz="0" w:space="0" w:color="auto"/>
            <w:left w:val="none" w:sz="0" w:space="0" w:color="auto"/>
            <w:bottom w:val="none" w:sz="0" w:space="0" w:color="auto"/>
            <w:right w:val="none" w:sz="0" w:space="0" w:color="auto"/>
          </w:divBdr>
        </w:div>
        <w:div w:id="1849707949">
          <w:marLeft w:val="1166"/>
          <w:marRight w:val="0"/>
          <w:marTop w:val="115"/>
          <w:marBottom w:val="0"/>
          <w:divBdr>
            <w:top w:val="none" w:sz="0" w:space="0" w:color="auto"/>
            <w:left w:val="none" w:sz="0" w:space="0" w:color="auto"/>
            <w:bottom w:val="none" w:sz="0" w:space="0" w:color="auto"/>
            <w:right w:val="none" w:sz="0" w:space="0" w:color="auto"/>
          </w:divBdr>
        </w:div>
        <w:div w:id="972368021">
          <w:marLeft w:val="1166"/>
          <w:marRight w:val="0"/>
          <w:marTop w:val="115"/>
          <w:marBottom w:val="0"/>
          <w:divBdr>
            <w:top w:val="none" w:sz="0" w:space="0" w:color="auto"/>
            <w:left w:val="none" w:sz="0" w:space="0" w:color="auto"/>
            <w:bottom w:val="none" w:sz="0" w:space="0" w:color="auto"/>
            <w:right w:val="none" w:sz="0" w:space="0" w:color="auto"/>
          </w:divBdr>
        </w:div>
        <w:div w:id="1427265121">
          <w:marLeft w:val="1166"/>
          <w:marRight w:val="0"/>
          <w:marTop w:val="115"/>
          <w:marBottom w:val="0"/>
          <w:divBdr>
            <w:top w:val="none" w:sz="0" w:space="0" w:color="auto"/>
            <w:left w:val="none" w:sz="0" w:space="0" w:color="auto"/>
            <w:bottom w:val="none" w:sz="0" w:space="0" w:color="auto"/>
            <w:right w:val="none" w:sz="0" w:space="0" w:color="auto"/>
          </w:divBdr>
        </w:div>
        <w:div w:id="958494368">
          <w:marLeft w:val="547"/>
          <w:marRight w:val="0"/>
          <w:marTop w:val="115"/>
          <w:marBottom w:val="0"/>
          <w:divBdr>
            <w:top w:val="none" w:sz="0" w:space="0" w:color="auto"/>
            <w:left w:val="none" w:sz="0" w:space="0" w:color="auto"/>
            <w:bottom w:val="none" w:sz="0" w:space="0" w:color="auto"/>
            <w:right w:val="none" w:sz="0" w:space="0" w:color="auto"/>
          </w:divBdr>
        </w:div>
        <w:div w:id="564798107">
          <w:marLeft w:val="547"/>
          <w:marRight w:val="0"/>
          <w:marTop w:val="115"/>
          <w:marBottom w:val="0"/>
          <w:divBdr>
            <w:top w:val="none" w:sz="0" w:space="0" w:color="auto"/>
            <w:left w:val="none" w:sz="0" w:space="0" w:color="auto"/>
            <w:bottom w:val="none" w:sz="0" w:space="0" w:color="auto"/>
            <w:right w:val="none" w:sz="0" w:space="0" w:color="auto"/>
          </w:divBdr>
        </w:div>
        <w:div w:id="1329092422">
          <w:marLeft w:val="1166"/>
          <w:marRight w:val="0"/>
          <w:marTop w:val="96"/>
          <w:marBottom w:val="0"/>
          <w:divBdr>
            <w:top w:val="none" w:sz="0" w:space="0" w:color="auto"/>
            <w:left w:val="none" w:sz="0" w:space="0" w:color="auto"/>
            <w:bottom w:val="none" w:sz="0" w:space="0" w:color="auto"/>
            <w:right w:val="none" w:sz="0" w:space="0" w:color="auto"/>
          </w:divBdr>
        </w:div>
        <w:div w:id="183447961">
          <w:marLeft w:val="1166"/>
          <w:marRight w:val="0"/>
          <w:marTop w:val="96"/>
          <w:marBottom w:val="0"/>
          <w:divBdr>
            <w:top w:val="none" w:sz="0" w:space="0" w:color="auto"/>
            <w:left w:val="none" w:sz="0" w:space="0" w:color="auto"/>
            <w:bottom w:val="none" w:sz="0" w:space="0" w:color="auto"/>
            <w:right w:val="none" w:sz="0" w:space="0" w:color="auto"/>
          </w:divBdr>
        </w:div>
        <w:div w:id="1966696298">
          <w:marLeft w:val="1166"/>
          <w:marRight w:val="0"/>
          <w:marTop w:val="96"/>
          <w:marBottom w:val="0"/>
          <w:divBdr>
            <w:top w:val="none" w:sz="0" w:space="0" w:color="auto"/>
            <w:left w:val="none" w:sz="0" w:space="0" w:color="auto"/>
            <w:bottom w:val="none" w:sz="0" w:space="0" w:color="auto"/>
            <w:right w:val="none" w:sz="0" w:space="0" w:color="auto"/>
          </w:divBdr>
        </w:div>
      </w:divsChild>
    </w:div>
    <w:div w:id="1718502600">
      <w:bodyDiv w:val="1"/>
      <w:marLeft w:val="0"/>
      <w:marRight w:val="0"/>
      <w:marTop w:val="0"/>
      <w:marBottom w:val="0"/>
      <w:divBdr>
        <w:top w:val="none" w:sz="0" w:space="0" w:color="auto"/>
        <w:left w:val="none" w:sz="0" w:space="0" w:color="auto"/>
        <w:bottom w:val="none" w:sz="0" w:space="0" w:color="auto"/>
        <w:right w:val="none" w:sz="0" w:space="0" w:color="auto"/>
      </w:divBdr>
      <w:divsChild>
        <w:div w:id="840436201">
          <w:marLeft w:val="1166"/>
          <w:marRight w:val="0"/>
          <w:marTop w:val="96"/>
          <w:marBottom w:val="0"/>
          <w:divBdr>
            <w:top w:val="none" w:sz="0" w:space="0" w:color="auto"/>
            <w:left w:val="none" w:sz="0" w:space="0" w:color="auto"/>
            <w:bottom w:val="none" w:sz="0" w:space="0" w:color="auto"/>
            <w:right w:val="none" w:sz="0" w:space="0" w:color="auto"/>
          </w:divBdr>
        </w:div>
        <w:div w:id="740445806">
          <w:marLeft w:val="1166"/>
          <w:marRight w:val="0"/>
          <w:marTop w:val="96"/>
          <w:marBottom w:val="0"/>
          <w:divBdr>
            <w:top w:val="none" w:sz="0" w:space="0" w:color="auto"/>
            <w:left w:val="none" w:sz="0" w:space="0" w:color="auto"/>
            <w:bottom w:val="none" w:sz="0" w:space="0" w:color="auto"/>
            <w:right w:val="none" w:sz="0" w:space="0" w:color="auto"/>
          </w:divBdr>
        </w:div>
      </w:divsChild>
    </w:div>
    <w:div w:id="1745562873">
      <w:bodyDiv w:val="1"/>
      <w:marLeft w:val="0"/>
      <w:marRight w:val="0"/>
      <w:marTop w:val="0"/>
      <w:marBottom w:val="0"/>
      <w:divBdr>
        <w:top w:val="none" w:sz="0" w:space="0" w:color="auto"/>
        <w:left w:val="none" w:sz="0" w:space="0" w:color="auto"/>
        <w:bottom w:val="none" w:sz="0" w:space="0" w:color="auto"/>
        <w:right w:val="none" w:sz="0" w:space="0" w:color="auto"/>
      </w:divBdr>
    </w:div>
    <w:div w:id="1775199487">
      <w:bodyDiv w:val="1"/>
      <w:marLeft w:val="0"/>
      <w:marRight w:val="0"/>
      <w:marTop w:val="0"/>
      <w:marBottom w:val="0"/>
      <w:divBdr>
        <w:top w:val="none" w:sz="0" w:space="0" w:color="auto"/>
        <w:left w:val="none" w:sz="0" w:space="0" w:color="auto"/>
        <w:bottom w:val="none" w:sz="0" w:space="0" w:color="auto"/>
        <w:right w:val="none" w:sz="0" w:space="0" w:color="auto"/>
      </w:divBdr>
    </w:div>
    <w:div w:id="1825466458">
      <w:bodyDiv w:val="1"/>
      <w:marLeft w:val="0"/>
      <w:marRight w:val="0"/>
      <w:marTop w:val="0"/>
      <w:marBottom w:val="0"/>
      <w:divBdr>
        <w:top w:val="none" w:sz="0" w:space="0" w:color="auto"/>
        <w:left w:val="none" w:sz="0" w:space="0" w:color="auto"/>
        <w:bottom w:val="none" w:sz="0" w:space="0" w:color="auto"/>
        <w:right w:val="none" w:sz="0" w:space="0" w:color="auto"/>
      </w:divBdr>
    </w:div>
    <w:div w:id="1833058824">
      <w:bodyDiv w:val="1"/>
      <w:marLeft w:val="0"/>
      <w:marRight w:val="0"/>
      <w:marTop w:val="0"/>
      <w:marBottom w:val="0"/>
      <w:divBdr>
        <w:top w:val="none" w:sz="0" w:space="0" w:color="auto"/>
        <w:left w:val="none" w:sz="0" w:space="0" w:color="auto"/>
        <w:bottom w:val="none" w:sz="0" w:space="0" w:color="auto"/>
        <w:right w:val="none" w:sz="0" w:space="0" w:color="auto"/>
      </w:divBdr>
      <w:divsChild>
        <w:div w:id="1471902264">
          <w:marLeft w:val="0"/>
          <w:marRight w:val="0"/>
          <w:marTop w:val="0"/>
          <w:marBottom w:val="0"/>
          <w:divBdr>
            <w:top w:val="none" w:sz="0" w:space="0" w:color="auto"/>
            <w:left w:val="none" w:sz="0" w:space="0" w:color="auto"/>
            <w:bottom w:val="none" w:sz="0" w:space="0" w:color="auto"/>
            <w:right w:val="none" w:sz="0" w:space="0" w:color="auto"/>
          </w:divBdr>
        </w:div>
      </w:divsChild>
    </w:div>
    <w:div w:id="1846702480">
      <w:bodyDiv w:val="1"/>
      <w:marLeft w:val="0"/>
      <w:marRight w:val="0"/>
      <w:marTop w:val="0"/>
      <w:marBottom w:val="0"/>
      <w:divBdr>
        <w:top w:val="none" w:sz="0" w:space="0" w:color="auto"/>
        <w:left w:val="none" w:sz="0" w:space="0" w:color="auto"/>
        <w:bottom w:val="none" w:sz="0" w:space="0" w:color="auto"/>
        <w:right w:val="none" w:sz="0" w:space="0" w:color="auto"/>
      </w:divBdr>
    </w:div>
    <w:div w:id="1857765388">
      <w:bodyDiv w:val="1"/>
      <w:marLeft w:val="0"/>
      <w:marRight w:val="0"/>
      <w:marTop w:val="0"/>
      <w:marBottom w:val="0"/>
      <w:divBdr>
        <w:top w:val="none" w:sz="0" w:space="0" w:color="auto"/>
        <w:left w:val="none" w:sz="0" w:space="0" w:color="auto"/>
        <w:bottom w:val="none" w:sz="0" w:space="0" w:color="auto"/>
        <w:right w:val="none" w:sz="0" w:space="0" w:color="auto"/>
      </w:divBdr>
      <w:divsChild>
        <w:div w:id="704721389">
          <w:marLeft w:val="1166"/>
          <w:marRight w:val="0"/>
          <w:marTop w:val="53"/>
          <w:marBottom w:val="0"/>
          <w:divBdr>
            <w:top w:val="none" w:sz="0" w:space="0" w:color="auto"/>
            <w:left w:val="none" w:sz="0" w:space="0" w:color="auto"/>
            <w:bottom w:val="none" w:sz="0" w:space="0" w:color="auto"/>
            <w:right w:val="none" w:sz="0" w:space="0" w:color="auto"/>
          </w:divBdr>
        </w:div>
      </w:divsChild>
    </w:div>
    <w:div w:id="1882937612">
      <w:bodyDiv w:val="1"/>
      <w:marLeft w:val="0"/>
      <w:marRight w:val="0"/>
      <w:marTop w:val="0"/>
      <w:marBottom w:val="0"/>
      <w:divBdr>
        <w:top w:val="none" w:sz="0" w:space="0" w:color="auto"/>
        <w:left w:val="none" w:sz="0" w:space="0" w:color="auto"/>
        <w:bottom w:val="none" w:sz="0" w:space="0" w:color="auto"/>
        <w:right w:val="none" w:sz="0" w:space="0" w:color="auto"/>
      </w:divBdr>
    </w:div>
    <w:div w:id="1937202790">
      <w:bodyDiv w:val="1"/>
      <w:marLeft w:val="0"/>
      <w:marRight w:val="0"/>
      <w:marTop w:val="0"/>
      <w:marBottom w:val="0"/>
      <w:divBdr>
        <w:top w:val="none" w:sz="0" w:space="0" w:color="auto"/>
        <w:left w:val="none" w:sz="0" w:space="0" w:color="auto"/>
        <w:bottom w:val="none" w:sz="0" w:space="0" w:color="auto"/>
        <w:right w:val="none" w:sz="0" w:space="0" w:color="auto"/>
      </w:divBdr>
    </w:div>
    <w:div w:id="1953706417">
      <w:bodyDiv w:val="1"/>
      <w:marLeft w:val="0"/>
      <w:marRight w:val="0"/>
      <w:marTop w:val="0"/>
      <w:marBottom w:val="0"/>
      <w:divBdr>
        <w:top w:val="none" w:sz="0" w:space="0" w:color="auto"/>
        <w:left w:val="none" w:sz="0" w:space="0" w:color="auto"/>
        <w:bottom w:val="none" w:sz="0" w:space="0" w:color="auto"/>
        <w:right w:val="none" w:sz="0" w:space="0" w:color="auto"/>
      </w:divBdr>
      <w:divsChild>
        <w:div w:id="1558667637">
          <w:marLeft w:val="547"/>
          <w:marRight w:val="0"/>
          <w:marTop w:val="134"/>
          <w:marBottom w:val="0"/>
          <w:divBdr>
            <w:top w:val="none" w:sz="0" w:space="0" w:color="auto"/>
            <w:left w:val="none" w:sz="0" w:space="0" w:color="auto"/>
            <w:bottom w:val="none" w:sz="0" w:space="0" w:color="auto"/>
            <w:right w:val="none" w:sz="0" w:space="0" w:color="auto"/>
          </w:divBdr>
        </w:div>
      </w:divsChild>
    </w:div>
    <w:div w:id="2032603073">
      <w:bodyDiv w:val="1"/>
      <w:marLeft w:val="0"/>
      <w:marRight w:val="0"/>
      <w:marTop w:val="0"/>
      <w:marBottom w:val="0"/>
      <w:divBdr>
        <w:top w:val="none" w:sz="0" w:space="0" w:color="auto"/>
        <w:left w:val="none" w:sz="0" w:space="0" w:color="auto"/>
        <w:bottom w:val="none" w:sz="0" w:space="0" w:color="auto"/>
        <w:right w:val="none" w:sz="0" w:space="0" w:color="auto"/>
      </w:divBdr>
    </w:div>
    <w:div w:id="2082483906">
      <w:bodyDiv w:val="1"/>
      <w:marLeft w:val="0"/>
      <w:marRight w:val="0"/>
      <w:marTop w:val="0"/>
      <w:marBottom w:val="0"/>
      <w:divBdr>
        <w:top w:val="none" w:sz="0" w:space="0" w:color="auto"/>
        <w:left w:val="none" w:sz="0" w:space="0" w:color="auto"/>
        <w:bottom w:val="none" w:sz="0" w:space="0" w:color="auto"/>
        <w:right w:val="none" w:sz="0" w:space="0" w:color="auto"/>
      </w:divBdr>
      <w:divsChild>
        <w:div w:id="1012878124">
          <w:marLeft w:val="1166"/>
          <w:marRight w:val="0"/>
          <w:marTop w:val="5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emf"/><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e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6.emf"/><Relationship Id="rId31"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emf"/><Relationship Id="rId27" Type="http://schemas.openxmlformats.org/officeDocument/2006/relationships/image" Target="media/image12.emf"/><Relationship Id="rId30" Type="http://schemas.openxmlformats.org/officeDocument/2006/relationships/image" Target="media/image140.png"/><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y\Desktop\smu\SMU_Design_Spec_v0.1.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421C7-BF3B-4AE5-9B4E-3E8D1676E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SMU_Design_Spec_v0.1</Template>
  <TotalTime>746</TotalTime>
  <Pages>49</Pages>
  <Words>5915</Words>
  <Characters>33721</Characters>
  <Application>Microsoft Office Word</Application>
  <DocSecurity>0</DocSecurity>
  <Lines>281</Lines>
  <Paragraphs>79</Paragraphs>
  <ScaleCrop>false</ScaleCrop>
  <Company>Andes Technology Corporation</Company>
  <LinksUpToDate>false</LinksUpToDate>
  <CharactersWithSpaces>39557</CharactersWithSpaces>
  <SharedDoc>false</SharedDoc>
  <HLinks>
    <vt:vector size="288" baseType="variant">
      <vt:variant>
        <vt:i4>1048634</vt:i4>
      </vt:variant>
      <vt:variant>
        <vt:i4>329</vt:i4>
      </vt:variant>
      <vt:variant>
        <vt:i4>0</vt:i4>
      </vt:variant>
      <vt:variant>
        <vt:i4>5</vt:i4>
      </vt:variant>
      <vt:variant>
        <vt:lpwstr/>
      </vt:variant>
      <vt:variant>
        <vt:lpwstr>_Toc354388597</vt:lpwstr>
      </vt:variant>
      <vt:variant>
        <vt:i4>1048634</vt:i4>
      </vt:variant>
      <vt:variant>
        <vt:i4>323</vt:i4>
      </vt:variant>
      <vt:variant>
        <vt:i4>0</vt:i4>
      </vt:variant>
      <vt:variant>
        <vt:i4>5</vt:i4>
      </vt:variant>
      <vt:variant>
        <vt:lpwstr/>
      </vt:variant>
      <vt:variant>
        <vt:lpwstr>_Toc354388596</vt:lpwstr>
      </vt:variant>
      <vt:variant>
        <vt:i4>1048634</vt:i4>
      </vt:variant>
      <vt:variant>
        <vt:i4>317</vt:i4>
      </vt:variant>
      <vt:variant>
        <vt:i4>0</vt:i4>
      </vt:variant>
      <vt:variant>
        <vt:i4>5</vt:i4>
      </vt:variant>
      <vt:variant>
        <vt:lpwstr/>
      </vt:variant>
      <vt:variant>
        <vt:lpwstr>_Toc354388595</vt:lpwstr>
      </vt:variant>
      <vt:variant>
        <vt:i4>1048634</vt:i4>
      </vt:variant>
      <vt:variant>
        <vt:i4>311</vt:i4>
      </vt:variant>
      <vt:variant>
        <vt:i4>0</vt:i4>
      </vt:variant>
      <vt:variant>
        <vt:i4>5</vt:i4>
      </vt:variant>
      <vt:variant>
        <vt:lpwstr/>
      </vt:variant>
      <vt:variant>
        <vt:lpwstr>_Toc354388594</vt:lpwstr>
      </vt:variant>
      <vt:variant>
        <vt:i4>1048634</vt:i4>
      </vt:variant>
      <vt:variant>
        <vt:i4>305</vt:i4>
      </vt:variant>
      <vt:variant>
        <vt:i4>0</vt:i4>
      </vt:variant>
      <vt:variant>
        <vt:i4>5</vt:i4>
      </vt:variant>
      <vt:variant>
        <vt:lpwstr/>
      </vt:variant>
      <vt:variant>
        <vt:lpwstr>_Toc354388593</vt:lpwstr>
      </vt:variant>
      <vt:variant>
        <vt:i4>1048634</vt:i4>
      </vt:variant>
      <vt:variant>
        <vt:i4>299</vt:i4>
      </vt:variant>
      <vt:variant>
        <vt:i4>0</vt:i4>
      </vt:variant>
      <vt:variant>
        <vt:i4>5</vt:i4>
      </vt:variant>
      <vt:variant>
        <vt:lpwstr/>
      </vt:variant>
      <vt:variant>
        <vt:lpwstr>_Toc354388592</vt:lpwstr>
      </vt:variant>
      <vt:variant>
        <vt:i4>1048634</vt:i4>
      </vt:variant>
      <vt:variant>
        <vt:i4>290</vt:i4>
      </vt:variant>
      <vt:variant>
        <vt:i4>0</vt:i4>
      </vt:variant>
      <vt:variant>
        <vt:i4>5</vt:i4>
      </vt:variant>
      <vt:variant>
        <vt:lpwstr/>
      </vt:variant>
      <vt:variant>
        <vt:lpwstr>_Toc354388591</vt:lpwstr>
      </vt:variant>
      <vt:variant>
        <vt:i4>1048634</vt:i4>
      </vt:variant>
      <vt:variant>
        <vt:i4>284</vt:i4>
      </vt:variant>
      <vt:variant>
        <vt:i4>0</vt:i4>
      </vt:variant>
      <vt:variant>
        <vt:i4>5</vt:i4>
      </vt:variant>
      <vt:variant>
        <vt:lpwstr/>
      </vt:variant>
      <vt:variant>
        <vt:lpwstr>_Toc354388590</vt:lpwstr>
      </vt:variant>
      <vt:variant>
        <vt:i4>1114170</vt:i4>
      </vt:variant>
      <vt:variant>
        <vt:i4>275</vt:i4>
      </vt:variant>
      <vt:variant>
        <vt:i4>0</vt:i4>
      </vt:variant>
      <vt:variant>
        <vt:i4>5</vt:i4>
      </vt:variant>
      <vt:variant>
        <vt:lpwstr/>
      </vt:variant>
      <vt:variant>
        <vt:lpwstr>_Toc354388589</vt:lpwstr>
      </vt:variant>
      <vt:variant>
        <vt:i4>1114170</vt:i4>
      </vt:variant>
      <vt:variant>
        <vt:i4>269</vt:i4>
      </vt:variant>
      <vt:variant>
        <vt:i4>0</vt:i4>
      </vt:variant>
      <vt:variant>
        <vt:i4>5</vt:i4>
      </vt:variant>
      <vt:variant>
        <vt:lpwstr/>
      </vt:variant>
      <vt:variant>
        <vt:lpwstr>_Toc354388588</vt:lpwstr>
      </vt:variant>
      <vt:variant>
        <vt:i4>1114170</vt:i4>
      </vt:variant>
      <vt:variant>
        <vt:i4>263</vt:i4>
      </vt:variant>
      <vt:variant>
        <vt:i4>0</vt:i4>
      </vt:variant>
      <vt:variant>
        <vt:i4>5</vt:i4>
      </vt:variant>
      <vt:variant>
        <vt:lpwstr/>
      </vt:variant>
      <vt:variant>
        <vt:lpwstr>_Toc354388587</vt:lpwstr>
      </vt:variant>
      <vt:variant>
        <vt:i4>1114170</vt:i4>
      </vt:variant>
      <vt:variant>
        <vt:i4>257</vt:i4>
      </vt:variant>
      <vt:variant>
        <vt:i4>0</vt:i4>
      </vt:variant>
      <vt:variant>
        <vt:i4>5</vt:i4>
      </vt:variant>
      <vt:variant>
        <vt:lpwstr/>
      </vt:variant>
      <vt:variant>
        <vt:lpwstr>_Toc354388586</vt:lpwstr>
      </vt:variant>
      <vt:variant>
        <vt:i4>1114170</vt:i4>
      </vt:variant>
      <vt:variant>
        <vt:i4>251</vt:i4>
      </vt:variant>
      <vt:variant>
        <vt:i4>0</vt:i4>
      </vt:variant>
      <vt:variant>
        <vt:i4>5</vt:i4>
      </vt:variant>
      <vt:variant>
        <vt:lpwstr/>
      </vt:variant>
      <vt:variant>
        <vt:lpwstr>_Toc354388585</vt:lpwstr>
      </vt:variant>
      <vt:variant>
        <vt:i4>1114170</vt:i4>
      </vt:variant>
      <vt:variant>
        <vt:i4>245</vt:i4>
      </vt:variant>
      <vt:variant>
        <vt:i4>0</vt:i4>
      </vt:variant>
      <vt:variant>
        <vt:i4>5</vt:i4>
      </vt:variant>
      <vt:variant>
        <vt:lpwstr/>
      </vt:variant>
      <vt:variant>
        <vt:lpwstr>_Toc354388584</vt:lpwstr>
      </vt:variant>
      <vt:variant>
        <vt:i4>1114170</vt:i4>
      </vt:variant>
      <vt:variant>
        <vt:i4>239</vt:i4>
      </vt:variant>
      <vt:variant>
        <vt:i4>0</vt:i4>
      </vt:variant>
      <vt:variant>
        <vt:i4>5</vt:i4>
      </vt:variant>
      <vt:variant>
        <vt:lpwstr/>
      </vt:variant>
      <vt:variant>
        <vt:lpwstr>_Toc354388583</vt:lpwstr>
      </vt:variant>
      <vt:variant>
        <vt:i4>1114170</vt:i4>
      </vt:variant>
      <vt:variant>
        <vt:i4>233</vt:i4>
      </vt:variant>
      <vt:variant>
        <vt:i4>0</vt:i4>
      </vt:variant>
      <vt:variant>
        <vt:i4>5</vt:i4>
      </vt:variant>
      <vt:variant>
        <vt:lpwstr/>
      </vt:variant>
      <vt:variant>
        <vt:lpwstr>_Toc354388582</vt:lpwstr>
      </vt:variant>
      <vt:variant>
        <vt:i4>1114170</vt:i4>
      </vt:variant>
      <vt:variant>
        <vt:i4>227</vt:i4>
      </vt:variant>
      <vt:variant>
        <vt:i4>0</vt:i4>
      </vt:variant>
      <vt:variant>
        <vt:i4>5</vt:i4>
      </vt:variant>
      <vt:variant>
        <vt:lpwstr/>
      </vt:variant>
      <vt:variant>
        <vt:lpwstr>_Toc354388581</vt:lpwstr>
      </vt:variant>
      <vt:variant>
        <vt:i4>1114170</vt:i4>
      </vt:variant>
      <vt:variant>
        <vt:i4>221</vt:i4>
      </vt:variant>
      <vt:variant>
        <vt:i4>0</vt:i4>
      </vt:variant>
      <vt:variant>
        <vt:i4>5</vt:i4>
      </vt:variant>
      <vt:variant>
        <vt:lpwstr/>
      </vt:variant>
      <vt:variant>
        <vt:lpwstr>_Toc354388580</vt:lpwstr>
      </vt:variant>
      <vt:variant>
        <vt:i4>1966138</vt:i4>
      </vt:variant>
      <vt:variant>
        <vt:i4>215</vt:i4>
      </vt:variant>
      <vt:variant>
        <vt:i4>0</vt:i4>
      </vt:variant>
      <vt:variant>
        <vt:i4>5</vt:i4>
      </vt:variant>
      <vt:variant>
        <vt:lpwstr/>
      </vt:variant>
      <vt:variant>
        <vt:lpwstr>_Toc354388579</vt:lpwstr>
      </vt:variant>
      <vt:variant>
        <vt:i4>1966138</vt:i4>
      </vt:variant>
      <vt:variant>
        <vt:i4>209</vt:i4>
      </vt:variant>
      <vt:variant>
        <vt:i4>0</vt:i4>
      </vt:variant>
      <vt:variant>
        <vt:i4>5</vt:i4>
      </vt:variant>
      <vt:variant>
        <vt:lpwstr/>
      </vt:variant>
      <vt:variant>
        <vt:lpwstr>_Toc354388578</vt:lpwstr>
      </vt:variant>
      <vt:variant>
        <vt:i4>1966138</vt:i4>
      </vt:variant>
      <vt:variant>
        <vt:i4>203</vt:i4>
      </vt:variant>
      <vt:variant>
        <vt:i4>0</vt:i4>
      </vt:variant>
      <vt:variant>
        <vt:i4>5</vt:i4>
      </vt:variant>
      <vt:variant>
        <vt:lpwstr/>
      </vt:variant>
      <vt:variant>
        <vt:lpwstr>_Toc354388577</vt:lpwstr>
      </vt:variant>
      <vt:variant>
        <vt:i4>1966138</vt:i4>
      </vt:variant>
      <vt:variant>
        <vt:i4>197</vt:i4>
      </vt:variant>
      <vt:variant>
        <vt:i4>0</vt:i4>
      </vt:variant>
      <vt:variant>
        <vt:i4>5</vt:i4>
      </vt:variant>
      <vt:variant>
        <vt:lpwstr/>
      </vt:variant>
      <vt:variant>
        <vt:lpwstr>_Toc354388576</vt:lpwstr>
      </vt:variant>
      <vt:variant>
        <vt:i4>1966138</vt:i4>
      </vt:variant>
      <vt:variant>
        <vt:i4>191</vt:i4>
      </vt:variant>
      <vt:variant>
        <vt:i4>0</vt:i4>
      </vt:variant>
      <vt:variant>
        <vt:i4>5</vt:i4>
      </vt:variant>
      <vt:variant>
        <vt:lpwstr/>
      </vt:variant>
      <vt:variant>
        <vt:lpwstr>_Toc354388575</vt:lpwstr>
      </vt:variant>
      <vt:variant>
        <vt:i4>1966138</vt:i4>
      </vt:variant>
      <vt:variant>
        <vt:i4>185</vt:i4>
      </vt:variant>
      <vt:variant>
        <vt:i4>0</vt:i4>
      </vt:variant>
      <vt:variant>
        <vt:i4>5</vt:i4>
      </vt:variant>
      <vt:variant>
        <vt:lpwstr/>
      </vt:variant>
      <vt:variant>
        <vt:lpwstr>_Toc354388574</vt:lpwstr>
      </vt:variant>
      <vt:variant>
        <vt:i4>1966138</vt:i4>
      </vt:variant>
      <vt:variant>
        <vt:i4>179</vt:i4>
      </vt:variant>
      <vt:variant>
        <vt:i4>0</vt:i4>
      </vt:variant>
      <vt:variant>
        <vt:i4>5</vt:i4>
      </vt:variant>
      <vt:variant>
        <vt:lpwstr/>
      </vt:variant>
      <vt:variant>
        <vt:lpwstr>_Toc354388573</vt:lpwstr>
      </vt:variant>
      <vt:variant>
        <vt:i4>1966138</vt:i4>
      </vt:variant>
      <vt:variant>
        <vt:i4>173</vt:i4>
      </vt:variant>
      <vt:variant>
        <vt:i4>0</vt:i4>
      </vt:variant>
      <vt:variant>
        <vt:i4>5</vt:i4>
      </vt:variant>
      <vt:variant>
        <vt:lpwstr/>
      </vt:variant>
      <vt:variant>
        <vt:lpwstr>_Toc354388572</vt:lpwstr>
      </vt:variant>
      <vt:variant>
        <vt:i4>1966138</vt:i4>
      </vt:variant>
      <vt:variant>
        <vt:i4>167</vt:i4>
      </vt:variant>
      <vt:variant>
        <vt:i4>0</vt:i4>
      </vt:variant>
      <vt:variant>
        <vt:i4>5</vt:i4>
      </vt:variant>
      <vt:variant>
        <vt:lpwstr/>
      </vt:variant>
      <vt:variant>
        <vt:lpwstr>_Toc354388571</vt:lpwstr>
      </vt:variant>
      <vt:variant>
        <vt:i4>1966138</vt:i4>
      </vt:variant>
      <vt:variant>
        <vt:i4>161</vt:i4>
      </vt:variant>
      <vt:variant>
        <vt:i4>0</vt:i4>
      </vt:variant>
      <vt:variant>
        <vt:i4>5</vt:i4>
      </vt:variant>
      <vt:variant>
        <vt:lpwstr/>
      </vt:variant>
      <vt:variant>
        <vt:lpwstr>_Toc354388570</vt:lpwstr>
      </vt:variant>
      <vt:variant>
        <vt:i4>2031674</vt:i4>
      </vt:variant>
      <vt:variant>
        <vt:i4>155</vt:i4>
      </vt:variant>
      <vt:variant>
        <vt:i4>0</vt:i4>
      </vt:variant>
      <vt:variant>
        <vt:i4>5</vt:i4>
      </vt:variant>
      <vt:variant>
        <vt:lpwstr/>
      </vt:variant>
      <vt:variant>
        <vt:lpwstr>_Toc354388569</vt:lpwstr>
      </vt:variant>
      <vt:variant>
        <vt:i4>2031674</vt:i4>
      </vt:variant>
      <vt:variant>
        <vt:i4>149</vt:i4>
      </vt:variant>
      <vt:variant>
        <vt:i4>0</vt:i4>
      </vt:variant>
      <vt:variant>
        <vt:i4>5</vt:i4>
      </vt:variant>
      <vt:variant>
        <vt:lpwstr/>
      </vt:variant>
      <vt:variant>
        <vt:lpwstr>_Toc354388568</vt:lpwstr>
      </vt:variant>
      <vt:variant>
        <vt:i4>2031674</vt:i4>
      </vt:variant>
      <vt:variant>
        <vt:i4>143</vt:i4>
      </vt:variant>
      <vt:variant>
        <vt:i4>0</vt:i4>
      </vt:variant>
      <vt:variant>
        <vt:i4>5</vt:i4>
      </vt:variant>
      <vt:variant>
        <vt:lpwstr/>
      </vt:variant>
      <vt:variant>
        <vt:lpwstr>_Toc354388567</vt:lpwstr>
      </vt:variant>
      <vt:variant>
        <vt:i4>2031674</vt:i4>
      </vt:variant>
      <vt:variant>
        <vt:i4>137</vt:i4>
      </vt:variant>
      <vt:variant>
        <vt:i4>0</vt:i4>
      </vt:variant>
      <vt:variant>
        <vt:i4>5</vt:i4>
      </vt:variant>
      <vt:variant>
        <vt:lpwstr/>
      </vt:variant>
      <vt:variant>
        <vt:lpwstr>_Toc354388566</vt:lpwstr>
      </vt:variant>
      <vt:variant>
        <vt:i4>2031674</vt:i4>
      </vt:variant>
      <vt:variant>
        <vt:i4>131</vt:i4>
      </vt:variant>
      <vt:variant>
        <vt:i4>0</vt:i4>
      </vt:variant>
      <vt:variant>
        <vt:i4>5</vt:i4>
      </vt:variant>
      <vt:variant>
        <vt:lpwstr/>
      </vt:variant>
      <vt:variant>
        <vt:lpwstr>_Toc354388565</vt:lpwstr>
      </vt:variant>
      <vt:variant>
        <vt:i4>2031674</vt:i4>
      </vt:variant>
      <vt:variant>
        <vt:i4>125</vt:i4>
      </vt:variant>
      <vt:variant>
        <vt:i4>0</vt:i4>
      </vt:variant>
      <vt:variant>
        <vt:i4>5</vt:i4>
      </vt:variant>
      <vt:variant>
        <vt:lpwstr/>
      </vt:variant>
      <vt:variant>
        <vt:lpwstr>_Toc354388564</vt:lpwstr>
      </vt:variant>
      <vt:variant>
        <vt:i4>2031674</vt:i4>
      </vt:variant>
      <vt:variant>
        <vt:i4>119</vt:i4>
      </vt:variant>
      <vt:variant>
        <vt:i4>0</vt:i4>
      </vt:variant>
      <vt:variant>
        <vt:i4>5</vt:i4>
      </vt:variant>
      <vt:variant>
        <vt:lpwstr/>
      </vt:variant>
      <vt:variant>
        <vt:lpwstr>_Toc354388563</vt:lpwstr>
      </vt:variant>
      <vt:variant>
        <vt:i4>2031674</vt:i4>
      </vt:variant>
      <vt:variant>
        <vt:i4>113</vt:i4>
      </vt:variant>
      <vt:variant>
        <vt:i4>0</vt:i4>
      </vt:variant>
      <vt:variant>
        <vt:i4>5</vt:i4>
      </vt:variant>
      <vt:variant>
        <vt:lpwstr/>
      </vt:variant>
      <vt:variant>
        <vt:lpwstr>_Toc354388562</vt:lpwstr>
      </vt:variant>
      <vt:variant>
        <vt:i4>2031674</vt:i4>
      </vt:variant>
      <vt:variant>
        <vt:i4>107</vt:i4>
      </vt:variant>
      <vt:variant>
        <vt:i4>0</vt:i4>
      </vt:variant>
      <vt:variant>
        <vt:i4>5</vt:i4>
      </vt:variant>
      <vt:variant>
        <vt:lpwstr/>
      </vt:variant>
      <vt:variant>
        <vt:lpwstr>_Toc354388561</vt:lpwstr>
      </vt:variant>
      <vt:variant>
        <vt:i4>2031674</vt:i4>
      </vt:variant>
      <vt:variant>
        <vt:i4>101</vt:i4>
      </vt:variant>
      <vt:variant>
        <vt:i4>0</vt:i4>
      </vt:variant>
      <vt:variant>
        <vt:i4>5</vt:i4>
      </vt:variant>
      <vt:variant>
        <vt:lpwstr/>
      </vt:variant>
      <vt:variant>
        <vt:lpwstr>_Toc354388560</vt:lpwstr>
      </vt:variant>
      <vt:variant>
        <vt:i4>1835066</vt:i4>
      </vt:variant>
      <vt:variant>
        <vt:i4>95</vt:i4>
      </vt:variant>
      <vt:variant>
        <vt:i4>0</vt:i4>
      </vt:variant>
      <vt:variant>
        <vt:i4>5</vt:i4>
      </vt:variant>
      <vt:variant>
        <vt:lpwstr/>
      </vt:variant>
      <vt:variant>
        <vt:lpwstr>_Toc354388559</vt:lpwstr>
      </vt:variant>
      <vt:variant>
        <vt:i4>1835066</vt:i4>
      </vt:variant>
      <vt:variant>
        <vt:i4>89</vt:i4>
      </vt:variant>
      <vt:variant>
        <vt:i4>0</vt:i4>
      </vt:variant>
      <vt:variant>
        <vt:i4>5</vt:i4>
      </vt:variant>
      <vt:variant>
        <vt:lpwstr/>
      </vt:variant>
      <vt:variant>
        <vt:lpwstr>_Toc354388558</vt:lpwstr>
      </vt:variant>
      <vt:variant>
        <vt:i4>1835066</vt:i4>
      </vt:variant>
      <vt:variant>
        <vt:i4>83</vt:i4>
      </vt:variant>
      <vt:variant>
        <vt:i4>0</vt:i4>
      </vt:variant>
      <vt:variant>
        <vt:i4>5</vt:i4>
      </vt:variant>
      <vt:variant>
        <vt:lpwstr/>
      </vt:variant>
      <vt:variant>
        <vt:lpwstr>_Toc354388557</vt:lpwstr>
      </vt:variant>
      <vt:variant>
        <vt:i4>1835066</vt:i4>
      </vt:variant>
      <vt:variant>
        <vt:i4>77</vt:i4>
      </vt:variant>
      <vt:variant>
        <vt:i4>0</vt:i4>
      </vt:variant>
      <vt:variant>
        <vt:i4>5</vt:i4>
      </vt:variant>
      <vt:variant>
        <vt:lpwstr/>
      </vt:variant>
      <vt:variant>
        <vt:lpwstr>_Toc354388556</vt:lpwstr>
      </vt:variant>
      <vt:variant>
        <vt:i4>1835066</vt:i4>
      </vt:variant>
      <vt:variant>
        <vt:i4>71</vt:i4>
      </vt:variant>
      <vt:variant>
        <vt:i4>0</vt:i4>
      </vt:variant>
      <vt:variant>
        <vt:i4>5</vt:i4>
      </vt:variant>
      <vt:variant>
        <vt:lpwstr/>
      </vt:variant>
      <vt:variant>
        <vt:lpwstr>_Toc354388555</vt:lpwstr>
      </vt:variant>
      <vt:variant>
        <vt:i4>1835066</vt:i4>
      </vt:variant>
      <vt:variant>
        <vt:i4>65</vt:i4>
      </vt:variant>
      <vt:variant>
        <vt:i4>0</vt:i4>
      </vt:variant>
      <vt:variant>
        <vt:i4>5</vt:i4>
      </vt:variant>
      <vt:variant>
        <vt:lpwstr/>
      </vt:variant>
      <vt:variant>
        <vt:lpwstr>_Toc354388554</vt:lpwstr>
      </vt:variant>
      <vt:variant>
        <vt:i4>1835066</vt:i4>
      </vt:variant>
      <vt:variant>
        <vt:i4>59</vt:i4>
      </vt:variant>
      <vt:variant>
        <vt:i4>0</vt:i4>
      </vt:variant>
      <vt:variant>
        <vt:i4>5</vt:i4>
      </vt:variant>
      <vt:variant>
        <vt:lpwstr/>
      </vt:variant>
      <vt:variant>
        <vt:lpwstr>_Toc354388553</vt:lpwstr>
      </vt:variant>
      <vt:variant>
        <vt:i4>1835066</vt:i4>
      </vt:variant>
      <vt:variant>
        <vt:i4>53</vt:i4>
      </vt:variant>
      <vt:variant>
        <vt:i4>0</vt:i4>
      </vt:variant>
      <vt:variant>
        <vt:i4>5</vt:i4>
      </vt:variant>
      <vt:variant>
        <vt:lpwstr/>
      </vt:variant>
      <vt:variant>
        <vt:lpwstr>_Toc354388552</vt:lpwstr>
      </vt:variant>
      <vt:variant>
        <vt:i4>1835066</vt:i4>
      </vt:variant>
      <vt:variant>
        <vt:i4>47</vt:i4>
      </vt:variant>
      <vt:variant>
        <vt:i4>0</vt:i4>
      </vt:variant>
      <vt:variant>
        <vt:i4>5</vt:i4>
      </vt:variant>
      <vt:variant>
        <vt:lpwstr/>
      </vt:variant>
      <vt:variant>
        <vt:lpwstr>_Toc354388551</vt:lpwstr>
      </vt:variant>
      <vt:variant>
        <vt:i4>1835066</vt:i4>
      </vt:variant>
      <vt:variant>
        <vt:i4>41</vt:i4>
      </vt:variant>
      <vt:variant>
        <vt:i4>0</vt:i4>
      </vt:variant>
      <vt:variant>
        <vt:i4>5</vt:i4>
      </vt:variant>
      <vt:variant>
        <vt:lpwstr/>
      </vt:variant>
      <vt:variant>
        <vt:lpwstr>_Toc354388550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 Design Specification</dc:title>
  <dc:creator>Chevy Chia-Wei Hsu(許家瑋)</dc:creator>
  <cp:lastModifiedBy>Chevy Chia-Wei Hsu(許家瑋)</cp:lastModifiedBy>
  <cp:revision>16</cp:revision>
  <cp:lastPrinted>2008-10-13T01:17:00Z</cp:lastPrinted>
  <dcterms:created xsi:type="dcterms:W3CDTF">2019-05-02T00:56:00Z</dcterms:created>
  <dcterms:modified xsi:type="dcterms:W3CDTF">2019-05-06T05:18:00Z</dcterms:modified>
</cp:coreProperties>
</file>