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6C23" w:rsidRPr="00A96C23" w:rsidRDefault="00A96C23" w:rsidP="00A96C23">
      <w:pPr>
        <w:keepNext/>
        <w:rPr>
          <w:rFonts w:ascii="Candara" w:eastAsia="Candara" w:hAnsi="Candara" w:cs="Candara"/>
          <w:sz w:val="22"/>
        </w:rPr>
      </w:pPr>
    </w:p>
    <w:p w:rsidR="00A96C23" w:rsidRPr="00A96C23" w:rsidRDefault="00A96C23" w:rsidP="00A96C23">
      <w:pPr>
        <w:keepNext/>
        <w:rPr>
          <w:rFonts w:ascii="Candara" w:eastAsia="Candara" w:hAnsi="Candara" w:cs="Candara"/>
          <w:sz w:val="22"/>
        </w:rPr>
      </w:pPr>
    </w:p>
    <w:p w:rsidR="00A96C23" w:rsidRPr="00A96C23" w:rsidRDefault="00A96C23" w:rsidP="00A96C23">
      <w:pPr>
        <w:keepNext/>
        <w:rPr>
          <w:rFonts w:ascii="Candara" w:eastAsia="Candara" w:hAnsi="Candara" w:cs="Candara"/>
          <w:sz w:val="22"/>
        </w:rPr>
      </w:pPr>
    </w:p>
    <w:p w:rsidR="00A96C23" w:rsidRPr="00A96C23" w:rsidRDefault="00A96C23" w:rsidP="00A96C23">
      <w:pPr>
        <w:keepNext/>
        <w:rPr>
          <w:rFonts w:ascii="Candara" w:eastAsia="Candara" w:hAnsi="Candara" w:cs="Candara"/>
          <w:sz w:val="22"/>
        </w:rPr>
      </w:pPr>
    </w:p>
    <w:p w:rsidR="00A96C23" w:rsidRPr="00D26CBE" w:rsidRDefault="00A96C23" w:rsidP="00A96C23">
      <w:pPr>
        <w:keepNext/>
        <w:rPr>
          <w:rFonts w:ascii="Candara" w:eastAsiaTheme="minorEastAsia" w:hAnsi="Candara" w:cs="Candara"/>
          <w:sz w:val="22"/>
        </w:rPr>
      </w:pPr>
    </w:p>
    <w:p w:rsidR="00A96C23" w:rsidRPr="00A96C23" w:rsidRDefault="00A96C23" w:rsidP="00A96C23">
      <w:pPr>
        <w:keepNext/>
        <w:rPr>
          <w:rFonts w:ascii="Candara" w:eastAsia="Candara" w:hAnsi="Candara" w:cs="Candara"/>
          <w:sz w:val="22"/>
        </w:rPr>
      </w:pPr>
      <w:r w:rsidRPr="00A96C23">
        <w:rPr>
          <w:rFonts w:ascii="Candara" w:eastAsia="Candara" w:hAnsi="Candara" w:cs="Candara"/>
          <w:noProof/>
          <w:sz w:val="22"/>
        </w:rPr>
        <mc:AlternateContent>
          <mc:Choice Requires="wps">
            <w:drawing>
              <wp:anchor distT="0" distB="0" distL="114300" distR="114300" simplePos="0" relativeHeight="251660288" behindDoc="0" locked="0" layoutInCell="1" allowOverlap="1" wp14:anchorId="2675C14C" wp14:editId="0E855548">
                <wp:simplePos x="0" y="0"/>
                <wp:positionH relativeFrom="column">
                  <wp:posOffset>914021</wp:posOffset>
                </wp:positionH>
                <wp:positionV relativeFrom="paragraph">
                  <wp:posOffset>137558</wp:posOffset>
                </wp:positionV>
                <wp:extent cx="4879075" cy="4732655"/>
                <wp:effectExtent l="0" t="0" r="0" b="0"/>
                <wp:wrapNone/>
                <wp:docPr id="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075" cy="473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Default="00FA0104" w:rsidP="00A96C23">
                            <w:pPr>
                              <w:keepNext/>
                              <w:jc w:val="center"/>
                            </w:pPr>
                            <w:r>
                              <w:rPr>
                                <w:noProof/>
                              </w:rPr>
                              <w:drawing>
                                <wp:inline distT="0" distB="0" distL="0" distR="0" wp14:anchorId="46691A30" wp14:editId="491E8A64">
                                  <wp:extent cx="4488180" cy="4553585"/>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8180" cy="455358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026" type="#_x0000_t202" style="position:absolute;margin-left:71.95pt;margin-top:10.85pt;width:384.2pt;height:37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QKytQIAALs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" filled="f" stroked="f">
                <v:textbox style="mso-fit-shape-to-text:t">
                  <w:txbxContent>
                    <w:p w:rsidR="00FA0104" w:rsidRDefault="00FA0104" w:rsidP="00A96C23">
                      <w:pPr>
                        <w:keepNext/>
                        <w:jc w:val="center"/>
                      </w:pPr>
                      <w:r>
                        <w:rPr>
                          <w:noProof/>
                        </w:rPr>
                        <w:drawing>
                          <wp:inline distT="0" distB="0" distL="0" distR="0" wp14:anchorId="46691A30" wp14:editId="491E8A64">
                            <wp:extent cx="4488180" cy="4553585"/>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4553585"/>
                                    </a:xfrm>
                                    <a:prstGeom prst="rect">
                                      <a:avLst/>
                                    </a:prstGeom>
                                    <a:noFill/>
                                    <a:ln>
                                      <a:noFill/>
                                    </a:ln>
                                  </pic:spPr>
                                </pic:pic>
                              </a:graphicData>
                            </a:graphic>
                          </wp:inline>
                        </w:drawing>
                      </w:r>
                    </w:p>
                  </w:txbxContent>
                </v:textbox>
              </v:shape>
            </w:pict>
          </mc:Fallback>
        </mc:AlternateContent>
      </w:r>
    </w:p>
    <w:p w:rsidR="00A96C23" w:rsidRPr="00A96C23" w:rsidRDefault="00A96C23" w:rsidP="00A96C23">
      <w:pPr>
        <w:keepNext/>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r w:rsidRPr="00A96C23">
        <w:rPr>
          <w:rFonts w:ascii="Candara" w:eastAsia="Candara" w:hAnsi="Candara" w:cs="Candara"/>
          <w:noProof/>
          <w:sz w:val="22"/>
        </w:rPr>
        <mc:AlternateContent>
          <mc:Choice Requires="wps">
            <w:drawing>
              <wp:anchor distT="0" distB="0" distL="114300" distR="114300" simplePos="0" relativeHeight="251662336" behindDoc="0" locked="0" layoutInCell="1" allowOverlap="1" wp14:anchorId="2C256860" wp14:editId="3221EDB6">
                <wp:simplePos x="0" y="0"/>
                <wp:positionH relativeFrom="column">
                  <wp:posOffset>381758</wp:posOffset>
                </wp:positionH>
                <wp:positionV relativeFrom="paragraph">
                  <wp:posOffset>18728</wp:posOffset>
                </wp:positionV>
                <wp:extent cx="5943600" cy="3077570"/>
                <wp:effectExtent l="0" t="0" r="0" b="8890"/>
                <wp:wrapNone/>
                <wp:docPr id="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77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9B68B3" w:rsidRDefault="00FA0104" w:rsidP="00A96C23">
                            <w:pPr>
                              <w:jc w:val="cente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pP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fldChar w:fldCharType="begin"/>
                            </w: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instrText xml:space="preserve"> TITLE  \* FirstCap  \* MERGEFORMAT </w:instrText>
                            </w: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fldChar w:fldCharType="separate"/>
                            </w: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t>Graywolf BIU Design Specification</w:t>
                            </w: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7" type="#_x0000_t202" style="position:absolute;margin-left:30.05pt;margin-top:1.45pt;width:468pt;height:24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" filled="f" stroked="f">
                <v:textbox>
                  <w:txbxContent>
                    <w:p w:rsidR="00FA0104" w:rsidRPr="009B68B3" w:rsidRDefault="00FA0104" w:rsidP="00A96C23">
                      <w:pPr>
                        <w:jc w:val="cente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pP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fldChar w:fldCharType="begin"/>
                      </w: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instrText xml:space="preserve"> TITLE  \* FirstCap  \* MERGEFORMAT </w:instrText>
                      </w: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fldChar w:fldCharType="separate"/>
                      </w:r>
                      <w:proofErr w:type="spellStart"/>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t>Graywolf</w:t>
                      </w:r>
                      <w:proofErr w:type="spellEnd"/>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t xml:space="preserve"> BIU Design Specification</w:t>
                      </w: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fldChar w:fldCharType="end"/>
                      </w:r>
                    </w:p>
                  </w:txbxContent>
                </v:textbox>
              </v:shape>
            </w:pict>
          </mc:Fallback>
        </mc:AlternateContent>
      </w: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keepNext/>
        <w:rPr>
          <w:rFonts w:ascii="Candara" w:eastAsia="Candara" w:hAnsi="Candara" w:cs="Candara"/>
          <w:sz w:val="22"/>
        </w:rPr>
      </w:pPr>
      <w:r w:rsidRPr="00A96C23">
        <w:rPr>
          <w:rFonts w:ascii="Candara" w:eastAsia="Candara" w:hAnsi="Candara" w:cs="Candara"/>
          <w:noProof/>
          <w:sz w:val="22"/>
        </w:rPr>
        <mc:AlternateContent>
          <mc:Choice Requires="wps">
            <w:drawing>
              <wp:anchor distT="0" distB="0" distL="114300" distR="114300" simplePos="0" relativeHeight="251661312" behindDoc="0" locked="0" layoutInCell="1" allowOverlap="1" wp14:anchorId="5AA939DB" wp14:editId="291D5F20">
                <wp:simplePos x="0" y="0"/>
                <wp:positionH relativeFrom="column">
                  <wp:posOffset>1752600</wp:posOffset>
                </wp:positionH>
                <wp:positionV relativeFrom="paragraph">
                  <wp:posOffset>48260</wp:posOffset>
                </wp:positionV>
                <wp:extent cx="3048000" cy="1160145"/>
                <wp:effectExtent l="0" t="635" r="0" b="1270"/>
                <wp:wrapNone/>
                <wp:docPr id="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160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4440" w:type="dxa"/>
                              <w:tblInd w:w="108" w:type="dxa"/>
                              <w:tblLayout w:type="fixed"/>
                              <w:tblLook w:val="01E0" w:firstRow="1" w:lastRow="1" w:firstColumn="1" w:lastColumn="1" w:noHBand="0" w:noVBand="0"/>
                            </w:tblPr>
                            <w:tblGrid>
                              <w:gridCol w:w="2760"/>
                              <w:gridCol w:w="1680"/>
                            </w:tblGrid>
                            <w:tr w:rsidR="00FA0104" w:rsidRPr="00DC6200" w:rsidTr="0040777F">
                              <w:trPr>
                                <w:trHeight w:val="392"/>
                              </w:trPr>
                              <w:tc>
                                <w:tcPr>
                                  <w:tcW w:w="2760" w:type="dxa"/>
                                </w:tcPr>
                                <w:p w:rsidR="00FA0104" w:rsidRPr="007E5ED7" w:rsidRDefault="00FA0104" w:rsidP="00CB719B">
                                  <w:pPr>
                                    <w:pStyle w:val="TableContent-Left"/>
                                    <w:rPr>
                                      <w:rFonts w:ascii="Lucida Bright" w:hAnsi="Lucida Bright" w:cs="Lucida Sans Unicode"/>
                                      <w:b w:val="0"/>
                                      <w:color w:val="333399"/>
                                      <w:sz w:val="24"/>
                                    </w:rPr>
                                  </w:pPr>
                                  <w:r w:rsidRPr="007E5ED7">
                                    <w:rPr>
                                      <w:rFonts w:ascii="Lucida Bright" w:eastAsia="新細明體" w:hAnsi="Lucida Bright" w:cs="Lucida Sans Unicode"/>
                                      <w:b w:val="0"/>
                                      <w:color w:val="333399"/>
                                      <w:sz w:val="24"/>
                                    </w:rPr>
                                    <w:t>Document Number</w:t>
                                  </w:r>
                                </w:p>
                              </w:tc>
                              <w:tc>
                                <w:tcPr>
                                  <w:tcW w:w="1680" w:type="dxa"/>
                                </w:tcPr>
                                <w:p w:rsidR="00FA0104" w:rsidRPr="003D3BB5" w:rsidRDefault="00FA0104" w:rsidP="007B53DB">
                                  <w:pPr>
                                    <w:pStyle w:val="TableContent-Right"/>
                                    <w:jc w:val="left"/>
                                    <w:rPr>
                                      <w:rFonts w:ascii="Lucida Bright" w:eastAsiaTheme="minorEastAsia" w:hAnsi="Lucida Bright" w:cs="Lucida Sans Unicode"/>
                                      <w:b w:val="0"/>
                                      <w:color w:val="333399"/>
                                      <w:sz w:val="24"/>
                                    </w:rPr>
                                  </w:pPr>
                                  <w:r>
                                    <w:rPr>
                                      <w:rFonts w:ascii="Lucida Bright" w:eastAsiaTheme="minorEastAsia" w:hAnsi="Lucida Bright" w:cs="Lucida Sans Unicode" w:hint="eastAsia"/>
                                      <w:b w:val="0"/>
                                      <w:color w:val="333399"/>
                                      <w:sz w:val="24"/>
                                    </w:rPr>
                                    <w:t>DSP-00094</w:t>
                                  </w:r>
                                </w:p>
                              </w:tc>
                            </w:tr>
                            <w:tr w:rsidR="00FA0104" w:rsidRPr="00DC6200" w:rsidTr="0040777F">
                              <w:trPr>
                                <w:trHeight w:val="598"/>
                              </w:trPr>
                              <w:tc>
                                <w:tcPr>
                                  <w:tcW w:w="2760" w:type="dxa"/>
                                </w:tcPr>
                                <w:p w:rsidR="00FA0104" w:rsidRPr="007E5ED7" w:rsidRDefault="00FA0104" w:rsidP="00CB719B">
                                  <w:pPr>
                                    <w:pStyle w:val="TableContent-Left"/>
                                    <w:rPr>
                                      <w:rFonts w:ascii="Lucida Bright" w:hAnsi="Lucida Bright" w:cs="Lucida Sans Unicode"/>
                                      <w:b w:val="0"/>
                                      <w:color w:val="333399"/>
                                      <w:sz w:val="24"/>
                                    </w:rPr>
                                  </w:pPr>
                                  <w:r w:rsidRPr="007E5ED7">
                                    <w:rPr>
                                      <w:rFonts w:ascii="Lucida Bright" w:eastAsia="新細明體" w:hAnsi="Lucida Bright" w:cs="Lucida Sans Unicode"/>
                                      <w:b w:val="0"/>
                                      <w:color w:val="333399"/>
                                      <w:sz w:val="24"/>
                                    </w:rPr>
                                    <w:t>Date Issued</w:t>
                                  </w:r>
                                </w:p>
                              </w:tc>
                              <w:tc>
                                <w:tcPr>
                                  <w:tcW w:w="1680" w:type="dxa"/>
                                </w:tcPr>
                                <w:p w:rsidR="00FA0104" w:rsidRPr="001A7BDE" w:rsidRDefault="00FA0104" w:rsidP="00817E36">
                                  <w:pPr>
                                    <w:pStyle w:val="TableContent-Right"/>
                                    <w:jc w:val="left"/>
                                    <w:rPr>
                                      <w:rFonts w:ascii="Lucida Bright" w:eastAsiaTheme="minorEastAsia" w:hAnsi="Lucida Bright" w:cs="Lucida Sans Unicode"/>
                                      <w:b w:val="0"/>
                                      <w:color w:val="333399"/>
                                      <w:sz w:val="24"/>
                                    </w:rPr>
                                  </w:pPr>
                                </w:p>
                              </w:tc>
                            </w:tr>
                            <w:tr w:rsidR="00FA0104" w:rsidRPr="00DC6200" w:rsidTr="0040777F">
                              <w:trPr>
                                <w:trHeight w:val="550"/>
                              </w:trPr>
                              <w:tc>
                                <w:tcPr>
                                  <w:tcW w:w="2760" w:type="dxa"/>
                                </w:tcPr>
                                <w:p w:rsidR="00FA0104" w:rsidRPr="007E5ED7" w:rsidRDefault="00FA0104" w:rsidP="00F67F6C">
                                  <w:pPr>
                                    <w:rPr>
                                      <w:rFonts w:ascii="Lucida Bright" w:hAnsi="Lucida Bright"/>
                                      <w:color w:val="333399"/>
                                      <w:szCs w:val="24"/>
                                    </w:rPr>
                                  </w:pPr>
                                  <w:r w:rsidRPr="007E5ED7">
                                    <w:rPr>
                                      <w:rFonts w:ascii="Lucida Bright" w:hAnsi="Lucida Bright"/>
                                      <w:color w:val="333399"/>
                                      <w:szCs w:val="24"/>
                                    </w:rPr>
                                    <w:t>Status</w:t>
                                  </w:r>
                                </w:p>
                              </w:tc>
                              <w:tc>
                                <w:tcPr>
                                  <w:tcW w:w="1680" w:type="dxa"/>
                                </w:tcPr>
                                <w:p w:rsidR="00FA0104" w:rsidRPr="001A7BDE" w:rsidRDefault="00FA0104" w:rsidP="0040777F">
                                  <w:pPr>
                                    <w:rPr>
                                      <w:rFonts w:ascii="Lucida Bright" w:eastAsiaTheme="minorEastAsia" w:hAnsi="Lucida Bright"/>
                                      <w:color w:val="333399"/>
                                      <w:szCs w:val="24"/>
                                    </w:rPr>
                                  </w:pPr>
                                  <w:r>
                                    <w:rPr>
                                      <w:rFonts w:ascii="Lucida Bright" w:eastAsiaTheme="minorEastAsia" w:hAnsi="Lucida Bright"/>
                                      <w:color w:val="333399"/>
                                      <w:szCs w:val="24"/>
                                    </w:rPr>
                                    <w:t>I</w:t>
                                  </w:r>
                                  <w:r>
                                    <w:rPr>
                                      <w:rFonts w:ascii="Lucida Bright" w:eastAsiaTheme="minorEastAsia" w:hAnsi="Lucida Bright" w:hint="eastAsia"/>
                                      <w:color w:val="333399"/>
                                      <w:szCs w:val="24"/>
                                    </w:rPr>
                                    <w:t>n-progress</w:t>
                                  </w:r>
                                </w:p>
                              </w:tc>
                            </w:tr>
                          </w:tbl>
                          <w:p w:rsidR="00FA0104" w:rsidRPr="00DC6200" w:rsidRDefault="00FA0104" w:rsidP="00A96C23">
                            <w:pPr>
                              <w:rPr>
                                <w:rFonts w:ascii="Lucida Bright" w:hAnsi="Lucida Bright"/>
                                <w:color w:val="3333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8" type="#_x0000_t202" style="position:absolute;margin-left:138pt;margin-top:3.8pt;width:240pt;height:9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" filled="f" stroked="f">
                <v:textbox>
                  <w:txbxContent>
                    <w:tbl>
                      <w:tblPr>
                        <w:tblW w:w="4440" w:type="dxa"/>
                        <w:tblInd w:w="108" w:type="dxa"/>
                        <w:tblLayout w:type="fixed"/>
                        <w:tblLook w:val="01E0" w:firstRow="1" w:lastRow="1" w:firstColumn="1" w:lastColumn="1" w:noHBand="0" w:noVBand="0"/>
                      </w:tblPr>
                      <w:tblGrid>
                        <w:gridCol w:w="2760"/>
                        <w:gridCol w:w="1680"/>
                      </w:tblGrid>
                      <w:tr w:rsidR="00FA0104" w:rsidRPr="00DC6200" w:rsidTr="0040777F">
                        <w:trPr>
                          <w:trHeight w:val="392"/>
                        </w:trPr>
                        <w:tc>
                          <w:tcPr>
                            <w:tcW w:w="2760" w:type="dxa"/>
                          </w:tcPr>
                          <w:p w:rsidR="00FA0104" w:rsidRPr="007E5ED7" w:rsidRDefault="00FA0104" w:rsidP="00CB719B">
                            <w:pPr>
                              <w:pStyle w:val="TableContent-Left"/>
                              <w:rPr>
                                <w:rFonts w:ascii="Lucida Bright" w:hAnsi="Lucida Bright" w:cs="Lucida Sans Unicode"/>
                                <w:b w:val="0"/>
                                <w:color w:val="333399"/>
                                <w:sz w:val="24"/>
                              </w:rPr>
                            </w:pPr>
                            <w:r w:rsidRPr="007E5ED7">
                              <w:rPr>
                                <w:rFonts w:ascii="Lucida Bright" w:eastAsia="新細明體" w:hAnsi="Lucida Bright" w:cs="Lucida Sans Unicode"/>
                                <w:b w:val="0"/>
                                <w:color w:val="333399"/>
                                <w:sz w:val="24"/>
                              </w:rPr>
                              <w:t>Document Number</w:t>
                            </w:r>
                          </w:p>
                        </w:tc>
                        <w:tc>
                          <w:tcPr>
                            <w:tcW w:w="1680" w:type="dxa"/>
                          </w:tcPr>
                          <w:p w:rsidR="00FA0104" w:rsidRPr="003D3BB5" w:rsidRDefault="00FA0104" w:rsidP="007B53DB">
                            <w:pPr>
                              <w:pStyle w:val="TableContent-Right"/>
                              <w:jc w:val="left"/>
                              <w:rPr>
                                <w:rFonts w:ascii="Lucida Bright" w:eastAsiaTheme="minorEastAsia" w:hAnsi="Lucida Bright" w:cs="Lucida Sans Unicode"/>
                                <w:b w:val="0"/>
                                <w:color w:val="333399"/>
                                <w:sz w:val="24"/>
                              </w:rPr>
                            </w:pPr>
                            <w:r>
                              <w:rPr>
                                <w:rFonts w:ascii="Lucida Bright" w:eastAsiaTheme="minorEastAsia" w:hAnsi="Lucida Bright" w:cs="Lucida Sans Unicode" w:hint="eastAsia"/>
                                <w:b w:val="0"/>
                                <w:color w:val="333399"/>
                                <w:sz w:val="24"/>
                              </w:rPr>
                              <w:t>DSP-00094</w:t>
                            </w:r>
                          </w:p>
                        </w:tc>
                      </w:tr>
                      <w:tr w:rsidR="00FA0104" w:rsidRPr="00DC6200" w:rsidTr="0040777F">
                        <w:trPr>
                          <w:trHeight w:val="598"/>
                        </w:trPr>
                        <w:tc>
                          <w:tcPr>
                            <w:tcW w:w="2760" w:type="dxa"/>
                          </w:tcPr>
                          <w:p w:rsidR="00FA0104" w:rsidRPr="007E5ED7" w:rsidRDefault="00FA0104" w:rsidP="00CB719B">
                            <w:pPr>
                              <w:pStyle w:val="TableContent-Left"/>
                              <w:rPr>
                                <w:rFonts w:ascii="Lucida Bright" w:hAnsi="Lucida Bright" w:cs="Lucida Sans Unicode"/>
                                <w:b w:val="0"/>
                                <w:color w:val="333399"/>
                                <w:sz w:val="24"/>
                              </w:rPr>
                            </w:pPr>
                            <w:r w:rsidRPr="007E5ED7">
                              <w:rPr>
                                <w:rFonts w:ascii="Lucida Bright" w:eastAsia="新細明體" w:hAnsi="Lucida Bright" w:cs="Lucida Sans Unicode"/>
                                <w:b w:val="0"/>
                                <w:color w:val="333399"/>
                                <w:sz w:val="24"/>
                              </w:rPr>
                              <w:t>Date Issued</w:t>
                            </w:r>
                          </w:p>
                        </w:tc>
                        <w:tc>
                          <w:tcPr>
                            <w:tcW w:w="1680" w:type="dxa"/>
                          </w:tcPr>
                          <w:p w:rsidR="00FA0104" w:rsidRPr="001A7BDE" w:rsidRDefault="00FA0104" w:rsidP="00817E36">
                            <w:pPr>
                              <w:pStyle w:val="TableContent-Right"/>
                              <w:jc w:val="left"/>
                              <w:rPr>
                                <w:rFonts w:ascii="Lucida Bright" w:eastAsiaTheme="minorEastAsia" w:hAnsi="Lucida Bright" w:cs="Lucida Sans Unicode"/>
                                <w:b w:val="0"/>
                                <w:color w:val="333399"/>
                                <w:sz w:val="24"/>
                              </w:rPr>
                            </w:pPr>
                          </w:p>
                        </w:tc>
                      </w:tr>
                      <w:tr w:rsidR="00FA0104" w:rsidRPr="00DC6200" w:rsidTr="0040777F">
                        <w:trPr>
                          <w:trHeight w:val="550"/>
                        </w:trPr>
                        <w:tc>
                          <w:tcPr>
                            <w:tcW w:w="2760" w:type="dxa"/>
                          </w:tcPr>
                          <w:p w:rsidR="00FA0104" w:rsidRPr="007E5ED7" w:rsidRDefault="00FA0104" w:rsidP="00F67F6C">
                            <w:pPr>
                              <w:rPr>
                                <w:rFonts w:ascii="Lucida Bright" w:hAnsi="Lucida Bright"/>
                                <w:color w:val="333399"/>
                                <w:szCs w:val="24"/>
                              </w:rPr>
                            </w:pPr>
                            <w:r w:rsidRPr="007E5ED7">
                              <w:rPr>
                                <w:rFonts w:ascii="Lucida Bright" w:hAnsi="Lucida Bright"/>
                                <w:color w:val="333399"/>
                                <w:szCs w:val="24"/>
                              </w:rPr>
                              <w:t>Status</w:t>
                            </w:r>
                          </w:p>
                        </w:tc>
                        <w:tc>
                          <w:tcPr>
                            <w:tcW w:w="1680" w:type="dxa"/>
                          </w:tcPr>
                          <w:p w:rsidR="00FA0104" w:rsidRPr="001A7BDE" w:rsidRDefault="00FA0104" w:rsidP="0040777F">
                            <w:pPr>
                              <w:rPr>
                                <w:rFonts w:ascii="Lucida Bright" w:eastAsiaTheme="minorEastAsia" w:hAnsi="Lucida Bright"/>
                                <w:color w:val="333399"/>
                                <w:szCs w:val="24"/>
                              </w:rPr>
                            </w:pPr>
                            <w:r>
                              <w:rPr>
                                <w:rFonts w:ascii="Lucida Bright" w:eastAsiaTheme="minorEastAsia" w:hAnsi="Lucida Bright"/>
                                <w:color w:val="333399"/>
                                <w:szCs w:val="24"/>
                              </w:rPr>
                              <w:t>I</w:t>
                            </w:r>
                            <w:r>
                              <w:rPr>
                                <w:rFonts w:ascii="Lucida Bright" w:eastAsiaTheme="minorEastAsia" w:hAnsi="Lucida Bright" w:hint="eastAsia"/>
                                <w:color w:val="333399"/>
                                <w:szCs w:val="24"/>
                              </w:rPr>
                              <w:t>n-progress</w:t>
                            </w:r>
                          </w:p>
                        </w:tc>
                      </w:tr>
                    </w:tbl>
                    <w:p w:rsidR="00FA0104" w:rsidRPr="00DC6200" w:rsidRDefault="00FA0104" w:rsidP="00A96C23">
                      <w:pPr>
                        <w:rPr>
                          <w:rFonts w:ascii="Lucida Bright" w:hAnsi="Lucida Bright"/>
                          <w:color w:val="333399"/>
                        </w:rPr>
                      </w:pPr>
                    </w:p>
                  </w:txbxContent>
                </v:textbox>
              </v:shape>
            </w:pict>
          </mc:Fallback>
        </mc:AlternateContent>
      </w: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64D55" w:rsidRDefault="00A96C23" w:rsidP="00A96C23">
      <w:pPr>
        <w:rPr>
          <w:rFonts w:ascii="Candara" w:eastAsiaTheme="minorEastAsia" w:hAnsi="Candara" w:cs="Candara"/>
          <w:sz w:val="22"/>
        </w:rPr>
      </w:pPr>
    </w:p>
    <w:p w:rsidR="00A96C23" w:rsidRPr="00A96C23" w:rsidRDefault="00A96C23" w:rsidP="00A96C23">
      <w:pPr>
        <w:rPr>
          <w:rFonts w:ascii="Candara" w:eastAsia="Candara" w:hAnsi="Candara" w:cs="Candara"/>
          <w:sz w:val="22"/>
        </w:rPr>
      </w:pPr>
    </w:p>
    <w:p w:rsidR="00A96C23" w:rsidRPr="00A64D55" w:rsidRDefault="00A96C23" w:rsidP="00A96C23">
      <w:pPr>
        <w:rPr>
          <w:rFonts w:ascii="Candara" w:eastAsiaTheme="minorEastAsia" w:hAnsi="Candara" w:cs="Candara"/>
          <w:sz w:val="22"/>
        </w:rPr>
      </w:pPr>
    </w:p>
    <w:p w:rsidR="00A96C23" w:rsidRPr="00A96C23" w:rsidRDefault="00A96C23" w:rsidP="00A96C23">
      <w:pPr>
        <w:rPr>
          <w:rFonts w:ascii="Candara" w:eastAsia="Candara" w:hAnsi="Candara" w:cs="Candara"/>
          <w:sz w:val="22"/>
        </w:rPr>
      </w:pPr>
      <w:r w:rsidRPr="00A96C23">
        <w:rPr>
          <w:rFonts w:ascii="Candara" w:eastAsia="Candara" w:hAnsi="Candara" w:cs="Candara"/>
          <w:noProof/>
          <w:sz w:val="22"/>
        </w:rPr>
        <mc:AlternateContent>
          <mc:Choice Requires="wps">
            <w:drawing>
              <wp:anchor distT="0" distB="0" distL="114300" distR="114300" simplePos="0" relativeHeight="251659264" behindDoc="0" locked="0" layoutInCell="1" allowOverlap="1" wp14:anchorId="66D71CEC" wp14:editId="657D82D1">
                <wp:simplePos x="0" y="0"/>
                <wp:positionH relativeFrom="column">
                  <wp:posOffset>3581400</wp:posOffset>
                </wp:positionH>
                <wp:positionV relativeFrom="paragraph">
                  <wp:posOffset>193040</wp:posOffset>
                </wp:positionV>
                <wp:extent cx="3288030" cy="1412240"/>
                <wp:effectExtent l="0" t="2540" r="0" b="0"/>
                <wp:wrapNone/>
                <wp:docPr id="5"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030" cy="141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Default="00FA0104" w:rsidP="00A96C23">
                            <w:pPr>
                              <w:keepNext/>
                            </w:pPr>
                            <w:r>
                              <w:rPr>
                                <w:noProof/>
                              </w:rPr>
                              <w:drawing>
                                <wp:inline distT="0" distB="0" distL="0" distR="0" wp14:anchorId="2953DE40" wp14:editId="11820050">
                                  <wp:extent cx="3107055" cy="1231900"/>
                                  <wp:effectExtent l="0" t="0" r="0" b="6350"/>
                                  <wp:docPr id="8" name="圖片 8" descr="Andeslogo10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eslogo10fi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7055" cy="1231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4" o:spid="_x0000_s1029" type="#_x0000_t202" style="position:absolute;margin-left:282pt;margin-top:15.2pt;width:258.9pt;height:111.2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" filled="f" stroked="f">
                <v:textbox style="mso-fit-shape-to-text:t">
                  <w:txbxContent>
                    <w:p w:rsidR="00FA0104" w:rsidRDefault="00FA0104" w:rsidP="00A96C23">
                      <w:pPr>
                        <w:keepNext/>
                      </w:pPr>
                      <w:r>
                        <w:rPr>
                          <w:noProof/>
                        </w:rPr>
                        <w:drawing>
                          <wp:inline distT="0" distB="0" distL="0" distR="0" wp14:anchorId="2953DE40" wp14:editId="11820050">
                            <wp:extent cx="3107055" cy="1231900"/>
                            <wp:effectExtent l="0" t="0" r="0" b="6350"/>
                            <wp:docPr id="8" name="圖片 8" descr="Andeslogo10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eslogo10fi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055" cy="1231900"/>
                                    </a:xfrm>
                                    <a:prstGeom prst="rect">
                                      <a:avLst/>
                                    </a:prstGeom>
                                    <a:noFill/>
                                    <a:ln>
                                      <a:noFill/>
                                    </a:ln>
                                  </pic:spPr>
                                </pic:pic>
                              </a:graphicData>
                            </a:graphic>
                          </wp:inline>
                        </w:drawing>
                      </w:r>
                    </w:p>
                  </w:txbxContent>
                </v:textbox>
              </v:shape>
            </w:pict>
          </mc:Fallback>
        </mc:AlternateContent>
      </w:r>
    </w:p>
    <w:p w:rsidR="00A96C23" w:rsidRPr="00A96C23" w:rsidRDefault="00A96C23" w:rsidP="00A96C23">
      <w:pPr>
        <w:rPr>
          <w:rFonts w:ascii="Candara" w:eastAsia="Candara" w:hAnsi="Candara" w:cs="Candara"/>
          <w:sz w:val="22"/>
        </w:rPr>
      </w:pPr>
    </w:p>
    <w:p w:rsidR="00A96C23" w:rsidRPr="00A96C23" w:rsidRDefault="00A96C23" w:rsidP="00A96C23">
      <w:pPr>
        <w:jc w:val="right"/>
        <w:rPr>
          <w:rFonts w:ascii="Candara" w:eastAsia="Candara" w:hAnsi="Candara" w:cs="Candara"/>
          <w:sz w:val="22"/>
        </w:rPr>
      </w:pPr>
    </w:p>
    <w:p w:rsidR="00A96C23" w:rsidRPr="00A96C23" w:rsidRDefault="00A96C23" w:rsidP="00A96C23">
      <w:pPr>
        <w:rPr>
          <w:rFonts w:ascii="Candara" w:eastAsia="Candara" w:hAnsi="Candara" w:cs="Candara"/>
          <w:sz w:val="22"/>
        </w:rPr>
      </w:pPr>
      <w:r w:rsidRPr="00A96C23">
        <w:rPr>
          <w:rFonts w:ascii="Candara" w:eastAsia="Candara" w:hAnsi="Candara" w:cs="Candara"/>
          <w:noProof/>
          <w:sz w:val="22"/>
        </w:rPr>
        <mc:AlternateContent>
          <mc:Choice Requires="wps">
            <w:drawing>
              <wp:anchor distT="0" distB="0" distL="114300" distR="114300" simplePos="0" relativeHeight="251663360" behindDoc="0" locked="0" layoutInCell="1" allowOverlap="1" wp14:anchorId="1B107A26" wp14:editId="622ABEB2">
                <wp:simplePos x="0" y="0"/>
                <wp:positionH relativeFrom="column">
                  <wp:posOffset>-76200</wp:posOffset>
                </wp:positionH>
                <wp:positionV relativeFrom="paragraph">
                  <wp:posOffset>70485</wp:posOffset>
                </wp:positionV>
                <wp:extent cx="3200400" cy="644525"/>
                <wp:effectExtent l="0" t="3810" r="0" b="0"/>
                <wp:wrapNone/>
                <wp:docPr id="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6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1C2E73" w:rsidRDefault="00FA0104" w:rsidP="00A96C23">
                            <w:pPr>
                              <w:rPr>
                                <w:b/>
                                <w:color w:val="333399"/>
                                <w:sz w:val="52"/>
                                <w:szCs w:val="52"/>
                              </w:rPr>
                            </w:pPr>
                            <w:r w:rsidRPr="001C2E73">
                              <w:rPr>
                                <w:b/>
                                <w:color w:val="333399"/>
                                <w:sz w:val="52"/>
                                <w:szCs w:val="52"/>
                              </w:rPr>
                              <w:t>CONFIDENTIAL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0" type="#_x0000_t202" style="position:absolute;margin-left:-6pt;margin-top:5.55pt;width:252pt;height:5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Jg3twIAAME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" filled="f" stroked="f">
                <v:textbox>
                  <w:txbxContent>
                    <w:p w:rsidR="00FA0104" w:rsidRPr="001C2E73" w:rsidRDefault="00FA0104" w:rsidP="00A96C23">
                      <w:pPr>
                        <w:rPr>
                          <w:b/>
                          <w:color w:val="333399"/>
                          <w:sz w:val="52"/>
                          <w:szCs w:val="52"/>
                        </w:rPr>
                      </w:pPr>
                      <w:r w:rsidRPr="001C2E73">
                        <w:rPr>
                          <w:b/>
                          <w:color w:val="333399"/>
                          <w:sz w:val="52"/>
                          <w:szCs w:val="52"/>
                        </w:rPr>
                        <w:t>CONFIDENTIAL</w:t>
                      </w:r>
                    </w:p>
                  </w:txbxContent>
                </v:textbox>
              </v:shape>
            </w:pict>
          </mc:Fallback>
        </mc:AlternateContent>
      </w:r>
      <w:r w:rsidRPr="00A96C23">
        <w:rPr>
          <w:rFonts w:ascii="Candara" w:eastAsia="Candara" w:hAnsi="Candara" w:cs="Candara"/>
          <w:sz w:val="22"/>
        </w:rPr>
        <w:br w:type="page"/>
      </w:r>
    </w:p>
    <w:p w:rsidR="00F81316" w:rsidRDefault="00617E5F" w:rsidP="00A96C23">
      <w:pPr>
        <w:pStyle w:val="Index"/>
        <w:pageBreakBefore/>
        <w:outlineLvl w:val="0"/>
        <w:rPr>
          <w:rFonts w:eastAsia="新細明體"/>
        </w:rPr>
      </w:pPr>
      <w:bookmarkStart w:id="0" w:name="_Toc444090096"/>
      <w:r w:rsidRPr="00617E5F">
        <w:rPr>
          <w:rFonts w:hint="eastAsia"/>
        </w:rPr>
        <w:lastRenderedPageBreak/>
        <w:t>Revision History</w:t>
      </w:r>
      <w:bookmarkEnd w:id="0"/>
    </w:p>
    <w:tbl>
      <w:tblPr>
        <w:tblStyle w:val="ad"/>
        <w:tblW w:w="10342" w:type="dxa"/>
        <w:tblInd w:w="108" w:type="dxa"/>
        <w:tblLook w:val="01E0" w:firstRow="1" w:lastRow="1" w:firstColumn="1" w:lastColumn="1" w:noHBand="0" w:noVBand="0"/>
      </w:tblPr>
      <w:tblGrid>
        <w:gridCol w:w="841"/>
        <w:gridCol w:w="1686"/>
        <w:gridCol w:w="1802"/>
        <w:gridCol w:w="4666"/>
        <w:gridCol w:w="1347"/>
      </w:tblGrid>
      <w:tr w:rsidR="00D05D53" w:rsidTr="00723841">
        <w:trPr>
          <w:tblHeader/>
        </w:trPr>
        <w:tc>
          <w:tcPr>
            <w:tcW w:w="841" w:type="dxa"/>
            <w:shd w:val="clear" w:color="auto" w:fill="333399"/>
            <w:vAlign w:val="center"/>
          </w:tcPr>
          <w:p w:rsidR="00D05D53" w:rsidRPr="00B16891" w:rsidRDefault="00D05D53" w:rsidP="00A96C23">
            <w:pPr>
              <w:pStyle w:val="TableContent-Centered"/>
              <w:rPr>
                <w:rFonts w:ascii="Lucida Sans Unicode" w:hAnsi="Lucida Sans Unicode" w:cs="Lucida Sans Unicode"/>
                <w:color w:val="FFFFFF"/>
              </w:rPr>
            </w:pPr>
            <w:r w:rsidRPr="00B16891">
              <w:rPr>
                <w:rFonts w:ascii="Lucida Sans Unicode" w:eastAsia="新細明體" w:hAnsi="Lucida Sans Unicode" w:cs="Lucida Sans Unicode"/>
                <w:color w:val="FFFFFF"/>
              </w:rPr>
              <w:t>Rev.</w:t>
            </w:r>
          </w:p>
        </w:tc>
        <w:tc>
          <w:tcPr>
            <w:tcW w:w="1686" w:type="dxa"/>
            <w:shd w:val="clear" w:color="auto" w:fill="333399"/>
            <w:vAlign w:val="center"/>
          </w:tcPr>
          <w:p w:rsidR="00D05D53" w:rsidRPr="00B16891" w:rsidRDefault="00D05D53" w:rsidP="0040777F">
            <w:pPr>
              <w:pStyle w:val="TableContent-Centered"/>
              <w:rPr>
                <w:rFonts w:ascii="Lucida Sans Unicode" w:hAnsi="Lucida Sans Unicode" w:cs="Lucida Sans Unicode"/>
                <w:color w:val="FFFFFF"/>
              </w:rPr>
            </w:pPr>
            <w:r>
              <w:rPr>
                <w:rFonts w:ascii="Lucida Sans Unicode" w:eastAsia="新細明體" w:hAnsi="Lucida Sans Unicode" w:cs="Lucida Sans Unicode" w:hint="eastAsia"/>
                <w:color w:val="FFFFFF"/>
              </w:rPr>
              <w:t>Revision</w:t>
            </w:r>
            <w:r w:rsidRPr="00B16891">
              <w:rPr>
                <w:rFonts w:ascii="Lucida Sans Unicode" w:eastAsia="新細明體" w:hAnsi="Lucida Sans Unicode" w:cs="Lucida Sans Unicode"/>
                <w:color w:val="FFFFFF"/>
              </w:rPr>
              <w:t xml:space="preserve"> Date</w:t>
            </w:r>
          </w:p>
        </w:tc>
        <w:tc>
          <w:tcPr>
            <w:tcW w:w="1802" w:type="dxa"/>
            <w:shd w:val="clear" w:color="auto" w:fill="333399"/>
            <w:vAlign w:val="center"/>
          </w:tcPr>
          <w:p w:rsidR="00D05D53" w:rsidRPr="00B16891" w:rsidRDefault="00D05D53" w:rsidP="0040777F">
            <w:pPr>
              <w:pStyle w:val="TableContent-Centered"/>
              <w:rPr>
                <w:rFonts w:ascii="Lucida Sans Unicode" w:hAnsi="Lucida Sans Unicode" w:cs="Lucida Sans Unicode"/>
                <w:color w:val="FFFFFF"/>
              </w:rPr>
            </w:pPr>
            <w:r w:rsidRPr="00B16891">
              <w:rPr>
                <w:rFonts w:ascii="Lucida Sans Unicode" w:eastAsia="新細明體" w:hAnsi="Lucida Sans Unicode" w:cs="Lucida Sans Unicode"/>
                <w:color w:val="FFFFFF"/>
              </w:rPr>
              <w:t>Revised Chapter-Section</w:t>
            </w:r>
          </w:p>
        </w:tc>
        <w:tc>
          <w:tcPr>
            <w:tcW w:w="4666" w:type="dxa"/>
            <w:shd w:val="clear" w:color="auto" w:fill="333399"/>
            <w:vAlign w:val="center"/>
          </w:tcPr>
          <w:p w:rsidR="00D05D53" w:rsidRPr="00B16891" w:rsidRDefault="00D05D53" w:rsidP="0040777F">
            <w:pPr>
              <w:pStyle w:val="TableContent-Centered"/>
              <w:rPr>
                <w:rFonts w:ascii="Lucida Sans Unicode" w:hAnsi="Lucida Sans Unicode" w:cs="Lucida Sans Unicode"/>
                <w:color w:val="FFFFFF"/>
              </w:rPr>
            </w:pPr>
            <w:r w:rsidRPr="00B16891">
              <w:rPr>
                <w:rFonts w:ascii="Lucida Sans Unicode" w:eastAsia="新細明體" w:hAnsi="Lucida Sans Unicode" w:cs="Lucida Sans Unicode"/>
                <w:color w:val="FFFFFF"/>
              </w:rPr>
              <w:t>Revised Content</w:t>
            </w:r>
          </w:p>
        </w:tc>
        <w:tc>
          <w:tcPr>
            <w:tcW w:w="1347" w:type="dxa"/>
            <w:shd w:val="clear" w:color="auto" w:fill="333399"/>
            <w:vAlign w:val="center"/>
          </w:tcPr>
          <w:p w:rsidR="00D05D53" w:rsidRPr="00D05D53" w:rsidRDefault="00D05D53" w:rsidP="00D05D53">
            <w:pPr>
              <w:pStyle w:val="TableContent-Centered"/>
              <w:rPr>
                <w:rFonts w:ascii="Lucida Sans Unicode" w:eastAsiaTheme="minorEastAsia" w:hAnsi="Lucida Sans Unicode" w:cs="Lucida Sans Unicode"/>
                <w:color w:val="FFFFFF"/>
              </w:rPr>
            </w:pPr>
            <w:r>
              <w:rPr>
                <w:rFonts w:ascii="Lucida Sans Unicode" w:eastAsiaTheme="minorEastAsia" w:hAnsi="Lucida Sans Unicode" w:cs="Lucida Sans Unicode" w:hint="eastAsia"/>
                <w:color w:val="FFFFFF"/>
              </w:rPr>
              <w:t>Author</w:t>
            </w:r>
          </w:p>
        </w:tc>
      </w:tr>
      <w:tr w:rsidR="00EB6C25" w:rsidTr="00723841">
        <w:trPr>
          <w:ins w:id="1" w:author="ANDESTECH\ryjou" w:date="2016-03-17T17:16:00Z"/>
        </w:trPr>
        <w:tc>
          <w:tcPr>
            <w:tcW w:w="841" w:type="dxa"/>
            <w:vAlign w:val="center"/>
          </w:tcPr>
          <w:p w:rsidR="00EB6C25" w:rsidRDefault="00EB6C25" w:rsidP="0040777F">
            <w:pPr>
              <w:pStyle w:val="TableContent-Centered"/>
              <w:rPr>
                <w:ins w:id="2" w:author="ANDESTECH\ryjou" w:date="2016-03-17T17:16:00Z"/>
                <w:rFonts w:eastAsia="新細明體"/>
              </w:rPr>
            </w:pPr>
            <w:ins w:id="3" w:author="ANDESTECH\ryjou" w:date="2016-03-17T17:16:00Z">
              <w:r>
                <w:rPr>
                  <w:rFonts w:eastAsia="新細明體" w:hint="eastAsia"/>
                </w:rPr>
                <w:t>0.4</w:t>
              </w:r>
            </w:ins>
          </w:p>
        </w:tc>
        <w:tc>
          <w:tcPr>
            <w:tcW w:w="1686" w:type="dxa"/>
            <w:vAlign w:val="center"/>
          </w:tcPr>
          <w:p w:rsidR="00EB6C25" w:rsidRDefault="00EB6C25" w:rsidP="004C7112">
            <w:pPr>
              <w:spacing w:before="120" w:after="120" w:line="0" w:lineRule="atLeast"/>
              <w:jc w:val="center"/>
              <w:rPr>
                <w:ins w:id="4" w:author="ANDESTECH\ryjou" w:date="2016-03-17T17:16:00Z"/>
                <w:rFonts w:eastAsia="新細明體"/>
              </w:rPr>
            </w:pPr>
            <w:ins w:id="5" w:author="ANDESTECH\ryjou" w:date="2016-03-17T17:16:00Z">
              <w:r>
                <w:rPr>
                  <w:rFonts w:eastAsia="新細明體" w:hint="eastAsia"/>
                </w:rPr>
                <w:t>2016-03-17</w:t>
              </w:r>
            </w:ins>
          </w:p>
        </w:tc>
        <w:tc>
          <w:tcPr>
            <w:tcW w:w="1802" w:type="dxa"/>
            <w:vAlign w:val="center"/>
          </w:tcPr>
          <w:p w:rsidR="00EB6C25" w:rsidRDefault="00EB6C25" w:rsidP="0040777F">
            <w:pPr>
              <w:spacing w:before="120" w:after="120" w:line="0" w:lineRule="atLeast"/>
              <w:jc w:val="center"/>
              <w:rPr>
                <w:ins w:id="6" w:author="ANDESTECH\ryjou" w:date="2016-03-17T17:16:00Z"/>
                <w:rFonts w:eastAsiaTheme="minorEastAsia" w:cs="Candara"/>
                <w:color w:val="000000"/>
                <w:szCs w:val="24"/>
              </w:rPr>
            </w:pPr>
            <w:ins w:id="7" w:author="ANDESTECH\ryjou" w:date="2016-03-17T17:16:00Z">
              <w:r>
                <w:rPr>
                  <w:rFonts w:eastAsiaTheme="minorEastAsia" w:cs="Candara" w:hint="eastAsia"/>
                  <w:color w:val="000000"/>
                  <w:szCs w:val="24"/>
                </w:rPr>
                <w:t>CH3</w:t>
              </w:r>
            </w:ins>
          </w:p>
        </w:tc>
        <w:tc>
          <w:tcPr>
            <w:tcW w:w="4666" w:type="dxa"/>
            <w:vAlign w:val="center"/>
          </w:tcPr>
          <w:p w:rsidR="00EB6C25" w:rsidRDefault="00EB6C25" w:rsidP="00EB6C25">
            <w:pPr>
              <w:pStyle w:val="affff4"/>
              <w:numPr>
                <w:ilvl w:val="0"/>
                <w:numId w:val="30"/>
              </w:numPr>
              <w:snapToGrid/>
              <w:spacing w:before="120" w:after="120" w:line="0" w:lineRule="atLeast"/>
              <w:ind w:leftChars="0"/>
              <w:rPr>
                <w:ins w:id="8" w:author="ANDESTECH\ryjou" w:date="2016-03-17T17:16:00Z"/>
                <w:rFonts w:eastAsia="新細明體"/>
              </w:rPr>
            </w:pPr>
            <w:ins w:id="9" w:author="ANDESTECH\ryjou" w:date="2016-03-17T17:16:00Z">
              <w:r w:rsidRPr="00A939D9">
                <w:rPr>
                  <w:rFonts w:eastAsia="新細明體"/>
                </w:rPr>
                <w:t>add/reuse the buffers to hold the return information when read data FIFO is full</w:t>
              </w:r>
            </w:ins>
          </w:p>
          <w:p w:rsidR="00EB6C25" w:rsidRDefault="00EB6C25" w:rsidP="00EB6C25">
            <w:pPr>
              <w:pStyle w:val="affff4"/>
              <w:numPr>
                <w:ilvl w:val="0"/>
                <w:numId w:val="30"/>
              </w:numPr>
              <w:snapToGrid/>
              <w:spacing w:before="120" w:after="120" w:line="0" w:lineRule="atLeast"/>
              <w:ind w:leftChars="0"/>
              <w:rPr>
                <w:ins w:id="10" w:author="ANDESTECH\ryjou" w:date="2016-03-17T17:16:00Z"/>
                <w:rFonts w:eastAsia="新細明體"/>
              </w:rPr>
            </w:pPr>
            <w:ins w:id="11" w:author="ANDESTECH\ryjou" w:date="2016-03-17T17:16:00Z">
              <w:r w:rsidRPr="00A939D9">
                <w:rPr>
                  <w:rFonts w:eastAsia="新細明體"/>
                </w:rPr>
                <w:t>the hllsc_req is only asserted at the valid address phase for LLW &amp; SCW</w:t>
              </w:r>
            </w:ins>
          </w:p>
          <w:p w:rsidR="00EB6C25" w:rsidRDefault="00EB6C25" w:rsidP="00EB6C25">
            <w:pPr>
              <w:pStyle w:val="affff4"/>
              <w:numPr>
                <w:ilvl w:val="0"/>
                <w:numId w:val="30"/>
              </w:numPr>
              <w:snapToGrid/>
              <w:spacing w:before="120" w:after="120" w:line="0" w:lineRule="atLeast"/>
              <w:ind w:leftChars="0"/>
              <w:rPr>
                <w:ins w:id="12" w:author="ANDESTECH\ryjou" w:date="2016-03-17T17:16:00Z"/>
                <w:rFonts w:eastAsia="新細明體"/>
              </w:rPr>
            </w:pPr>
            <w:ins w:id="13" w:author="ANDESTECH\ryjou" w:date="2016-03-17T17:16:00Z">
              <w:r>
                <w:rPr>
                  <w:rFonts w:eastAsia="新細明體" w:hint="eastAsia"/>
                </w:rPr>
                <w:t>enhance the flow chart of 7-byte access</w:t>
              </w:r>
            </w:ins>
          </w:p>
        </w:tc>
        <w:tc>
          <w:tcPr>
            <w:tcW w:w="1347" w:type="dxa"/>
            <w:vAlign w:val="center"/>
          </w:tcPr>
          <w:p w:rsidR="00EB6C25" w:rsidRDefault="00EB6C25" w:rsidP="0040777F">
            <w:pPr>
              <w:spacing w:before="120" w:after="120" w:line="0" w:lineRule="atLeast"/>
              <w:rPr>
                <w:ins w:id="14" w:author="ANDESTECH\ryjou" w:date="2016-03-17T17:16:00Z"/>
                <w:rFonts w:eastAsia="新細明體"/>
              </w:rPr>
            </w:pPr>
            <w:ins w:id="15" w:author="ANDESTECH\ryjou" w:date="2016-03-17T17:16:00Z">
              <w:r>
                <w:rPr>
                  <w:rFonts w:eastAsia="新細明體" w:hint="eastAsia"/>
                </w:rPr>
                <w:t>Ruei-Yuan</w:t>
              </w:r>
            </w:ins>
          </w:p>
        </w:tc>
      </w:tr>
      <w:tr w:rsidR="005A1BB9" w:rsidTr="00723841">
        <w:tc>
          <w:tcPr>
            <w:tcW w:w="841" w:type="dxa"/>
            <w:vAlign w:val="center"/>
          </w:tcPr>
          <w:p w:rsidR="005A1BB9" w:rsidRDefault="005A1BB9" w:rsidP="0040777F">
            <w:pPr>
              <w:pStyle w:val="TableContent-Centered"/>
              <w:rPr>
                <w:rFonts w:eastAsia="新細明體"/>
              </w:rPr>
            </w:pPr>
            <w:r>
              <w:rPr>
                <w:rFonts w:eastAsia="新細明體" w:hint="eastAsia"/>
              </w:rPr>
              <w:t>0.3</w:t>
            </w:r>
          </w:p>
        </w:tc>
        <w:tc>
          <w:tcPr>
            <w:tcW w:w="1686" w:type="dxa"/>
            <w:vAlign w:val="center"/>
          </w:tcPr>
          <w:p w:rsidR="005A1BB9" w:rsidRDefault="005A1BB9" w:rsidP="004C7112">
            <w:pPr>
              <w:spacing w:before="120" w:after="120" w:line="0" w:lineRule="atLeast"/>
              <w:jc w:val="center"/>
              <w:rPr>
                <w:rFonts w:eastAsia="新細明體"/>
              </w:rPr>
            </w:pPr>
            <w:r>
              <w:rPr>
                <w:rFonts w:eastAsia="新細明體" w:hint="eastAsia"/>
              </w:rPr>
              <w:t>2016-02-18</w:t>
            </w:r>
          </w:p>
        </w:tc>
        <w:tc>
          <w:tcPr>
            <w:tcW w:w="1802" w:type="dxa"/>
            <w:vAlign w:val="center"/>
          </w:tcPr>
          <w:p w:rsidR="005A1BB9" w:rsidRDefault="005A1BB9" w:rsidP="0040777F">
            <w:pPr>
              <w:spacing w:before="120" w:after="120" w:line="0" w:lineRule="atLeast"/>
              <w:jc w:val="center"/>
              <w:rPr>
                <w:rFonts w:eastAsiaTheme="minorEastAsia" w:cs="Candara"/>
                <w:color w:val="000000"/>
                <w:szCs w:val="24"/>
              </w:rPr>
            </w:pPr>
            <w:r>
              <w:rPr>
                <w:rFonts w:eastAsiaTheme="minorEastAsia" w:cs="Candara" w:hint="eastAsia"/>
                <w:color w:val="000000"/>
                <w:szCs w:val="24"/>
              </w:rPr>
              <w:t>CH2,CH3</w:t>
            </w:r>
          </w:p>
        </w:tc>
        <w:tc>
          <w:tcPr>
            <w:tcW w:w="4666" w:type="dxa"/>
            <w:vAlign w:val="center"/>
          </w:tcPr>
          <w:p w:rsidR="0089250B" w:rsidRDefault="0089250B">
            <w:pPr>
              <w:pStyle w:val="affff4"/>
              <w:numPr>
                <w:ilvl w:val="0"/>
                <w:numId w:val="41"/>
              </w:numPr>
              <w:snapToGrid/>
              <w:spacing w:before="120" w:after="120" w:line="0" w:lineRule="atLeast"/>
              <w:ind w:leftChars="0"/>
              <w:rPr>
                <w:rFonts w:eastAsia="新細明體"/>
              </w:rPr>
              <w:pPrChange w:id="16" w:author="ANDESTECH\ryjou" w:date="2016-03-17T17:16:00Z">
                <w:pPr>
                  <w:pStyle w:val="affff4"/>
                  <w:numPr>
                    <w:numId w:val="30"/>
                  </w:numPr>
                  <w:adjustRightInd/>
                  <w:snapToGrid/>
                  <w:spacing w:before="120" w:after="120" w:line="0" w:lineRule="atLeast"/>
                  <w:ind w:leftChars="0" w:left="360" w:hanging="360"/>
                  <w:textAlignment w:val="auto"/>
                </w:pPr>
              </w:pPrChange>
            </w:pPr>
            <w:r>
              <w:rPr>
                <w:rFonts w:eastAsia="新細明體" w:hint="eastAsia"/>
              </w:rPr>
              <w:t>Add the descriptions for the timing diagram</w:t>
            </w:r>
          </w:p>
          <w:p w:rsidR="0089250B" w:rsidRDefault="0089250B">
            <w:pPr>
              <w:pStyle w:val="affff4"/>
              <w:numPr>
                <w:ilvl w:val="0"/>
                <w:numId w:val="41"/>
              </w:numPr>
              <w:snapToGrid/>
              <w:spacing w:before="120" w:after="120" w:line="0" w:lineRule="atLeast"/>
              <w:ind w:leftChars="0"/>
              <w:rPr>
                <w:rFonts w:eastAsia="新細明體"/>
              </w:rPr>
              <w:pPrChange w:id="17" w:author="ANDESTECH\ryjou" w:date="2016-03-17T17:16:00Z">
                <w:pPr>
                  <w:pStyle w:val="affff4"/>
                  <w:numPr>
                    <w:numId w:val="30"/>
                  </w:numPr>
                  <w:adjustRightInd/>
                  <w:snapToGrid/>
                  <w:spacing w:before="120" w:after="120" w:line="0" w:lineRule="atLeast"/>
                  <w:ind w:leftChars="0" w:left="360" w:hanging="360"/>
                  <w:textAlignment w:val="auto"/>
                </w:pPr>
              </w:pPrChange>
            </w:pPr>
            <w:r>
              <w:rPr>
                <w:rFonts w:eastAsia="新細明體" w:hint="eastAsia"/>
              </w:rPr>
              <w:t>Add the timing diagram for back to back read case</w:t>
            </w:r>
          </w:p>
          <w:p w:rsidR="005A1BB9" w:rsidRDefault="0089250B">
            <w:pPr>
              <w:pStyle w:val="affff4"/>
              <w:numPr>
                <w:ilvl w:val="0"/>
                <w:numId w:val="41"/>
              </w:numPr>
              <w:snapToGrid/>
              <w:spacing w:before="120" w:after="120" w:line="0" w:lineRule="atLeast"/>
              <w:ind w:leftChars="0"/>
              <w:rPr>
                <w:ins w:id="18" w:author="ANDESTECH\ryjou" w:date="2016-02-24T15:12:00Z"/>
                <w:rFonts w:eastAsia="新細明體"/>
              </w:rPr>
              <w:pPrChange w:id="19" w:author="ANDESTECH\ryjou" w:date="2016-03-17T17:16:00Z">
                <w:pPr>
                  <w:pStyle w:val="affff4"/>
                  <w:numPr>
                    <w:numId w:val="30"/>
                  </w:numPr>
                  <w:adjustRightInd/>
                  <w:snapToGrid/>
                  <w:spacing w:before="120" w:after="120" w:line="0" w:lineRule="atLeast"/>
                  <w:ind w:leftChars="0" w:left="360" w:hanging="360"/>
                  <w:textAlignment w:val="auto"/>
                </w:pPr>
              </w:pPrChange>
            </w:pPr>
            <w:r>
              <w:rPr>
                <w:rFonts w:eastAsia="新細明體" w:hint="eastAsia"/>
              </w:rPr>
              <w:t xml:space="preserve">Add the </w:t>
            </w:r>
            <w:r>
              <w:rPr>
                <w:rFonts w:eastAsia="新細明體"/>
              </w:rPr>
              <w:t>description</w:t>
            </w:r>
            <w:r>
              <w:rPr>
                <w:rFonts w:eastAsia="新細明體" w:hint="eastAsia"/>
              </w:rPr>
              <w:t>s for the FIFO depth in BIU_SYNC module</w:t>
            </w:r>
          </w:p>
          <w:p w:rsidR="000A27C8" w:rsidRDefault="000A27C8">
            <w:pPr>
              <w:pStyle w:val="affff4"/>
              <w:numPr>
                <w:ilvl w:val="0"/>
                <w:numId w:val="41"/>
              </w:numPr>
              <w:snapToGrid/>
              <w:spacing w:before="120" w:after="120" w:line="0" w:lineRule="atLeast"/>
              <w:ind w:leftChars="0"/>
              <w:rPr>
                <w:rFonts w:eastAsia="新細明體"/>
              </w:rPr>
              <w:pPrChange w:id="20" w:author="ANDESTECH\ryjou" w:date="2016-03-17T17:16:00Z">
                <w:pPr>
                  <w:pStyle w:val="affff4"/>
                  <w:numPr>
                    <w:numId w:val="30"/>
                  </w:numPr>
                  <w:adjustRightInd/>
                  <w:snapToGrid/>
                  <w:spacing w:before="120" w:after="120" w:line="0" w:lineRule="atLeast"/>
                  <w:ind w:leftChars="0" w:left="360" w:hanging="360"/>
                  <w:textAlignment w:val="auto"/>
                </w:pPr>
              </w:pPrChange>
            </w:pPr>
            <w:ins w:id="21" w:author="ANDESTECH\ryjou" w:date="2016-02-24T15:12:00Z">
              <w:r>
                <w:rPr>
                  <w:rFonts w:eastAsia="新細明體" w:hint="eastAsia"/>
                </w:rPr>
                <w:t>Support the AHB bus</w:t>
              </w:r>
            </w:ins>
          </w:p>
        </w:tc>
        <w:tc>
          <w:tcPr>
            <w:tcW w:w="1347" w:type="dxa"/>
            <w:vAlign w:val="center"/>
          </w:tcPr>
          <w:p w:rsidR="005A1BB9" w:rsidRDefault="00C44273" w:rsidP="0040777F">
            <w:pPr>
              <w:spacing w:before="120" w:after="120" w:line="0" w:lineRule="atLeast"/>
              <w:rPr>
                <w:rFonts w:eastAsia="新細明體"/>
              </w:rPr>
            </w:pPr>
            <w:r>
              <w:rPr>
                <w:rFonts w:eastAsia="新細明體" w:hint="eastAsia"/>
              </w:rPr>
              <w:t>Ruei-Yuan</w:t>
            </w:r>
          </w:p>
        </w:tc>
      </w:tr>
      <w:tr w:rsidR="00C17674" w:rsidTr="00723841">
        <w:tc>
          <w:tcPr>
            <w:tcW w:w="841" w:type="dxa"/>
            <w:vAlign w:val="center"/>
          </w:tcPr>
          <w:p w:rsidR="00C17674" w:rsidRDefault="00C17674" w:rsidP="0040777F">
            <w:pPr>
              <w:pStyle w:val="TableContent-Centered"/>
              <w:rPr>
                <w:rFonts w:eastAsia="新細明體"/>
              </w:rPr>
            </w:pPr>
            <w:r>
              <w:rPr>
                <w:rFonts w:eastAsia="新細明體" w:hint="eastAsia"/>
              </w:rPr>
              <w:t>0.2</w:t>
            </w:r>
          </w:p>
        </w:tc>
        <w:tc>
          <w:tcPr>
            <w:tcW w:w="1686" w:type="dxa"/>
            <w:vAlign w:val="center"/>
          </w:tcPr>
          <w:p w:rsidR="00C17674" w:rsidRDefault="00C17674" w:rsidP="004C7112">
            <w:pPr>
              <w:spacing w:before="120" w:after="120" w:line="0" w:lineRule="atLeast"/>
              <w:jc w:val="center"/>
              <w:rPr>
                <w:rFonts w:eastAsia="新細明體"/>
              </w:rPr>
            </w:pPr>
            <w:r>
              <w:rPr>
                <w:rFonts w:eastAsia="新細明體" w:hint="eastAsia"/>
              </w:rPr>
              <w:t>2016-02-05</w:t>
            </w:r>
          </w:p>
        </w:tc>
        <w:tc>
          <w:tcPr>
            <w:tcW w:w="1802" w:type="dxa"/>
            <w:vAlign w:val="center"/>
          </w:tcPr>
          <w:p w:rsidR="00C17674" w:rsidRDefault="00114DC9" w:rsidP="0040777F">
            <w:pPr>
              <w:spacing w:before="120" w:after="120" w:line="0" w:lineRule="atLeast"/>
              <w:jc w:val="center"/>
              <w:rPr>
                <w:rFonts w:eastAsia="新細明體"/>
              </w:rPr>
            </w:pPr>
            <w:r>
              <w:rPr>
                <w:rFonts w:eastAsiaTheme="minorEastAsia" w:cs="Candara" w:hint="eastAsia"/>
                <w:color w:val="000000"/>
                <w:szCs w:val="24"/>
              </w:rPr>
              <w:t>CH1,CH2</w:t>
            </w:r>
          </w:p>
        </w:tc>
        <w:tc>
          <w:tcPr>
            <w:tcW w:w="4666" w:type="dxa"/>
            <w:vAlign w:val="center"/>
          </w:tcPr>
          <w:p w:rsidR="004E7504" w:rsidRDefault="004E7504" w:rsidP="00C44273">
            <w:pPr>
              <w:pStyle w:val="affff4"/>
              <w:numPr>
                <w:ilvl w:val="0"/>
                <w:numId w:val="33"/>
              </w:numPr>
              <w:snapToGrid/>
              <w:spacing w:before="120" w:after="120" w:line="0" w:lineRule="atLeast"/>
              <w:ind w:leftChars="0"/>
              <w:rPr>
                <w:rFonts w:eastAsia="新細明體"/>
              </w:rPr>
            </w:pPr>
            <w:r>
              <w:rPr>
                <w:rFonts w:eastAsia="新細明體" w:hint="eastAsia"/>
              </w:rPr>
              <w:t xml:space="preserve">Modify the acknowledge signal </w:t>
            </w:r>
            <w:r w:rsidR="00A50B1B">
              <w:rPr>
                <w:rFonts w:eastAsia="新細明體" w:hint="eastAsia"/>
              </w:rPr>
              <w:t>definition</w:t>
            </w:r>
            <w:r>
              <w:rPr>
                <w:rFonts w:eastAsia="新細明體" w:hint="eastAsia"/>
              </w:rPr>
              <w:t xml:space="preserve"> rule</w:t>
            </w:r>
          </w:p>
          <w:p w:rsidR="00C17674" w:rsidRPr="004E7504" w:rsidRDefault="004E7504" w:rsidP="00C44273">
            <w:pPr>
              <w:pStyle w:val="affff4"/>
              <w:numPr>
                <w:ilvl w:val="0"/>
                <w:numId w:val="33"/>
              </w:numPr>
              <w:snapToGrid/>
              <w:spacing w:before="120" w:after="120" w:line="0" w:lineRule="atLeast"/>
              <w:ind w:leftChars="0"/>
              <w:rPr>
                <w:rFonts w:eastAsia="新細明體"/>
              </w:rPr>
            </w:pPr>
            <w:r w:rsidRPr="004E7504">
              <w:rPr>
                <w:rFonts w:eastAsia="新細明體" w:hint="eastAsia"/>
              </w:rPr>
              <w:t>Add the timing diagram for read and write transaction</w:t>
            </w:r>
          </w:p>
        </w:tc>
        <w:tc>
          <w:tcPr>
            <w:tcW w:w="1347" w:type="dxa"/>
            <w:vAlign w:val="center"/>
          </w:tcPr>
          <w:p w:rsidR="00C17674" w:rsidRDefault="00C17674" w:rsidP="0040777F">
            <w:pPr>
              <w:spacing w:before="120" w:after="120" w:line="0" w:lineRule="atLeast"/>
              <w:rPr>
                <w:rFonts w:eastAsia="新細明體"/>
              </w:rPr>
            </w:pPr>
            <w:r>
              <w:rPr>
                <w:rFonts w:eastAsia="新細明體" w:hint="eastAsia"/>
              </w:rPr>
              <w:t>Ruei-Yuan</w:t>
            </w:r>
          </w:p>
        </w:tc>
      </w:tr>
      <w:tr w:rsidR="00D05D53" w:rsidTr="00723841">
        <w:tc>
          <w:tcPr>
            <w:tcW w:w="841" w:type="dxa"/>
            <w:vAlign w:val="center"/>
          </w:tcPr>
          <w:p w:rsidR="00D05D53" w:rsidRPr="00CF7BFB" w:rsidRDefault="00D05D53" w:rsidP="0040777F">
            <w:pPr>
              <w:pStyle w:val="TableContent-Centered"/>
              <w:rPr>
                <w:rFonts w:eastAsia="新細明體"/>
              </w:rPr>
            </w:pPr>
            <w:r>
              <w:rPr>
                <w:rFonts w:eastAsia="新細明體" w:hint="eastAsia"/>
              </w:rPr>
              <w:t>0.1</w:t>
            </w:r>
          </w:p>
        </w:tc>
        <w:tc>
          <w:tcPr>
            <w:tcW w:w="1686" w:type="dxa"/>
            <w:vAlign w:val="center"/>
          </w:tcPr>
          <w:p w:rsidR="00D05D53" w:rsidRPr="00922786" w:rsidRDefault="003612D6" w:rsidP="004C7112">
            <w:pPr>
              <w:spacing w:before="120" w:after="120" w:line="0" w:lineRule="atLeast"/>
              <w:jc w:val="center"/>
              <w:rPr>
                <w:rFonts w:eastAsia="新細明體"/>
              </w:rPr>
            </w:pPr>
            <w:r>
              <w:rPr>
                <w:rFonts w:eastAsia="新細明體"/>
              </w:rPr>
              <w:t>201</w:t>
            </w:r>
            <w:r w:rsidR="005B5862">
              <w:rPr>
                <w:rFonts w:eastAsia="新細明體" w:hint="eastAsia"/>
              </w:rPr>
              <w:t>6</w:t>
            </w:r>
            <w:r w:rsidR="00D05D53" w:rsidRPr="00922786">
              <w:rPr>
                <w:rFonts w:eastAsia="新細明體"/>
              </w:rPr>
              <w:t>-</w:t>
            </w:r>
            <w:r w:rsidR="005B5862">
              <w:rPr>
                <w:rFonts w:eastAsia="新細明體" w:hint="eastAsia"/>
              </w:rPr>
              <w:t>01</w:t>
            </w:r>
            <w:r w:rsidR="00D05D53" w:rsidRPr="00922786">
              <w:rPr>
                <w:rFonts w:eastAsia="新細明體"/>
              </w:rPr>
              <w:t>-</w:t>
            </w:r>
            <w:r w:rsidR="005B5862">
              <w:rPr>
                <w:rFonts w:eastAsia="新細明體" w:hint="eastAsia"/>
              </w:rPr>
              <w:t>20</w:t>
            </w:r>
          </w:p>
        </w:tc>
        <w:tc>
          <w:tcPr>
            <w:tcW w:w="1802" w:type="dxa"/>
            <w:vAlign w:val="center"/>
          </w:tcPr>
          <w:p w:rsidR="00D05D53" w:rsidRPr="00A96C23" w:rsidRDefault="004C7112" w:rsidP="0040777F">
            <w:pPr>
              <w:spacing w:before="120" w:after="120" w:line="0" w:lineRule="atLeast"/>
              <w:jc w:val="center"/>
              <w:rPr>
                <w:rFonts w:eastAsia="新細明體"/>
              </w:rPr>
            </w:pPr>
            <w:r>
              <w:rPr>
                <w:rFonts w:eastAsia="新細明體" w:hint="eastAsia"/>
              </w:rPr>
              <w:t>All</w:t>
            </w:r>
          </w:p>
        </w:tc>
        <w:tc>
          <w:tcPr>
            <w:tcW w:w="4666" w:type="dxa"/>
            <w:vAlign w:val="center"/>
          </w:tcPr>
          <w:p w:rsidR="00D05D53" w:rsidRPr="00A96C23" w:rsidRDefault="004C7112" w:rsidP="0040777F">
            <w:pPr>
              <w:adjustRightInd/>
              <w:spacing w:before="120" w:after="120" w:line="0" w:lineRule="atLeast"/>
              <w:textAlignment w:val="auto"/>
              <w:rPr>
                <w:rFonts w:eastAsia="新細明體"/>
              </w:rPr>
            </w:pPr>
            <w:r>
              <w:rPr>
                <w:rFonts w:eastAsia="新細明體" w:hint="eastAsia"/>
              </w:rPr>
              <w:t>Initial Draft</w:t>
            </w:r>
          </w:p>
        </w:tc>
        <w:tc>
          <w:tcPr>
            <w:tcW w:w="1347" w:type="dxa"/>
            <w:vAlign w:val="center"/>
          </w:tcPr>
          <w:p w:rsidR="00D05D53" w:rsidRPr="00A96C23" w:rsidRDefault="00E241EB" w:rsidP="0040777F">
            <w:pPr>
              <w:spacing w:before="120" w:after="120" w:line="0" w:lineRule="atLeast"/>
              <w:rPr>
                <w:rFonts w:eastAsia="新細明體"/>
              </w:rPr>
            </w:pPr>
            <w:r>
              <w:rPr>
                <w:rFonts w:eastAsia="新細明體" w:hint="eastAsia"/>
              </w:rPr>
              <w:t>Ruei-Yuan</w:t>
            </w:r>
          </w:p>
        </w:tc>
      </w:tr>
    </w:tbl>
    <w:p w:rsidR="00F81316" w:rsidRDefault="00F81316" w:rsidP="00EA18C1">
      <w:pPr>
        <w:rPr>
          <w:rFonts w:eastAsiaTheme="minorEastAsia"/>
        </w:rPr>
      </w:pPr>
    </w:p>
    <w:tbl>
      <w:tblPr>
        <w:tblW w:w="1034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28" w:type="dxa"/>
          <w:right w:w="28" w:type="dxa"/>
        </w:tblCellMar>
        <w:tblLook w:val="0000" w:firstRow="0" w:lastRow="0" w:firstColumn="0" w:lastColumn="0" w:noHBand="0" w:noVBand="0"/>
      </w:tblPr>
      <w:tblGrid>
        <w:gridCol w:w="850"/>
        <w:gridCol w:w="1701"/>
        <w:gridCol w:w="1701"/>
        <w:gridCol w:w="4956"/>
        <w:gridCol w:w="1134"/>
      </w:tblGrid>
      <w:tr w:rsidR="00216F4B" w:rsidRPr="00216F4B" w:rsidTr="0040777F">
        <w:trPr>
          <w:cantSplit/>
          <w:trHeight w:val="480"/>
        </w:trPr>
        <w:tc>
          <w:tcPr>
            <w:tcW w:w="10342" w:type="dxa"/>
            <w:gridSpan w:val="5"/>
            <w:shd w:val="clear" w:color="auto" w:fill="333399"/>
            <w:vAlign w:val="center"/>
          </w:tcPr>
          <w:p w:rsidR="00216F4B" w:rsidRPr="00216F4B" w:rsidRDefault="00216F4B" w:rsidP="00216F4B">
            <w:pPr>
              <w:pageBreakBefore/>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Candara" w:hAnsi="Lucida Sans Unicode" w:cs="Lucida Sans Unicode"/>
                <w:color w:val="000000"/>
                <w:sz w:val="20"/>
                <w:szCs w:val="24"/>
              </w:rPr>
              <w:lastRenderedPageBreak/>
              <w:br w:type="page"/>
            </w:r>
            <w:r w:rsidRPr="00216F4B">
              <w:rPr>
                <w:rFonts w:ascii="Lucida Sans Unicode" w:eastAsia="Candara" w:hAnsi="Lucida Sans Unicode" w:cs="Lucida Sans Unicode"/>
                <w:b/>
                <w:color w:val="000000"/>
                <w:sz w:val="20"/>
                <w:szCs w:val="24"/>
              </w:rPr>
              <w:br w:type="page"/>
            </w:r>
            <w:r w:rsidRPr="00216F4B">
              <w:rPr>
                <w:rFonts w:ascii="Lucida Sans Unicode" w:eastAsia="Candara" w:hAnsi="Lucida Sans Unicode" w:cs="Lucida Sans Unicode"/>
                <w:b/>
                <w:color w:val="FFFFFF"/>
                <w:sz w:val="20"/>
                <w:szCs w:val="24"/>
              </w:rPr>
              <w:t>Review History</w:t>
            </w:r>
          </w:p>
        </w:tc>
      </w:tr>
      <w:tr w:rsidR="00216F4B" w:rsidRPr="00216F4B" w:rsidTr="00723841">
        <w:trPr>
          <w:cantSplit/>
          <w:trHeight w:val="480"/>
        </w:trPr>
        <w:tc>
          <w:tcPr>
            <w:tcW w:w="850"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Rev.</w:t>
            </w:r>
          </w:p>
        </w:tc>
        <w:tc>
          <w:tcPr>
            <w:tcW w:w="1701"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Review Date</w:t>
            </w:r>
          </w:p>
        </w:tc>
        <w:tc>
          <w:tcPr>
            <w:tcW w:w="1701"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Reviewed Chapter-Section</w:t>
            </w:r>
          </w:p>
        </w:tc>
        <w:tc>
          <w:tcPr>
            <w:tcW w:w="4956"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Comments</w:t>
            </w:r>
          </w:p>
        </w:tc>
        <w:tc>
          <w:tcPr>
            <w:tcW w:w="1134"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Reviewer</w:t>
            </w:r>
          </w:p>
        </w:tc>
      </w:tr>
      <w:tr w:rsidR="00A939D9" w:rsidRPr="00216F4B" w:rsidTr="00723841">
        <w:trPr>
          <w:cantSplit/>
          <w:trHeight w:val="481"/>
          <w:ins w:id="22" w:author="ANDESTECH\ryjou" w:date="2016-03-17T17:14:00Z"/>
        </w:trPr>
        <w:tc>
          <w:tcPr>
            <w:tcW w:w="850" w:type="dxa"/>
            <w:vAlign w:val="center"/>
          </w:tcPr>
          <w:p w:rsidR="00A939D9" w:rsidRDefault="00A939D9" w:rsidP="00216F4B">
            <w:pPr>
              <w:adjustRightInd w:val="0"/>
              <w:snapToGrid/>
              <w:spacing w:before="120" w:after="120" w:line="0" w:lineRule="atLeast"/>
              <w:jc w:val="center"/>
              <w:textAlignment w:val="baseline"/>
              <w:rPr>
                <w:ins w:id="23" w:author="ANDESTECH\ryjou" w:date="2016-03-17T17:14:00Z"/>
                <w:rFonts w:eastAsiaTheme="minorEastAsia" w:cs="Candara"/>
                <w:b/>
                <w:color w:val="000000"/>
                <w:sz w:val="20"/>
                <w:szCs w:val="24"/>
              </w:rPr>
            </w:pPr>
            <w:ins w:id="24" w:author="ANDESTECH\ryjou" w:date="2016-03-17T17:15:00Z">
              <w:r>
                <w:rPr>
                  <w:rFonts w:eastAsiaTheme="minorEastAsia" w:cs="Candara" w:hint="eastAsia"/>
                  <w:b/>
                  <w:color w:val="000000"/>
                  <w:sz w:val="20"/>
                  <w:szCs w:val="24"/>
                </w:rPr>
                <w:t>0.3</w:t>
              </w:r>
            </w:ins>
          </w:p>
        </w:tc>
        <w:tc>
          <w:tcPr>
            <w:tcW w:w="1701" w:type="dxa"/>
            <w:vAlign w:val="center"/>
          </w:tcPr>
          <w:p w:rsidR="00A939D9" w:rsidRDefault="00A939D9" w:rsidP="004C7112">
            <w:pPr>
              <w:adjustRightInd w:val="0"/>
              <w:snapToGrid/>
              <w:spacing w:before="120" w:after="120" w:line="0" w:lineRule="atLeast"/>
              <w:jc w:val="center"/>
              <w:textAlignment w:val="baseline"/>
              <w:rPr>
                <w:ins w:id="25" w:author="ANDESTECH\ryjou" w:date="2016-03-17T17:14:00Z"/>
                <w:rFonts w:eastAsiaTheme="minorEastAsia" w:cs="Candara"/>
                <w:color w:val="000000"/>
                <w:szCs w:val="24"/>
              </w:rPr>
            </w:pPr>
            <w:ins w:id="26" w:author="ANDESTECH\ryjou" w:date="2016-03-17T17:15:00Z">
              <w:r>
                <w:rPr>
                  <w:rFonts w:eastAsiaTheme="minorEastAsia" w:cs="Candara" w:hint="eastAsia"/>
                  <w:color w:val="000000"/>
                  <w:szCs w:val="24"/>
                </w:rPr>
                <w:t>2016-03-16</w:t>
              </w:r>
            </w:ins>
          </w:p>
        </w:tc>
        <w:tc>
          <w:tcPr>
            <w:tcW w:w="1701" w:type="dxa"/>
            <w:vAlign w:val="center"/>
          </w:tcPr>
          <w:p w:rsidR="00A939D9" w:rsidRDefault="00A939D9" w:rsidP="00216F4B">
            <w:pPr>
              <w:adjustRightInd w:val="0"/>
              <w:snapToGrid/>
              <w:spacing w:before="120" w:after="120" w:line="0" w:lineRule="atLeast"/>
              <w:jc w:val="center"/>
              <w:textAlignment w:val="baseline"/>
              <w:rPr>
                <w:ins w:id="27" w:author="ANDESTECH\ryjou" w:date="2016-03-17T17:14:00Z"/>
                <w:rFonts w:eastAsiaTheme="minorEastAsia" w:cs="Candara"/>
                <w:color w:val="000000"/>
                <w:szCs w:val="24"/>
              </w:rPr>
            </w:pPr>
            <w:ins w:id="28" w:author="ANDESTECH\ryjou" w:date="2016-03-17T17:15:00Z">
              <w:r>
                <w:rPr>
                  <w:rFonts w:eastAsiaTheme="minorEastAsia" w:cs="Candara" w:hint="eastAsia"/>
                  <w:color w:val="000000"/>
                  <w:szCs w:val="24"/>
                </w:rPr>
                <w:t>CH3</w:t>
              </w:r>
            </w:ins>
          </w:p>
        </w:tc>
        <w:tc>
          <w:tcPr>
            <w:tcW w:w="4956" w:type="dxa"/>
            <w:vAlign w:val="center"/>
          </w:tcPr>
          <w:p w:rsidR="00A939D9" w:rsidRDefault="00A939D9" w:rsidP="00A939D9">
            <w:pPr>
              <w:pStyle w:val="affff4"/>
              <w:numPr>
                <w:ilvl w:val="0"/>
                <w:numId w:val="32"/>
              </w:numPr>
              <w:snapToGrid/>
              <w:spacing w:before="120" w:after="120" w:line="0" w:lineRule="atLeast"/>
              <w:ind w:leftChars="0"/>
              <w:rPr>
                <w:ins w:id="29" w:author="ANDESTECH\ryjou" w:date="2016-03-17T17:15:00Z"/>
                <w:rFonts w:eastAsia="新細明體"/>
              </w:rPr>
            </w:pPr>
            <w:ins w:id="30" w:author="ANDESTECH\ryjou" w:date="2016-03-17T17:15:00Z">
              <w:r w:rsidRPr="00A939D9">
                <w:rPr>
                  <w:rFonts w:eastAsia="新細明體"/>
                </w:rPr>
                <w:t>add/reuse the buffers to hold the return information when read data FIFO is full</w:t>
              </w:r>
            </w:ins>
          </w:p>
          <w:p w:rsidR="00A939D9" w:rsidRDefault="00A939D9" w:rsidP="00A939D9">
            <w:pPr>
              <w:pStyle w:val="affff4"/>
              <w:numPr>
                <w:ilvl w:val="0"/>
                <w:numId w:val="32"/>
              </w:numPr>
              <w:snapToGrid/>
              <w:spacing w:before="120" w:after="120" w:line="0" w:lineRule="atLeast"/>
              <w:ind w:leftChars="0"/>
              <w:rPr>
                <w:ins w:id="31" w:author="ANDESTECH\ryjou" w:date="2016-03-17T17:15:00Z"/>
                <w:rFonts w:eastAsia="新細明體"/>
              </w:rPr>
            </w:pPr>
            <w:ins w:id="32" w:author="ANDESTECH\ryjou" w:date="2016-03-17T17:15:00Z">
              <w:r w:rsidRPr="00A939D9">
                <w:rPr>
                  <w:rFonts w:eastAsia="新細明體"/>
                </w:rPr>
                <w:t>the hllsc_req is only asserted at the valid address phase for LLW &amp; SCW</w:t>
              </w:r>
            </w:ins>
          </w:p>
          <w:p w:rsidR="00A939D9" w:rsidRDefault="00A939D9" w:rsidP="00A939D9">
            <w:pPr>
              <w:pStyle w:val="affff4"/>
              <w:numPr>
                <w:ilvl w:val="0"/>
                <w:numId w:val="32"/>
              </w:numPr>
              <w:snapToGrid/>
              <w:spacing w:before="120" w:after="120" w:line="0" w:lineRule="atLeast"/>
              <w:ind w:leftChars="0"/>
              <w:rPr>
                <w:ins w:id="33" w:author="ANDESTECH\ryjou" w:date="2016-03-17T17:14:00Z"/>
                <w:rFonts w:eastAsia="新細明體"/>
              </w:rPr>
            </w:pPr>
            <w:ins w:id="34" w:author="ANDESTECH\ryjou" w:date="2016-03-17T17:15:00Z">
              <w:r>
                <w:rPr>
                  <w:rFonts w:eastAsia="新細明體" w:hint="eastAsia"/>
                </w:rPr>
                <w:t>enhance the flow chart of 7-byte access</w:t>
              </w:r>
            </w:ins>
          </w:p>
        </w:tc>
        <w:tc>
          <w:tcPr>
            <w:tcW w:w="1134" w:type="dxa"/>
            <w:vAlign w:val="center"/>
          </w:tcPr>
          <w:p w:rsidR="00A939D9" w:rsidRDefault="00A939D9" w:rsidP="00A939D9">
            <w:pPr>
              <w:adjustRightInd w:val="0"/>
              <w:snapToGrid/>
              <w:spacing w:before="120" w:after="120" w:line="0" w:lineRule="atLeast"/>
              <w:jc w:val="center"/>
              <w:textAlignment w:val="baseline"/>
              <w:rPr>
                <w:ins w:id="35" w:author="ANDESTECH\ryjou" w:date="2016-03-17T17:16:00Z"/>
                <w:rFonts w:eastAsiaTheme="minorEastAsia" w:cs="Candara"/>
                <w:color w:val="000000"/>
                <w:szCs w:val="24"/>
              </w:rPr>
            </w:pPr>
            <w:ins w:id="36" w:author="ANDESTECH\ryjou" w:date="2016-03-17T17:16:00Z">
              <w:r>
                <w:rPr>
                  <w:rFonts w:eastAsiaTheme="minorEastAsia" w:cs="Candara" w:hint="eastAsia"/>
                  <w:color w:val="000000"/>
                  <w:szCs w:val="24"/>
                </w:rPr>
                <w:t>Ethan,</w:t>
              </w:r>
            </w:ins>
          </w:p>
          <w:p w:rsidR="00A939D9" w:rsidRDefault="00A939D9" w:rsidP="00A939D9">
            <w:pPr>
              <w:adjustRightInd w:val="0"/>
              <w:snapToGrid/>
              <w:spacing w:before="120" w:after="120" w:line="0" w:lineRule="atLeast"/>
              <w:jc w:val="center"/>
              <w:textAlignment w:val="baseline"/>
              <w:rPr>
                <w:ins w:id="37" w:author="ANDESTECH\ryjou" w:date="2016-03-17T17:16:00Z"/>
                <w:rFonts w:eastAsiaTheme="minorEastAsia" w:cs="Candara"/>
                <w:color w:val="000000"/>
                <w:szCs w:val="24"/>
              </w:rPr>
            </w:pPr>
            <w:ins w:id="38" w:author="ANDESTECH\ryjou" w:date="2016-03-17T17:16:00Z">
              <w:r>
                <w:rPr>
                  <w:rFonts w:eastAsiaTheme="minorEastAsia" w:cs="Candara" w:hint="eastAsia"/>
                  <w:color w:val="000000"/>
                  <w:szCs w:val="24"/>
                </w:rPr>
                <w:t>Justin,</w:t>
              </w:r>
            </w:ins>
          </w:p>
          <w:p w:rsidR="00A939D9" w:rsidRDefault="00A939D9" w:rsidP="00A939D9">
            <w:pPr>
              <w:adjustRightInd w:val="0"/>
              <w:snapToGrid/>
              <w:spacing w:before="120" w:after="120" w:line="0" w:lineRule="atLeast"/>
              <w:jc w:val="center"/>
              <w:textAlignment w:val="baseline"/>
              <w:rPr>
                <w:ins w:id="39" w:author="ANDESTECH\ryjou" w:date="2016-03-17T17:16:00Z"/>
                <w:rFonts w:eastAsiaTheme="minorEastAsia" w:cs="Candara"/>
                <w:color w:val="000000"/>
                <w:szCs w:val="24"/>
              </w:rPr>
            </w:pPr>
            <w:ins w:id="40" w:author="ANDESTECH\ryjou" w:date="2016-03-17T17:16:00Z">
              <w:r>
                <w:rPr>
                  <w:rFonts w:eastAsiaTheme="minorEastAsia" w:cs="Candara" w:hint="eastAsia"/>
                  <w:color w:val="000000"/>
                  <w:szCs w:val="24"/>
                </w:rPr>
                <w:t>Osban,</w:t>
              </w:r>
            </w:ins>
          </w:p>
          <w:p w:rsidR="00A939D9" w:rsidRDefault="00A939D9" w:rsidP="00A939D9">
            <w:pPr>
              <w:adjustRightInd w:val="0"/>
              <w:snapToGrid/>
              <w:spacing w:before="120" w:after="120" w:line="0" w:lineRule="atLeast"/>
              <w:jc w:val="center"/>
              <w:textAlignment w:val="baseline"/>
              <w:rPr>
                <w:ins w:id="41" w:author="ANDESTECH\ryjou" w:date="2016-03-17T17:16:00Z"/>
                <w:rFonts w:eastAsiaTheme="minorEastAsia" w:cs="Candara"/>
                <w:color w:val="000000"/>
                <w:szCs w:val="24"/>
              </w:rPr>
            </w:pPr>
            <w:ins w:id="42" w:author="ANDESTECH\ryjou" w:date="2016-03-17T17:16:00Z">
              <w:r>
                <w:rPr>
                  <w:rFonts w:eastAsiaTheme="minorEastAsia" w:cs="Candara" w:hint="eastAsia"/>
                  <w:color w:val="000000"/>
                  <w:szCs w:val="24"/>
                </w:rPr>
                <w:t>Taco,</w:t>
              </w:r>
            </w:ins>
          </w:p>
          <w:p w:rsidR="00A939D9" w:rsidRDefault="00A939D9" w:rsidP="00A939D9">
            <w:pPr>
              <w:adjustRightInd w:val="0"/>
              <w:snapToGrid/>
              <w:spacing w:before="120" w:after="120" w:line="0" w:lineRule="atLeast"/>
              <w:jc w:val="center"/>
              <w:textAlignment w:val="baseline"/>
              <w:rPr>
                <w:ins w:id="43" w:author="ANDESTECH\ryjou" w:date="2016-03-17T17:16:00Z"/>
                <w:rFonts w:eastAsiaTheme="minorEastAsia" w:cs="Candara"/>
                <w:color w:val="000000"/>
                <w:szCs w:val="24"/>
              </w:rPr>
            </w:pPr>
            <w:ins w:id="44" w:author="ANDESTECH\ryjou" w:date="2016-03-17T17:16:00Z">
              <w:r>
                <w:rPr>
                  <w:rFonts w:eastAsiaTheme="minorEastAsia" w:cs="Candara" w:hint="eastAsia"/>
                  <w:color w:val="000000"/>
                  <w:szCs w:val="24"/>
                </w:rPr>
                <w:t>Wolfson,</w:t>
              </w:r>
            </w:ins>
          </w:p>
          <w:p w:rsidR="00A939D9" w:rsidRDefault="00A939D9" w:rsidP="00A939D9">
            <w:pPr>
              <w:adjustRightInd w:val="0"/>
              <w:snapToGrid/>
              <w:spacing w:before="120" w:after="120" w:line="0" w:lineRule="atLeast"/>
              <w:jc w:val="center"/>
              <w:textAlignment w:val="baseline"/>
              <w:rPr>
                <w:ins w:id="45" w:author="ANDESTECH\ryjou" w:date="2016-03-17T17:14:00Z"/>
                <w:rFonts w:eastAsiaTheme="minorEastAsia" w:cs="Candara"/>
                <w:color w:val="000000"/>
                <w:szCs w:val="24"/>
              </w:rPr>
            </w:pPr>
            <w:ins w:id="46" w:author="ANDESTECH\ryjou" w:date="2016-03-17T17:16:00Z">
              <w:r>
                <w:rPr>
                  <w:rFonts w:eastAsiaTheme="minorEastAsia" w:cs="Candara" w:hint="eastAsia"/>
                  <w:color w:val="000000"/>
                  <w:szCs w:val="24"/>
                </w:rPr>
                <w:t>Yung-Ching</w:t>
              </w:r>
            </w:ins>
          </w:p>
        </w:tc>
      </w:tr>
      <w:tr w:rsidR="00CD39E8" w:rsidRPr="00216F4B" w:rsidTr="00723841">
        <w:trPr>
          <w:cantSplit/>
          <w:trHeight w:val="481"/>
        </w:trPr>
        <w:tc>
          <w:tcPr>
            <w:tcW w:w="850" w:type="dxa"/>
            <w:vAlign w:val="center"/>
          </w:tcPr>
          <w:p w:rsidR="00CD39E8" w:rsidRDefault="00CD39E8" w:rsidP="00216F4B">
            <w:pPr>
              <w:adjustRightInd w:val="0"/>
              <w:snapToGrid/>
              <w:spacing w:before="120" w:after="120" w:line="0" w:lineRule="atLeast"/>
              <w:jc w:val="center"/>
              <w:textAlignment w:val="baseline"/>
              <w:rPr>
                <w:rFonts w:eastAsiaTheme="minorEastAsia" w:cs="Candara"/>
                <w:b/>
                <w:color w:val="000000"/>
                <w:sz w:val="20"/>
                <w:szCs w:val="24"/>
              </w:rPr>
            </w:pPr>
            <w:r>
              <w:rPr>
                <w:rFonts w:eastAsiaTheme="minorEastAsia" w:cs="Candara" w:hint="eastAsia"/>
                <w:b/>
                <w:color w:val="000000"/>
                <w:sz w:val="20"/>
                <w:szCs w:val="24"/>
              </w:rPr>
              <w:t>0.2</w:t>
            </w:r>
          </w:p>
        </w:tc>
        <w:tc>
          <w:tcPr>
            <w:tcW w:w="1701" w:type="dxa"/>
            <w:vAlign w:val="center"/>
          </w:tcPr>
          <w:p w:rsidR="00CD39E8" w:rsidRDefault="00CD39E8" w:rsidP="004C7112">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2016-02-17</w:t>
            </w:r>
          </w:p>
        </w:tc>
        <w:tc>
          <w:tcPr>
            <w:tcW w:w="1701" w:type="dxa"/>
            <w:vAlign w:val="center"/>
          </w:tcPr>
          <w:p w:rsidR="00CD39E8" w:rsidRDefault="00CD39E8" w:rsidP="00216F4B">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CH2, CH3</w:t>
            </w:r>
          </w:p>
        </w:tc>
        <w:tc>
          <w:tcPr>
            <w:tcW w:w="4956" w:type="dxa"/>
            <w:vAlign w:val="center"/>
          </w:tcPr>
          <w:p w:rsidR="0061526C" w:rsidRDefault="0061526C">
            <w:pPr>
              <w:pStyle w:val="affff4"/>
              <w:numPr>
                <w:ilvl w:val="0"/>
                <w:numId w:val="40"/>
              </w:numPr>
              <w:snapToGrid/>
              <w:spacing w:before="120" w:after="120" w:line="0" w:lineRule="atLeast"/>
              <w:ind w:leftChars="0"/>
              <w:rPr>
                <w:rFonts w:eastAsia="新細明體"/>
              </w:rPr>
              <w:pPrChange w:id="47" w:author="ANDESTECH\ryjou" w:date="2016-03-17T17:16:00Z">
                <w:pPr>
                  <w:pStyle w:val="affff4"/>
                  <w:numPr>
                    <w:numId w:val="32"/>
                  </w:numPr>
                  <w:snapToGrid/>
                  <w:spacing w:before="120" w:after="120" w:line="0" w:lineRule="atLeast"/>
                  <w:ind w:leftChars="0" w:left="360" w:hanging="360"/>
                </w:pPr>
              </w:pPrChange>
            </w:pPr>
            <w:r>
              <w:rPr>
                <w:rFonts w:eastAsia="新細明體" w:hint="eastAsia"/>
              </w:rPr>
              <w:t>Add the descriptions for the timing diagram</w:t>
            </w:r>
          </w:p>
          <w:p w:rsidR="0061526C" w:rsidRDefault="0061526C">
            <w:pPr>
              <w:pStyle w:val="affff4"/>
              <w:numPr>
                <w:ilvl w:val="0"/>
                <w:numId w:val="40"/>
              </w:numPr>
              <w:adjustRightInd w:val="0"/>
              <w:snapToGrid/>
              <w:spacing w:before="120" w:after="120" w:line="0" w:lineRule="atLeast"/>
              <w:ind w:leftChars="0"/>
              <w:textAlignment w:val="baseline"/>
              <w:rPr>
                <w:rFonts w:eastAsia="新細明體"/>
              </w:rPr>
              <w:pPrChange w:id="48" w:author="ANDESTECH\ryjou" w:date="2016-03-17T17:16:00Z">
                <w:pPr>
                  <w:pStyle w:val="affff4"/>
                  <w:numPr>
                    <w:numId w:val="32"/>
                  </w:numPr>
                  <w:adjustRightInd w:val="0"/>
                  <w:snapToGrid/>
                  <w:spacing w:before="120" w:after="120" w:line="0" w:lineRule="atLeast"/>
                  <w:ind w:leftChars="0" w:left="360" w:hanging="360"/>
                  <w:textAlignment w:val="baseline"/>
                </w:pPr>
              </w:pPrChange>
            </w:pPr>
            <w:r>
              <w:rPr>
                <w:rFonts w:eastAsia="新細明體" w:hint="eastAsia"/>
              </w:rPr>
              <w:t xml:space="preserve">Add the </w:t>
            </w:r>
            <w:r w:rsidR="002E4721">
              <w:rPr>
                <w:rFonts w:eastAsia="新細明體" w:hint="eastAsia"/>
              </w:rPr>
              <w:t xml:space="preserve">timing diagram for </w:t>
            </w:r>
            <w:r>
              <w:rPr>
                <w:rFonts w:eastAsia="新細明體" w:hint="eastAsia"/>
              </w:rPr>
              <w:t xml:space="preserve">back to back read </w:t>
            </w:r>
            <w:r w:rsidR="002E4721">
              <w:rPr>
                <w:rFonts w:eastAsia="新細明體" w:hint="eastAsia"/>
              </w:rPr>
              <w:t>case</w:t>
            </w:r>
          </w:p>
          <w:p w:rsidR="00756D90" w:rsidRPr="00756D90" w:rsidRDefault="0061526C">
            <w:pPr>
              <w:pStyle w:val="affff4"/>
              <w:numPr>
                <w:ilvl w:val="0"/>
                <w:numId w:val="40"/>
              </w:numPr>
              <w:adjustRightInd w:val="0"/>
              <w:snapToGrid/>
              <w:spacing w:before="120" w:after="120" w:line="0" w:lineRule="atLeast"/>
              <w:ind w:leftChars="0"/>
              <w:textAlignment w:val="baseline"/>
              <w:rPr>
                <w:rFonts w:eastAsia="新細明體"/>
              </w:rPr>
              <w:pPrChange w:id="49" w:author="ANDESTECH\ryjou" w:date="2016-03-17T17:16:00Z">
                <w:pPr>
                  <w:pStyle w:val="affff4"/>
                  <w:numPr>
                    <w:numId w:val="32"/>
                  </w:numPr>
                  <w:adjustRightInd w:val="0"/>
                  <w:snapToGrid/>
                  <w:spacing w:before="120" w:after="120" w:line="0" w:lineRule="atLeast"/>
                  <w:ind w:leftChars="0" w:left="360" w:hanging="360"/>
                  <w:textAlignment w:val="baseline"/>
                </w:pPr>
              </w:pPrChange>
            </w:pPr>
            <w:r>
              <w:rPr>
                <w:rFonts w:eastAsia="新細明體" w:hint="eastAsia"/>
              </w:rPr>
              <w:t xml:space="preserve">Add the </w:t>
            </w:r>
            <w:r>
              <w:rPr>
                <w:rFonts w:eastAsia="新細明體"/>
              </w:rPr>
              <w:t>description</w:t>
            </w:r>
            <w:r>
              <w:rPr>
                <w:rFonts w:eastAsia="新細明體" w:hint="eastAsia"/>
              </w:rPr>
              <w:t>s for the FIFO depth in BIU_SYNC module</w:t>
            </w:r>
          </w:p>
        </w:tc>
        <w:tc>
          <w:tcPr>
            <w:tcW w:w="1134" w:type="dxa"/>
            <w:vAlign w:val="center"/>
          </w:tcPr>
          <w:p w:rsidR="00756D90" w:rsidRDefault="00756D90" w:rsidP="00756D90">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Ding-Kai,</w:t>
            </w:r>
          </w:p>
          <w:p w:rsidR="002F561A" w:rsidRDefault="002F561A" w:rsidP="00756D90">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Edward,</w:t>
            </w:r>
          </w:p>
          <w:p w:rsidR="00756D90" w:rsidRDefault="00756D90" w:rsidP="00756D90">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Ethan,</w:t>
            </w:r>
          </w:p>
          <w:p w:rsidR="00756D90" w:rsidRDefault="00756D90" w:rsidP="00756D90">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Osban,</w:t>
            </w:r>
          </w:p>
          <w:p w:rsidR="00756D90" w:rsidRDefault="00756D90" w:rsidP="00756D90">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Taco,</w:t>
            </w:r>
          </w:p>
          <w:p w:rsidR="00CD39E8" w:rsidRDefault="00756D90" w:rsidP="00756D90">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Wolfson</w:t>
            </w:r>
          </w:p>
        </w:tc>
      </w:tr>
      <w:tr w:rsidR="00C27405" w:rsidRPr="00216F4B" w:rsidTr="00723841">
        <w:trPr>
          <w:cantSplit/>
          <w:trHeight w:val="481"/>
        </w:trPr>
        <w:tc>
          <w:tcPr>
            <w:tcW w:w="850" w:type="dxa"/>
            <w:vAlign w:val="center"/>
          </w:tcPr>
          <w:p w:rsidR="00C27405" w:rsidRDefault="00BA3FFE" w:rsidP="00216F4B">
            <w:pPr>
              <w:adjustRightInd w:val="0"/>
              <w:snapToGrid/>
              <w:spacing w:before="120" w:after="120" w:line="0" w:lineRule="atLeast"/>
              <w:jc w:val="center"/>
              <w:textAlignment w:val="baseline"/>
              <w:rPr>
                <w:rFonts w:eastAsiaTheme="minorEastAsia" w:cs="Candara"/>
                <w:b/>
                <w:color w:val="000000"/>
                <w:sz w:val="20"/>
                <w:szCs w:val="24"/>
              </w:rPr>
            </w:pPr>
            <w:r>
              <w:rPr>
                <w:rFonts w:eastAsiaTheme="minorEastAsia" w:cs="Candara" w:hint="eastAsia"/>
                <w:b/>
                <w:color w:val="000000"/>
                <w:sz w:val="20"/>
                <w:szCs w:val="24"/>
              </w:rPr>
              <w:t>0.1</w:t>
            </w:r>
          </w:p>
        </w:tc>
        <w:tc>
          <w:tcPr>
            <w:tcW w:w="1701" w:type="dxa"/>
            <w:vAlign w:val="center"/>
          </w:tcPr>
          <w:p w:rsidR="00C27405" w:rsidRDefault="00BA3FFE" w:rsidP="004C7112">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2016-02-03</w:t>
            </w:r>
          </w:p>
        </w:tc>
        <w:tc>
          <w:tcPr>
            <w:tcW w:w="1701" w:type="dxa"/>
            <w:vAlign w:val="center"/>
          </w:tcPr>
          <w:p w:rsidR="00C27405" w:rsidRDefault="00BA3FFE" w:rsidP="00216F4B">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CH1,CH2</w:t>
            </w:r>
          </w:p>
        </w:tc>
        <w:tc>
          <w:tcPr>
            <w:tcW w:w="4956" w:type="dxa"/>
            <w:vAlign w:val="center"/>
          </w:tcPr>
          <w:p w:rsidR="00C27405" w:rsidRDefault="00BA3FFE" w:rsidP="00CD39E8">
            <w:pPr>
              <w:pStyle w:val="affff4"/>
              <w:numPr>
                <w:ilvl w:val="0"/>
                <w:numId w:val="31"/>
              </w:numPr>
              <w:adjustRightInd w:val="0"/>
              <w:snapToGrid/>
              <w:spacing w:before="120" w:after="120" w:line="0" w:lineRule="atLeast"/>
              <w:ind w:leftChars="0"/>
              <w:textAlignment w:val="baseline"/>
              <w:rPr>
                <w:rFonts w:eastAsia="新細明體"/>
              </w:rPr>
            </w:pPr>
            <w:r>
              <w:rPr>
                <w:rFonts w:eastAsia="新細明體" w:hint="eastAsia"/>
              </w:rPr>
              <w:t>Modify the acknowledge signal naming</w:t>
            </w:r>
            <w:r w:rsidR="00C17674">
              <w:rPr>
                <w:rFonts w:eastAsia="新細明體" w:hint="eastAsia"/>
              </w:rPr>
              <w:t xml:space="preserve"> rule</w:t>
            </w:r>
          </w:p>
          <w:p w:rsidR="00C17674" w:rsidRDefault="00C17674" w:rsidP="00CD39E8">
            <w:pPr>
              <w:pStyle w:val="affff4"/>
              <w:numPr>
                <w:ilvl w:val="0"/>
                <w:numId w:val="31"/>
              </w:numPr>
              <w:adjustRightInd w:val="0"/>
              <w:snapToGrid/>
              <w:spacing w:before="120" w:after="120" w:line="0" w:lineRule="atLeast"/>
              <w:ind w:leftChars="0"/>
              <w:textAlignment w:val="baseline"/>
              <w:rPr>
                <w:rFonts w:eastAsia="新細明體"/>
              </w:rPr>
            </w:pPr>
            <w:r>
              <w:rPr>
                <w:rFonts w:eastAsia="新細明體" w:hint="eastAsia"/>
              </w:rPr>
              <w:t>Add the timing diagram for read and write transaction</w:t>
            </w:r>
          </w:p>
          <w:p w:rsidR="00BA3FFE" w:rsidRPr="00C27405" w:rsidRDefault="00BA3FFE" w:rsidP="006C205E">
            <w:pPr>
              <w:pStyle w:val="affff4"/>
              <w:adjustRightInd w:val="0"/>
              <w:snapToGrid/>
              <w:spacing w:before="120" w:after="120" w:line="0" w:lineRule="atLeast"/>
              <w:ind w:leftChars="0" w:left="360"/>
              <w:textAlignment w:val="baseline"/>
              <w:rPr>
                <w:rFonts w:eastAsia="新細明體"/>
              </w:rPr>
            </w:pPr>
          </w:p>
        </w:tc>
        <w:tc>
          <w:tcPr>
            <w:tcW w:w="1134" w:type="dxa"/>
            <w:vAlign w:val="center"/>
          </w:tcPr>
          <w:p w:rsidR="00C27405" w:rsidRDefault="00BA3FFE"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Alice,</w:t>
            </w:r>
          </w:p>
          <w:p w:rsidR="00BA3FFE" w:rsidRDefault="00BA3FFE"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Ding-Kai,</w:t>
            </w:r>
          </w:p>
          <w:p w:rsidR="00BA3FFE" w:rsidRDefault="00BA3FFE"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Ethan,</w:t>
            </w:r>
          </w:p>
          <w:p w:rsidR="00BA3FFE" w:rsidRDefault="00BA3FFE"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Feng,</w:t>
            </w:r>
          </w:p>
          <w:p w:rsidR="00BA3FFE" w:rsidRDefault="00BA3FFE"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Jonathan,</w:t>
            </w:r>
          </w:p>
          <w:p w:rsidR="00BA3FFE" w:rsidRDefault="00BA3FFE"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Justin,</w:t>
            </w:r>
          </w:p>
          <w:p w:rsidR="00BA3FFE" w:rsidRDefault="00BA3FFE"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Osban,</w:t>
            </w:r>
          </w:p>
          <w:p w:rsidR="00BA3FFE" w:rsidRDefault="00BA3FFE"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Taco,</w:t>
            </w:r>
          </w:p>
          <w:p w:rsidR="00BA3FFE" w:rsidRDefault="00BA3FFE"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Wolfson,</w:t>
            </w:r>
          </w:p>
          <w:p w:rsidR="00BA3FFE" w:rsidRDefault="00BA3FFE"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Yung-Ching</w:t>
            </w:r>
          </w:p>
        </w:tc>
      </w:tr>
    </w:tbl>
    <w:p w:rsidR="00216F4B" w:rsidRPr="00216F4B" w:rsidRDefault="00216F4B" w:rsidP="00216F4B">
      <w:pPr>
        <w:rPr>
          <w:rFonts w:ascii="Candara" w:eastAsiaTheme="minorEastAsia" w:hAnsi="Candara" w:cs="Candara"/>
          <w:sz w:val="22"/>
        </w:rPr>
      </w:pPr>
    </w:p>
    <w:tbl>
      <w:tblPr>
        <w:tblW w:w="1034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28" w:type="dxa"/>
          <w:right w:w="28" w:type="dxa"/>
        </w:tblCellMar>
        <w:tblLook w:val="0000" w:firstRow="0" w:lastRow="0" w:firstColumn="0" w:lastColumn="0" w:noHBand="0" w:noVBand="0"/>
      </w:tblPr>
      <w:tblGrid>
        <w:gridCol w:w="1701"/>
        <w:gridCol w:w="1701"/>
        <w:gridCol w:w="1701"/>
        <w:gridCol w:w="5239"/>
      </w:tblGrid>
      <w:tr w:rsidR="00216F4B" w:rsidRPr="00216F4B" w:rsidTr="006C5E85">
        <w:trPr>
          <w:cantSplit/>
          <w:trHeight w:val="480"/>
        </w:trPr>
        <w:tc>
          <w:tcPr>
            <w:tcW w:w="10342" w:type="dxa"/>
            <w:gridSpan w:val="4"/>
            <w:shd w:val="clear" w:color="auto" w:fill="333399"/>
            <w:vAlign w:val="center"/>
          </w:tcPr>
          <w:p w:rsidR="00216F4B" w:rsidRPr="00216F4B" w:rsidRDefault="00216F4B" w:rsidP="00216F4B">
            <w:pPr>
              <w:pageBreakBefore/>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Candara" w:hAnsi="Lucida Sans Unicode" w:cs="Lucida Sans Unicode"/>
                <w:b/>
                <w:color w:val="000000"/>
                <w:sz w:val="20"/>
                <w:szCs w:val="24"/>
              </w:rPr>
              <w:lastRenderedPageBreak/>
              <w:br w:type="page"/>
            </w:r>
            <w:r w:rsidRPr="00216F4B">
              <w:rPr>
                <w:rFonts w:ascii="Lucida Sans Unicode" w:eastAsia="Candara" w:hAnsi="Lucida Sans Unicode" w:cs="Lucida Sans Unicode"/>
                <w:b/>
                <w:color w:val="FFFFFF"/>
                <w:sz w:val="20"/>
                <w:szCs w:val="24"/>
              </w:rPr>
              <w:t>Document</w:t>
            </w:r>
            <w:r w:rsidRPr="00216F4B">
              <w:rPr>
                <w:rFonts w:ascii="Lucida Sans Unicode" w:eastAsia="Candara" w:hAnsi="Lucida Sans Unicode" w:cs="Lucida Sans Unicode"/>
                <w:b/>
                <w:color w:val="000000"/>
                <w:sz w:val="20"/>
                <w:szCs w:val="24"/>
              </w:rPr>
              <w:t xml:space="preserve"> </w:t>
            </w:r>
            <w:r w:rsidRPr="00216F4B">
              <w:rPr>
                <w:rFonts w:ascii="Lucida Sans Unicode" w:eastAsia="Candara" w:hAnsi="Lucida Sans Unicode" w:cs="Lucida Sans Unicode"/>
                <w:b/>
                <w:color w:val="FFFFFF"/>
                <w:sz w:val="20"/>
                <w:szCs w:val="24"/>
              </w:rPr>
              <w:t>Sign-off List</w:t>
            </w:r>
          </w:p>
        </w:tc>
      </w:tr>
      <w:tr w:rsidR="00216F4B" w:rsidRPr="00216F4B" w:rsidTr="00D05D53">
        <w:trPr>
          <w:cantSplit/>
          <w:trHeight w:val="480"/>
        </w:trPr>
        <w:tc>
          <w:tcPr>
            <w:tcW w:w="1701"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Department</w:t>
            </w:r>
          </w:p>
        </w:tc>
        <w:tc>
          <w:tcPr>
            <w:tcW w:w="1701"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Name</w:t>
            </w:r>
          </w:p>
        </w:tc>
        <w:tc>
          <w:tcPr>
            <w:tcW w:w="1701"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Date</w:t>
            </w:r>
          </w:p>
        </w:tc>
        <w:tc>
          <w:tcPr>
            <w:tcW w:w="5239"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Comment</w:t>
            </w:r>
          </w:p>
        </w:tc>
      </w:tr>
      <w:tr w:rsidR="00216F4B" w:rsidRPr="00216F4B" w:rsidTr="00D05D53">
        <w:trPr>
          <w:cantSplit/>
          <w:trHeight w:val="481"/>
        </w:trPr>
        <w:tc>
          <w:tcPr>
            <w:tcW w:w="1701" w:type="dxa"/>
            <w:vAlign w:val="center"/>
          </w:tcPr>
          <w:p w:rsidR="00216F4B" w:rsidRPr="00F76FE3" w:rsidRDefault="00216F4B" w:rsidP="00216F4B">
            <w:pPr>
              <w:adjustRightInd w:val="0"/>
              <w:snapToGrid/>
              <w:spacing w:before="120" w:after="120" w:line="0" w:lineRule="atLeast"/>
              <w:jc w:val="center"/>
              <w:textAlignment w:val="baseline"/>
              <w:rPr>
                <w:rFonts w:eastAsia="Candara" w:cs="Candara"/>
                <w:color w:val="000000"/>
                <w:szCs w:val="24"/>
              </w:rPr>
            </w:pPr>
            <w:r w:rsidRPr="00F76FE3">
              <w:rPr>
                <w:rFonts w:eastAsia="新細明體" w:cs="Candara"/>
                <w:color w:val="000000"/>
                <w:szCs w:val="24"/>
              </w:rPr>
              <w:t>VLSI</w:t>
            </w:r>
          </w:p>
        </w:tc>
        <w:tc>
          <w:tcPr>
            <w:tcW w:w="1701" w:type="dxa"/>
            <w:vAlign w:val="center"/>
          </w:tcPr>
          <w:p w:rsidR="00216F4B" w:rsidRPr="006C5E85" w:rsidRDefault="00216F4B" w:rsidP="00216F4B">
            <w:pPr>
              <w:adjustRightInd w:val="0"/>
              <w:snapToGrid/>
              <w:spacing w:before="120" w:after="120" w:line="0" w:lineRule="atLeast"/>
              <w:jc w:val="center"/>
              <w:textAlignment w:val="baseline"/>
              <w:rPr>
                <w:rFonts w:eastAsiaTheme="minorEastAsia" w:cs="Candara"/>
                <w:color w:val="000000"/>
                <w:szCs w:val="24"/>
              </w:rPr>
            </w:pPr>
          </w:p>
        </w:tc>
        <w:tc>
          <w:tcPr>
            <w:tcW w:w="1701" w:type="dxa"/>
            <w:vAlign w:val="center"/>
          </w:tcPr>
          <w:p w:rsidR="00216F4B" w:rsidRPr="00F76FE3" w:rsidRDefault="00216F4B" w:rsidP="00D679F2">
            <w:pPr>
              <w:adjustRightInd w:val="0"/>
              <w:snapToGrid/>
              <w:spacing w:before="120" w:after="120" w:line="0" w:lineRule="atLeast"/>
              <w:jc w:val="center"/>
              <w:textAlignment w:val="baseline"/>
              <w:rPr>
                <w:rFonts w:eastAsiaTheme="minorEastAsia" w:cs="Candara"/>
                <w:color w:val="000000"/>
                <w:szCs w:val="24"/>
              </w:rPr>
            </w:pPr>
            <w:r w:rsidRPr="00F76FE3">
              <w:rPr>
                <w:rFonts w:eastAsiaTheme="minorEastAsia" w:cs="Candara"/>
                <w:color w:val="000000"/>
                <w:szCs w:val="24"/>
              </w:rPr>
              <w:t>201</w:t>
            </w:r>
            <w:r w:rsidR="00FD1141">
              <w:rPr>
                <w:rFonts w:eastAsiaTheme="minorEastAsia" w:cs="Candara" w:hint="eastAsia"/>
                <w:color w:val="000000"/>
                <w:szCs w:val="24"/>
              </w:rPr>
              <w:t>6</w:t>
            </w:r>
            <w:r w:rsidRPr="00F76FE3">
              <w:rPr>
                <w:rFonts w:eastAsiaTheme="minorEastAsia" w:cs="Candara"/>
                <w:color w:val="000000"/>
                <w:szCs w:val="24"/>
              </w:rPr>
              <w:t>-mm-dd</w:t>
            </w:r>
          </w:p>
        </w:tc>
        <w:tc>
          <w:tcPr>
            <w:tcW w:w="5239" w:type="dxa"/>
            <w:vAlign w:val="center"/>
          </w:tcPr>
          <w:p w:rsidR="00216F4B" w:rsidRPr="006C5E85" w:rsidRDefault="00216F4B" w:rsidP="00216F4B">
            <w:pPr>
              <w:adjustRightInd w:val="0"/>
              <w:snapToGrid/>
              <w:spacing w:before="120" w:after="120" w:line="0" w:lineRule="atLeast"/>
              <w:jc w:val="center"/>
              <w:textAlignment w:val="baseline"/>
              <w:rPr>
                <w:rFonts w:eastAsiaTheme="minorEastAsia" w:cs="Candara"/>
                <w:color w:val="000000"/>
                <w:szCs w:val="24"/>
              </w:rPr>
            </w:pPr>
          </w:p>
        </w:tc>
      </w:tr>
    </w:tbl>
    <w:p w:rsidR="00216F4B" w:rsidRPr="00216F4B" w:rsidRDefault="00216F4B" w:rsidP="00216F4B">
      <w:pPr>
        <w:snapToGrid/>
        <w:spacing w:line="240" w:lineRule="auto"/>
        <w:rPr>
          <w:rFonts w:asciiTheme="minorHAnsi" w:eastAsiaTheme="minorEastAsia" w:hAnsiTheme="minorHAnsi" w:cstheme="minorBidi"/>
        </w:rPr>
      </w:pPr>
    </w:p>
    <w:p w:rsidR="00DA4323" w:rsidRPr="00DA4323" w:rsidRDefault="00F81316" w:rsidP="006426CE">
      <w:pPr>
        <w:pStyle w:val="Index"/>
        <w:rPr>
          <w:rFonts w:eastAsia="新細明體"/>
        </w:rPr>
      </w:pPr>
      <w:r>
        <w:br w:type="page"/>
      </w:r>
      <w:r w:rsidR="00CF7BFB" w:rsidRPr="00DA4323">
        <w:lastRenderedPageBreak/>
        <w:t>Table of Content</w:t>
      </w:r>
      <w:r w:rsidR="00DA4323">
        <w:rPr>
          <w:rFonts w:eastAsia="新細明體" w:hint="eastAsia"/>
        </w:rPr>
        <w:t>s</w:t>
      </w:r>
    </w:p>
    <w:p w:rsidR="000A27C8" w:rsidRDefault="00203B5F">
      <w:pPr>
        <w:pStyle w:val="11"/>
        <w:rPr>
          <w:ins w:id="50" w:author="ANDESTECH\ryjou" w:date="2016-02-24T15:12:00Z"/>
          <w:rFonts w:asciiTheme="minorHAnsi" w:eastAsiaTheme="minorEastAsia" w:hAnsiTheme="minorHAnsi" w:cstheme="minorBidi"/>
          <w:b w:val="0"/>
          <w:bCs w:val="0"/>
          <w:caps w:val="0"/>
          <w:noProof/>
          <w:sz w:val="24"/>
          <w:szCs w:val="22"/>
        </w:rPr>
      </w:pPr>
      <w:r w:rsidRPr="00E940E2">
        <w:fldChar w:fldCharType="begin"/>
      </w:r>
      <w:r w:rsidRPr="00E940E2">
        <w:instrText xml:space="preserve"> TOC \o "1-3" \h \z \u </w:instrText>
      </w:r>
      <w:r w:rsidRPr="00E940E2">
        <w:fldChar w:fldCharType="separate"/>
      </w:r>
      <w:ins w:id="51" w:author="ANDESTECH\ryjou" w:date="2016-02-24T15:12:00Z">
        <w:r w:rsidR="000A27C8" w:rsidRPr="005E28E5">
          <w:rPr>
            <w:rStyle w:val="aa"/>
            <w:noProof/>
          </w:rPr>
          <w:fldChar w:fldCharType="begin"/>
        </w:r>
        <w:r w:rsidR="000A27C8" w:rsidRPr="005E28E5">
          <w:rPr>
            <w:rStyle w:val="aa"/>
            <w:noProof/>
          </w:rPr>
          <w:instrText xml:space="preserve"> </w:instrText>
        </w:r>
        <w:r w:rsidR="000A27C8">
          <w:rPr>
            <w:noProof/>
          </w:rPr>
          <w:instrText>HYPERLINK \l "_Toc444090096"</w:instrText>
        </w:r>
        <w:r w:rsidR="000A27C8" w:rsidRPr="005E28E5">
          <w:rPr>
            <w:rStyle w:val="aa"/>
            <w:noProof/>
          </w:rPr>
          <w:instrText xml:space="preserve"> </w:instrText>
        </w:r>
        <w:r w:rsidR="000A27C8" w:rsidRPr="005E28E5">
          <w:rPr>
            <w:rStyle w:val="aa"/>
            <w:noProof/>
          </w:rPr>
          <w:fldChar w:fldCharType="separate"/>
        </w:r>
        <w:r w:rsidR="000A27C8" w:rsidRPr="005E28E5">
          <w:rPr>
            <w:rStyle w:val="aa"/>
            <w:noProof/>
          </w:rPr>
          <w:t>Revision History</w:t>
        </w:r>
        <w:r w:rsidR="000A27C8">
          <w:rPr>
            <w:noProof/>
            <w:webHidden/>
          </w:rPr>
          <w:tab/>
        </w:r>
        <w:r w:rsidR="000A27C8">
          <w:rPr>
            <w:noProof/>
            <w:webHidden/>
          </w:rPr>
          <w:fldChar w:fldCharType="begin"/>
        </w:r>
        <w:r w:rsidR="000A27C8">
          <w:rPr>
            <w:noProof/>
            <w:webHidden/>
          </w:rPr>
          <w:instrText xml:space="preserve"> PAGEREF _Toc444090096 \h </w:instrText>
        </w:r>
      </w:ins>
      <w:r w:rsidR="000A27C8">
        <w:rPr>
          <w:noProof/>
          <w:webHidden/>
        </w:rPr>
      </w:r>
      <w:r w:rsidR="000A27C8">
        <w:rPr>
          <w:noProof/>
          <w:webHidden/>
        </w:rPr>
        <w:fldChar w:fldCharType="separate"/>
      </w:r>
      <w:ins w:id="52" w:author="ANDESTECH\ryjou" w:date="2016-02-24T15:12:00Z">
        <w:r w:rsidR="000A27C8">
          <w:rPr>
            <w:noProof/>
            <w:webHidden/>
          </w:rPr>
          <w:t>ii</w:t>
        </w:r>
        <w:r w:rsidR="000A27C8">
          <w:rPr>
            <w:noProof/>
            <w:webHidden/>
          </w:rPr>
          <w:fldChar w:fldCharType="end"/>
        </w:r>
        <w:r w:rsidR="000A27C8" w:rsidRPr="005E28E5">
          <w:rPr>
            <w:rStyle w:val="aa"/>
            <w:noProof/>
          </w:rPr>
          <w:fldChar w:fldCharType="end"/>
        </w:r>
      </w:ins>
    </w:p>
    <w:p w:rsidR="000A27C8" w:rsidRDefault="000A27C8">
      <w:pPr>
        <w:pStyle w:val="11"/>
        <w:rPr>
          <w:ins w:id="53" w:author="ANDESTECH\ryjou" w:date="2016-02-24T15:12:00Z"/>
          <w:rFonts w:asciiTheme="minorHAnsi" w:eastAsiaTheme="minorEastAsia" w:hAnsiTheme="minorHAnsi" w:cstheme="minorBidi"/>
          <w:b w:val="0"/>
          <w:bCs w:val="0"/>
          <w:caps w:val="0"/>
          <w:noProof/>
          <w:sz w:val="24"/>
          <w:szCs w:val="22"/>
        </w:rPr>
      </w:pPr>
      <w:ins w:id="54" w:author="ANDESTECH\ryjou" w:date="2016-02-24T15:12:00Z">
        <w:r w:rsidRPr="005E28E5">
          <w:rPr>
            <w:rStyle w:val="aa"/>
            <w:noProof/>
          </w:rPr>
          <w:fldChar w:fldCharType="begin"/>
        </w:r>
        <w:r w:rsidRPr="005E28E5">
          <w:rPr>
            <w:rStyle w:val="aa"/>
            <w:noProof/>
          </w:rPr>
          <w:instrText xml:space="preserve"> </w:instrText>
        </w:r>
        <w:r>
          <w:rPr>
            <w:noProof/>
          </w:rPr>
          <w:instrText>HYPERLINK \l "_Toc444090097"</w:instrText>
        </w:r>
        <w:r w:rsidRPr="005E28E5">
          <w:rPr>
            <w:rStyle w:val="aa"/>
            <w:noProof/>
          </w:rPr>
          <w:instrText xml:space="preserve"> </w:instrText>
        </w:r>
        <w:r w:rsidRPr="005E28E5">
          <w:rPr>
            <w:rStyle w:val="aa"/>
            <w:noProof/>
          </w:rPr>
          <w:fldChar w:fldCharType="separate"/>
        </w:r>
        <w:r w:rsidRPr="005E28E5">
          <w:rPr>
            <w:rStyle w:val="aa"/>
            <w:noProof/>
          </w:rPr>
          <w:t>List of Tables</w:t>
        </w:r>
        <w:r>
          <w:rPr>
            <w:noProof/>
            <w:webHidden/>
          </w:rPr>
          <w:tab/>
        </w:r>
        <w:r>
          <w:rPr>
            <w:noProof/>
            <w:webHidden/>
          </w:rPr>
          <w:fldChar w:fldCharType="begin"/>
        </w:r>
        <w:r>
          <w:rPr>
            <w:noProof/>
            <w:webHidden/>
          </w:rPr>
          <w:instrText xml:space="preserve"> PAGEREF _Toc444090097 \h </w:instrText>
        </w:r>
      </w:ins>
      <w:r>
        <w:rPr>
          <w:noProof/>
          <w:webHidden/>
        </w:rPr>
      </w:r>
      <w:r>
        <w:rPr>
          <w:noProof/>
          <w:webHidden/>
        </w:rPr>
        <w:fldChar w:fldCharType="separate"/>
      </w:r>
      <w:ins w:id="55" w:author="ANDESTECH\ryjou" w:date="2016-02-24T15:12:00Z">
        <w:r>
          <w:rPr>
            <w:noProof/>
            <w:webHidden/>
          </w:rPr>
          <w:t>vi</w:t>
        </w:r>
        <w:r>
          <w:rPr>
            <w:noProof/>
            <w:webHidden/>
          </w:rPr>
          <w:fldChar w:fldCharType="end"/>
        </w:r>
        <w:r w:rsidRPr="005E28E5">
          <w:rPr>
            <w:rStyle w:val="aa"/>
            <w:noProof/>
          </w:rPr>
          <w:fldChar w:fldCharType="end"/>
        </w:r>
      </w:ins>
    </w:p>
    <w:p w:rsidR="000A27C8" w:rsidRDefault="000A27C8">
      <w:pPr>
        <w:pStyle w:val="11"/>
        <w:rPr>
          <w:ins w:id="56" w:author="ANDESTECH\ryjou" w:date="2016-02-24T15:12:00Z"/>
          <w:rFonts w:asciiTheme="minorHAnsi" w:eastAsiaTheme="minorEastAsia" w:hAnsiTheme="minorHAnsi" w:cstheme="minorBidi"/>
          <w:b w:val="0"/>
          <w:bCs w:val="0"/>
          <w:caps w:val="0"/>
          <w:noProof/>
          <w:sz w:val="24"/>
          <w:szCs w:val="22"/>
        </w:rPr>
      </w:pPr>
      <w:ins w:id="57" w:author="ANDESTECH\ryjou" w:date="2016-02-24T15:12:00Z">
        <w:r w:rsidRPr="005E28E5">
          <w:rPr>
            <w:rStyle w:val="aa"/>
            <w:noProof/>
          </w:rPr>
          <w:fldChar w:fldCharType="begin"/>
        </w:r>
        <w:r w:rsidRPr="005E28E5">
          <w:rPr>
            <w:rStyle w:val="aa"/>
            <w:noProof/>
          </w:rPr>
          <w:instrText xml:space="preserve"> </w:instrText>
        </w:r>
        <w:r>
          <w:rPr>
            <w:noProof/>
          </w:rPr>
          <w:instrText>HYPERLINK \l "_Toc444090098"</w:instrText>
        </w:r>
        <w:r w:rsidRPr="005E28E5">
          <w:rPr>
            <w:rStyle w:val="aa"/>
            <w:noProof/>
          </w:rPr>
          <w:instrText xml:space="preserve"> </w:instrText>
        </w:r>
        <w:r w:rsidRPr="005E28E5">
          <w:rPr>
            <w:rStyle w:val="aa"/>
            <w:noProof/>
          </w:rPr>
          <w:fldChar w:fldCharType="separate"/>
        </w:r>
        <w:r w:rsidRPr="005E28E5">
          <w:rPr>
            <w:rStyle w:val="aa"/>
            <w:noProof/>
          </w:rPr>
          <w:t>List of Figures</w:t>
        </w:r>
        <w:r>
          <w:rPr>
            <w:noProof/>
            <w:webHidden/>
          </w:rPr>
          <w:tab/>
        </w:r>
        <w:r>
          <w:rPr>
            <w:noProof/>
            <w:webHidden/>
          </w:rPr>
          <w:fldChar w:fldCharType="begin"/>
        </w:r>
        <w:r>
          <w:rPr>
            <w:noProof/>
            <w:webHidden/>
          </w:rPr>
          <w:instrText xml:space="preserve"> PAGEREF _Toc444090098 \h </w:instrText>
        </w:r>
      </w:ins>
      <w:r>
        <w:rPr>
          <w:noProof/>
          <w:webHidden/>
        </w:rPr>
      </w:r>
      <w:r>
        <w:rPr>
          <w:noProof/>
          <w:webHidden/>
        </w:rPr>
        <w:fldChar w:fldCharType="separate"/>
      </w:r>
      <w:ins w:id="58" w:author="ANDESTECH\ryjou" w:date="2016-02-24T15:12:00Z">
        <w:r>
          <w:rPr>
            <w:noProof/>
            <w:webHidden/>
          </w:rPr>
          <w:t>vii</w:t>
        </w:r>
        <w:r>
          <w:rPr>
            <w:noProof/>
            <w:webHidden/>
          </w:rPr>
          <w:fldChar w:fldCharType="end"/>
        </w:r>
        <w:r w:rsidRPr="005E28E5">
          <w:rPr>
            <w:rStyle w:val="aa"/>
            <w:noProof/>
          </w:rPr>
          <w:fldChar w:fldCharType="end"/>
        </w:r>
      </w:ins>
    </w:p>
    <w:p w:rsidR="000A27C8" w:rsidRDefault="000A27C8">
      <w:pPr>
        <w:pStyle w:val="11"/>
        <w:rPr>
          <w:ins w:id="59" w:author="ANDESTECH\ryjou" w:date="2016-02-24T15:12:00Z"/>
          <w:rFonts w:asciiTheme="minorHAnsi" w:eastAsiaTheme="minorEastAsia" w:hAnsiTheme="minorHAnsi" w:cstheme="minorBidi"/>
          <w:b w:val="0"/>
          <w:bCs w:val="0"/>
          <w:caps w:val="0"/>
          <w:noProof/>
          <w:sz w:val="24"/>
          <w:szCs w:val="22"/>
        </w:rPr>
      </w:pPr>
      <w:ins w:id="60" w:author="ANDESTECH\ryjou" w:date="2016-02-24T15:12:00Z">
        <w:r w:rsidRPr="005E28E5">
          <w:rPr>
            <w:rStyle w:val="aa"/>
            <w:noProof/>
          </w:rPr>
          <w:fldChar w:fldCharType="begin"/>
        </w:r>
        <w:r w:rsidRPr="005E28E5">
          <w:rPr>
            <w:rStyle w:val="aa"/>
            <w:noProof/>
          </w:rPr>
          <w:instrText xml:space="preserve"> </w:instrText>
        </w:r>
        <w:r>
          <w:rPr>
            <w:noProof/>
          </w:rPr>
          <w:instrText>HYPERLINK \l "_Toc444090099"</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1.</w:t>
        </w:r>
        <w:r>
          <w:rPr>
            <w:rFonts w:asciiTheme="minorHAnsi" w:eastAsiaTheme="minorEastAsia" w:hAnsiTheme="minorHAnsi" w:cstheme="minorBidi"/>
            <w:b w:val="0"/>
            <w:bCs w:val="0"/>
            <w:caps w:val="0"/>
            <w:noProof/>
            <w:sz w:val="24"/>
            <w:szCs w:val="22"/>
          </w:rPr>
          <w:tab/>
        </w:r>
        <w:r w:rsidRPr="005E28E5">
          <w:rPr>
            <w:rStyle w:val="aa"/>
            <w:rFonts w:eastAsia="新細明體"/>
            <w:noProof/>
          </w:rPr>
          <w:t>Overview</w:t>
        </w:r>
        <w:r>
          <w:rPr>
            <w:noProof/>
            <w:webHidden/>
          </w:rPr>
          <w:tab/>
        </w:r>
        <w:r>
          <w:rPr>
            <w:noProof/>
            <w:webHidden/>
          </w:rPr>
          <w:fldChar w:fldCharType="begin"/>
        </w:r>
        <w:r>
          <w:rPr>
            <w:noProof/>
            <w:webHidden/>
          </w:rPr>
          <w:instrText xml:space="preserve"> PAGEREF _Toc444090099 \h </w:instrText>
        </w:r>
      </w:ins>
      <w:r>
        <w:rPr>
          <w:noProof/>
          <w:webHidden/>
        </w:rPr>
      </w:r>
      <w:r>
        <w:rPr>
          <w:noProof/>
          <w:webHidden/>
        </w:rPr>
        <w:fldChar w:fldCharType="separate"/>
      </w:r>
      <w:ins w:id="61" w:author="ANDESTECH\ryjou" w:date="2016-02-24T15:12:00Z">
        <w:r>
          <w:rPr>
            <w:noProof/>
            <w:webHidden/>
          </w:rPr>
          <w:t>1</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62" w:author="ANDESTECH\ryjou" w:date="2016-02-24T15:12:00Z"/>
          <w:rFonts w:asciiTheme="minorHAnsi" w:eastAsiaTheme="minorEastAsia" w:hAnsiTheme="minorHAnsi" w:cstheme="minorBidi"/>
          <w:smallCaps w:val="0"/>
          <w:noProof/>
          <w:sz w:val="24"/>
          <w:szCs w:val="22"/>
        </w:rPr>
      </w:pPr>
      <w:ins w:id="63"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"_Toc444090100"</w:instrText>
        </w:r>
        <w:r w:rsidRPr="005E28E5">
          <w:rPr>
            <w:rStyle w:val="aa"/>
            <w:noProof/>
          </w:rPr>
          <w:instrText xml:space="preserve"> </w:instrText>
        </w:r>
        <w:r w:rsidRPr="005E28E5">
          <w:rPr>
            <w:rStyle w:val="aa"/>
            <w:noProof/>
          </w:rPr>
          <w:fldChar w:fldCharType="separate"/>
        </w:r>
        <w:r w:rsidRPr="005E28E5">
          <w:rPr>
            <w:rStyle w:val="aa"/>
            <w:noProof/>
          </w:rPr>
          <w:t>1.1.</w:t>
        </w:r>
        <w:r>
          <w:rPr>
            <w:rFonts w:asciiTheme="minorHAnsi" w:eastAsiaTheme="minorEastAsia" w:hAnsiTheme="minorHAnsi" w:cstheme="minorBidi"/>
            <w:smallCaps w:val="0"/>
            <w:noProof/>
            <w:sz w:val="24"/>
            <w:szCs w:val="22"/>
          </w:rPr>
          <w:tab/>
        </w:r>
        <w:r w:rsidRPr="005E28E5">
          <w:rPr>
            <w:rStyle w:val="aa"/>
            <w:noProof/>
          </w:rPr>
          <w:t>Introduction</w:t>
        </w:r>
        <w:r>
          <w:rPr>
            <w:noProof/>
            <w:webHidden/>
          </w:rPr>
          <w:tab/>
        </w:r>
        <w:r>
          <w:rPr>
            <w:noProof/>
            <w:webHidden/>
          </w:rPr>
          <w:fldChar w:fldCharType="begin"/>
        </w:r>
        <w:r>
          <w:rPr>
            <w:noProof/>
            <w:webHidden/>
          </w:rPr>
          <w:instrText xml:space="preserve"> PAGEREF _Toc444090100 \h </w:instrText>
        </w:r>
      </w:ins>
      <w:r>
        <w:rPr>
          <w:noProof/>
          <w:webHidden/>
        </w:rPr>
      </w:r>
      <w:r>
        <w:rPr>
          <w:noProof/>
          <w:webHidden/>
        </w:rPr>
        <w:fldChar w:fldCharType="separate"/>
      </w:r>
      <w:ins w:id="64" w:author="ANDESTECH\ryjou" w:date="2016-02-24T15:12:00Z">
        <w:r>
          <w:rPr>
            <w:noProof/>
            <w:webHidden/>
          </w:rPr>
          <w:t>1</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65" w:author="ANDESTECH\ryjou" w:date="2016-02-24T15:12:00Z"/>
          <w:rFonts w:asciiTheme="minorHAnsi" w:eastAsiaTheme="minorEastAsia" w:hAnsiTheme="minorHAnsi" w:cstheme="minorBidi"/>
          <w:smallCaps w:val="0"/>
          <w:noProof/>
          <w:sz w:val="24"/>
          <w:szCs w:val="22"/>
        </w:rPr>
      </w:pPr>
      <w:ins w:id="66"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"_Toc444090101"</w:instrText>
        </w:r>
        <w:r w:rsidRPr="005E28E5">
          <w:rPr>
            <w:rStyle w:val="aa"/>
            <w:noProof/>
          </w:rPr>
          <w:instrText xml:space="preserve"> </w:instrText>
        </w:r>
        <w:r w:rsidRPr="005E28E5">
          <w:rPr>
            <w:rStyle w:val="aa"/>
            <w:noProof/>
          </w:rPr>
          <w:fldChar w:fldCharType="separate"/>
        </w:r>
        <w:r w:rsidRPr="005E28E5">
          <w:rPr>
            <w:rStyle w:val="aa"/>
            <w:noProof/>
          </w:rPr>
          <w:t>1.2.</w:t>
        </w:r>
        <w:r>
          <w:rPr>
            <w:rFonts w:asciiTheme="minorHAnsi" w:eastAsiaTheme="minorEastAsia" w:hAnsiTheme="minorHAnsi" w:cstheme="minorBidi"/>
            <w:smallCaps w:val="0"/>
            <w:noProof/>
            <w:sz w:val="24"/>
            <w:szCs w:val="22"/>
          </w:rPr>
          <w:tab/>
        </w:r>
        <w:r w:rsidRPr="005E28E5">
          <w:rPr>
            <w:rStyle w:val="aa"/>
            <w:noProof/>
          </w:rPr>
          <w:t>Features</w:t>
        </w:r>
        <w:r>
          <w:rPr>
            <w:noProof/>
            <w:webHidden/>
          </w:rPr>
          <w:tab/>
        </w:r>
        <w:r>
          <w:rPr>
            <w:noProof/>
            <w:webHidden/>
          </w:rPr>
          <w:fldChar w:fldCharType="begin"/>
        </w:r>
        <w:r>
          <w:rPr>
            <w:noProof/>
            <w:webHidden/>
          </w:rPr>
          <w:instrText xml:space="preserve"> PAGEREF _Toc444090101 \h </w:instrText>
        </w:r>
      </w:ins>
      <w:r>
        <w:rPr>
          <w:noProof/>
          <w:webHidden/>
        </w:rPr>
      </w:r>
      <w:r>
        <w:rPr>
          <w:noProof/>
          <w:webHidden/>
        </w:rPr>
        <w:fldChar w:fldCharType="separate"/>
      </w:r>
      <w:ins w:id="67" w:author="ANDESTECH\ryjou" w:date="2016-02-24T15:12:00Z">
        <w:r>
          <w:rPr>
            <w:noProof/>
            <w:webHidden/>
          </w:rPr>
          <w:t>1</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68" w:author="ANDESTECH\ryjou" w:date="2016-02-24T15:12:00Z"/>
          <w:rFonts w:asciiTheme="minorHAnsi" w:eastAsiaTheme="minorEastAsia" w:hAnsiTheme="minorHAnsi" w:cstheme="minorBidi"/>
          <w:smallCaps w:val="0"/>
          <w:noProof/>
          <w:sz w:val="24"/>
          <w:szCs w:val="22"/>
        </w:rPr>
      </w:pPr>
      <w:ins w:id="69"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"_Toc444090102"</w:instrText>
        </w:r>
        <w:r w:rsidRPr="005E28E5">
          <w:rPr>
            <w:rStyle w:val="aa"/>
            <w:noProof/>
          </w:rPr>
          <w:instrText xml:space="preserve"> </w:instrText>
        </w:r>
        <w:r w:rsidRPr="005E28E5">
          <w:rPr>
            <w:rStyle w:val="aa"/>
            <w:noProof/>
          </w:rPr>
          <w:fldChar w:fldCharType="separate"/>
        </w:r>
        <w:r w:rsidRPr="005E28E5">
          <w:rPr>
            <w:rStyle w:val="aa"/>
            <w:noProof/>
          </w:rPr>
          <w:t>1.3.</w:t>
        </w:r>
        <w:r>
          <w:rPr>
            <w:rFonts w:asciiTheme="minorHAnsi" w:eastAsiaTheme="minorEastAsia" w:hAnsiTheme="minorHAnsi" w:cstheme="minorBidi"/>
            <w:smallCaps w:val="0"/>
            <w:noProof/>
            <w:sz w:val="24"/>
            <w:szCs w:val="22"/>
          </w:rPr>
          <w:tab/>
        </w:r>
        <w:r w:rsidRPr="005E28E5">
          <w:rPr>
            <w:rStyle w:val="aa"/>
            <w:noProof/>
          </w:rPr>
          <w:t>Block Diagram</w:t>
        </w:r>
        <w:r>
          <w:rPr>
            <w:noProof/>
            <w:webHidden/>
          </w:rPr>
          <w:tab/>
        </w:r>
        <w:r>
          <w:rPr>
            <w:noProof/>
            <w:webHidden/>
          </w:rPr>
          <w:fldChar w:fldCharType="begin"/>
        </w:r>
        <w:r>
          <w:rPr>
            <w:noProof/>
            <w:webHidden/>
          </w:rPr>
          <w:instrText xml:space="preserve"> PAGEREF _Toc444090102 \h </w:instrText>
        </w:r>
      </w:ins>
      <w:r>
        <w:rPr>
          <w:noProof/>
          <w:webHidden/>
        </w:rPr>
      </w:r>
      <w:r>
        <w:rPr>
          <w:noProof/>
          <w:webHidden/>
        </w:rPr>
        <w:fldChar w:fldCharType="separate"/>
      </w:r>
      <w:ins w:id="70" w:author="ANDESTECH\ryjou" w:date="2016-02-24T15:12:00Z">
        <w:r>
          <w:rPr>
            <w:noProof/>
            <w:webHidden/>
          </w:rPr>
          <w:t>2</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71" w:author="ANDESTECH\ryjou" w:date="2016-02-24T15:12:00Z"/>
          <w:rFonts w:asciiTheme="minorHAnsi" w:eastAsiaTheme="minorEastAsia" w:hAnsiTheme="minorHAnsi" w:cstheme="minorBidi"/>
          <w:smallCaps w:val="0"/>
          <w:noProof/>
          <w:sz w:val="24"/>
          <w:szCs w:val="22"/>
        </w:rPr>
      </w:pPr>
      <w:ins w:id="72"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"_Toc444090103"</w:instrText>
        </w:r>
        <w:r w:rsidRPr="005E28E5">
          <w:rPr>
            <w:rStyle w:val="aa"/>
            <w:noProof/>
          </w:rPr>
          <w:instrText xml:space="preserve"> </w:instrText>
        </w:r>
        <w:r w:rsidRPr="005E28E5">
          <w:rPr>
            <w:rStyle w:val="aa"/>
            <w:noProof/>
          </w:rPr>
          <w:fldChar w:fldCharType="separate"/>
        </w:r>
        <w:r w:rsidRPr="005E28E5">
          <w:rPr>
            <w:rStyle w:val="aa"/>
            <w:noProof/>
          </w:rPr>
          <w:t>1.4.</w:t>
        </w:r>
        <w:r>
          <w:rPr>
            <w:rFonts w:asciiTheme="minorHAnsi" w:eastAsiaTheme="minorEastAsia" w:hAnsiTheme="minorHAnsi" w:cstheme="minorBidi"/>
            <w:smallCaps w:val="0"/>
            <w:noProof/>
            <w:sz w:val="24"/>
            <w:szCs w:val="22"/>
          </w:rPr>
          <w:tab/>
        </w:r>
        <w:r w:rsidRPr="005E28E5">
          <w:rPr>
            <w:rStyle w:val="aa"/>
            <w:noProof/>
          </w:rPr>
          <w:t>Function Description</w:t>
        </w:r>
        <w:r>
          <w:rPr>
            <w:noProof/>
            <w:webHidden/>
          </w:rPr>
          <w:tab/>
        </w:r>
        <w:r>
          <w:rPr>
            <w:noProof/>
            <w:webHidden/>
          </w:rPr>
          <w:fldChar w:fldCharType="begin"/>
        </w:r>
        <w:r>
          <w:rPr>
            <w:noProof/>
            <w:webHidden/>
          </w:rPr>
          <w:instrText xml:space="preserve"> PAGEREF _Toc444090103 \h </w:instrText>
        </w:r>
      </w:ins>
      <w:r>
        <w:rPr>
          <w:noProof/>
          <w:webHidden/>
        </w:rPr>
      </w:r>
      <w:r>
        <w:rPr>
          <w:noProof/>
          <w:webHidden/>
        </w:rPr>
        <w:fldChar w:fldCharType="separate"/>
      </w:r>
      <w:ins w:id="73" w:author="ANDESTECH\ryjou" w:date="2016-02-24T15:12:00Z">
        <w:r>
          <w:rPr>
            <w:noProof/>
            <w:webHidden/>
          </w:rPr>
          <w:t>2</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74" w:author="ANDESTECH\ryjou" w:date="2016-02-24T15:12:00Z"/>
          <w:rFonts w:asciiTheme="minorHAnsi" w:eastAsiaTheme="minorEastAsia" w:hAnsiTheme="minorHAnsi" w:cstheme="minorBidi"/>
          <w:i w:val="0"/>
          <w:iCs w:val="0"/>
          <w:noProof/>
          <w:sz w:val="24"/>
          <w:szCs w:val="22"/>
        </w:rPr>
      </w:pPr>
      <w:ins w:id="75"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"_Toc444090104"</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1.4.1.</w:t>
        </w:r>
        <w:r>
          <w:rPr>
            <w:rFonts w:asciiTheme="minorHAnsi" w:eastAsiaTheme="minorEastAsia" w:hAnsiTheme="minorHAnsi" w:cstheme="minorBidi"/>
            <w:i w:val="0"/>
            <w:iCs w:val="0"/>
            <w:noProof/>
            <w:sz w:val="24"/>
            <w:szCs w:val="22"/>
          </w:rPr>
          <w:tab/>
        </w:r>
        <w:r w:rsidRPr="005E28E5">
          <w:rPr>
            <w:rStyle w:val="aa"/>
            <w:rFonts w:eastAsia="新細明體"/>
            <w:noProof/>
          </w:rPr>
          <w:t>BIU PATH</w:t>
        </w:r>
        <w:r>
          <w:rPr>
            <w:noProof/>
            <w:webHidden/>
          </w:rPr>
          <w:tab/>
        </w:r>
        <w:r>
          <w:rPr>
            <w:noProof/>
            <w:webHidden/>
          </w:rPr>
          <w:fldChar w:fldCharType="begin"/>
        </w:r>
        <w:r>
          <w:rPr>
            <w:noProof/>
            <w:webHidden/>
          </w:rPr>
          <w:instrText xml:space="preserve"> PAGEREF _Toc444090104 \h </w:instrText>
        </w:r>
      </w:ins>
      <w:r>
        <w:rPr>
          <w:noProof/>
          <w:webHidden/>
        </w:rPr>
      </w:r>
      <w:r>
        <w:rPr>
          <w:noProof/>
          <w:webHidden/>
        </w:rPr>
        <w:fldChar w:fldCharType="separate"/>
      </w:r>
      <w:ins w:id="76" w:author="ANDESTECH\ryjou" w:date="2016-02-24T15:12:00Z">
        <w:r>
          <w:rPr>
            <w:noProof/>
            <w:webHidden/>
          </w:rPr>
          <w:t>2</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77" w:author="ANDESTECH\ryjou" w:date="2016-02-24T15:12:00Z"/>
          <w:rFonts w:asciiTheme="minorHAnsi" w:eastAsiaTheme="minorEastAsia" w:hAnsiTheme="minorHAnsi" w:cstheme="minorBidi"/>
          <w:i w:val="0"/>
          <w:iCs w:val="0"/>
          <w:noProof/>
          <w:sz w:val="24"/>
          <w:szCs w:val="22"/>
        </w:rPr>
      </w:pPr>
      <w:ins w:id="78"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"_Toc444090105"</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1.4.2.</w:t>
        </w:r>
        <w:r>
          <w:rPr>
            <w:rFonts w:asciiTheme="minorHAnsi" w:eastAsiaTheme="minorEastAsia" w:hAnsiTheme="minorHAnsi" w:cstheme="minorBidi"/>
            <w:i w:val="0"/>
            <w:iCs w:val="0"/>
            <w:noProof/>
            <w:sz w:val="24"/>
            <w:szCs w:val="22"/>
          </w:rPr>
          <w:tab/>
        </w:r>
        <w:r w:rsidRPr="005E28E5">
          <w:rPr>
            <w:rStyle w:val="aa"/>
            <w:rFonts w:eastAsia="新細明體"/>
            <w:noProof/>
          </w:rPr>
          <w:t>BIU SYNC</w:t>
        </w:r>
        <w:r>
          <w:rPr>
            <w:noProof/>
            <w:webHidden/>
          </w:rPr>
          <w:tab/>
        </w:r>
        <w:r>
          <w:rPr>
            <w:noProof/>
            <w:webHidden/>
          </w:rPr>
          <w:fldChar w:fldCharType="begin"/>
        </w:r>
        <w:r>
          <w:rPr>
            <w:noProof/>
            <w:webHidden/>
          </w:rPr>
          <w:instrText xml:space="preserve"> PAGEREF _Toc444090105 \h </w:instrText>
        </w:r>
      </w:ins>
      <w:r>
        <w:rPr>
          <w:noProof/>
          <w:webHidden/>
        </w:rPr>
      </w:r>
      <w:r>
        <w:rPr>
          <w:noProof/>
          <w:webHidden/>
        </w:rPr>
        <w:fldChar w:fldCharType="separate"/>
      </w:r>
      <w:ins w:id="79" w:author="ANDESTECH\ryjou" w:date="2016-02-24T15:12:00Z">
        <w:r>
          <w:rPr>
            <w:noProof/>
            <w:webHidden/>
          </w:rPr>
          <w:t>2</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80" w:author="ANDESTECH\ryjou" w:date="2016-02-24T15:12:00Z"/>
          <w:rFonts w:asciiTheme="minorHAnsi" w:eastAsiaTheme="minorEastAsia" w:hAnsiTheme="minorHAnsi" w:cstheme="minorBidi"/>
          <w:i w:val="0"/>
          <w:iCs w:val="0"/>
          <w:noProof/>
          <w:sz w:val="24"/>
          <w:szCs w:val="22"/>
        </w:rPr>
      </w:pPr>
      <w:ins w:id="81"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"_Toc444090106"</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1.4.3.</w:t>
        </w:r>
        <w:r>
          <w:rPr>
            <w:rFonts w:asciiTheme="minorHAnsi" w:eastAsiaTheme="minorEastAsia" w:hAnsiTheme="minorHAnsi" w:cstheme="minorBidi"/>
            <w:i w:val="0"/>
            <w:iCs w:val="0"/>
            <w:noProof/>
            <w:sz w:val="24"/>
            <w:szCs w:val="22"/>
          </w:rPr>
          <w:tab/>
        </w:r>
        <w:r w:rsidRPr="005E28E5">
          <w:rPr>
            <w:rStyle w:val="aa"/>
            <w:rFonts w:eastAsia="新細明體"/>
            <w:noProof/>
          </w:rPr>
          <w:t>BUS Wrapper</w:t>
        </w:r>
        <w:r>
          <w:rPr>
            <w:noProof/>
            <w:webHidden/>
          </w:rPr>
          <w:tab/>
        </w:r>
        <w:r>
          <w:rPr>
            <w:noProof/>
            <w:webHidden/>
          </w:rPr>
          <w:fldChar w:fldCharType="begin"/>
        </w:r>
        <w:r>
          <w:rPr>
            <w:noProof/>
            <w:webHidden/>
          </w:rPr>
          <w:instrText xml:space="preserve"> PAGEREF _Toc444090106 \h </w:instrText>
        </w:r>
      </w:ins>
      <w:r>
        <w:rPr>
          <w:noProof/>
          <w:webHidden/>
        </w:rPr>
      </w:r>
      <w:r>
        <w:rPr>
          <w:noProof/>
          <w:webHidden/>
        </w:rPr>
        <w:fldChar w:fldCharType="separate"/>
      </w:r>
      <w:ins w:id="82" w:author="ANDESTECH\ryjou" w:date="2016-02-24T15:12:00Z">
        <w:r>
          <w:rPr>
            <w:noProof/>
            <w:webHidden/>
          </w:rPr>
          <w:t>2</w:t>
        </w:r>
        <w:r>
          <w:rPr>
            <w:noProof/>
            <w:webHidden/>
          </w:rPr>
          <w:fldChar w:fldCharType="end"/>
        </w:r>
        <w:r w:rsidRPr="005E28E5">
          <w:rPr>
            <w:rStyle w:val="aa"/>
            <w:noProof/>
          </w:rPr>
          <w:fldChar w:fldCharType="end"/>
        </w:r>
      </w:ins>
    </w:p>
    <w:p w:rsidR="000A27C8" w:rsidRDefault="000A27C8">
      <w:pPr>
        <w:pStyle w:val="11"/>
        <w:rPr>
          <w:ins w:id="83" w:author="ANDESTECH\ryjou" w:date="2016-02-24T15:12:00Z"/>
          <w:rFonts w:asciiTheme="minorHAnsi" w:eastAsiaTheme="minorEastAsia" w:hAnsiTheme="minorHAnsi" w:cstheme="minorBidi"/>
          <w:b w:val="0"/>
          <w:bCs w:val="0"/>
          <w:caps w:val="0"/>
          <w:noProof/>
          <w:sz w:val="24"/>
          <w:szCs w:val="22"/>
        </w:rPr>
      </w:pPr>
      <w:ins w:id="84"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"_Toc444090107"</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2.</w:t>
        </w:r>
        <w:r>
          <w:rPr>
            <w:rFonts w:asciiTheme="minorHAnsi" w:eastAsiaTheme="minorEastAsia" w:hAnsiTheme="minorHAnsi" w:cstheme="minorBidi"/>
            <w:b w:val="0"/>
            <w:bCs w:val="0"/>
            <w:caps w:val="0"/>
            <w:noProof/>
            <w:sz w:val="24"/>
            <w:szCs w:val="22"/>
          </w:rPr>
          <w:tab/>
        </w:r>
        <w:r w:rsidRPr="005E28E5">
          <w:rPr>
            <w:rStyle w:val="aa"/>
            <w:rFonts w:eastAsia="新細明體"/>
            <w:noProof/>
          </w:rPr>
          <w:t>Signal Description</w:t>
        </w:r>
        <w:r>
          <w:rPr>
            <w:noProof/>
            <w:webHidden/>
          </w:rPr>
          <w:tab/>
        </w:r>
        <w:r>
          <w:rPr>
            <w:noProof/>
            <w:webHidden/>
          </w:rPr>
          <w:fldChar w:fldCharType="begin"/>
        </w:r>
        <w:r>
          <w:rPr>
            <w:noProof/>
            <w:webHidden/>
          </w:rPr>
          <w:instrText xml:space="preserve"> PAGEREF _Toc444090107 \h </w:instrText>
        </w:r>
      </w:ins>
      <w:r>
        <w:rPr>
          <w:noProof/>
          <w:webHidden/>
        </w:rPr>
      </w:r>
      <w:r>
        <w:rPr>
          <w:noProof/>
          <w:webHidden/>
        </w:rPr>
        <w:fldChar w:fldCharType="separate"/>
      </w:r>
      <w:ins w:id="85" w:author="ANDESTECH\ryjou" w:date="2016-02-24T15:12:00Z">
        <w:r>
          <w:rPr>
            <w:noProof/>
            <w:webHidden/>
          </w:rPr>
          <w:t>3</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86" w:author="ANDESTECH\ryjou" w:date="2016-02-24T15:12:00Z"/>
          <w:rFonts w:asciiTheme="minorHAnsi" w:eastAsiaTheme="minorEastAsia" w:hAnsiTheme="minorHAnsi" w:cstheme="minorBidi"/>
          <w:smallCaps w:val="0"/>
          <w:noProof/>
          <w:sz w:val="24"/>
          <w:szCs w:val="22"/>
        </w:rPr>
      </w:pPr>
      <w:ins w:id="87"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"_Toc444090108"</w:instrText>
        </w:r>
        <w:r w:rsidRPr="005E28E5">
          <w:rPr>
            <w:rStyle w:val="aa"/>
            <w:noProof/>
          </w:rPr>
          <w:instrText xml:space="preserve"> </w:instrText>
        </w:r>
        <w:r w:rsidRPr="005E28E5">
          <w:rPr>
            <w:rStyle w:val="aa"/>
            <w:noProof/>
          </w:rPr>
          <w:fldChar w:fldCharType="separate"/>
        </w:r>
        <w:r w:rsidRPr="005E28E5">
          <w:rPr>
            <w:rStyle w:val="aa"/>
            <w:noProof/>
          </w:rPr>
          <w:t>2.1.</w:t>
        </w:r>
        <w:r>
          <w:rPr>
            <w:rFonts w:asciiTheme="minorHAnsi" w:eastAsiaTheme="minorEastAsia" w:hAnsiTheme="minorHAnsi" w:cstheme="minorBidi"/>
            <w:smallCaps w:val="0"/>
            <w:noProof/>
            <w:sz w:val="24"/>
            <w:szCs w:val="22"/>
          </w:rPr>
          <w:tab/>
        </w:r>
        <w:r w:rsidRPr="005E28E5">
          <w:rPr>
            <w:rStyle w:val="aa"/>
            <w:noProof/>
          </w:rPr>
          <w:t>Signal Definition</w:t>
        </w:r>
        <w:r>
          <w:rPr>
            <w:noProof/>
            <w:webHidden/>
          </w:rPr>
          <w:tab/>
        </w:r>
        <w:r>
          <w:rPr>
            <w:noProof/>
            <w:webHidden/>
          </w:rPr>
          <w:fldChar w:fldCharType="begin"/>
        </w:r>
        <w:r>
          <w:rPr>
            <w:noProof/>
            <w:webHidden/>
          </w:rPr>
          <w:instrText xml:space="preserve"> PAGEREF _Toc444090108 \h </w:instrText>
        </w:r>
      </w:ins>
      <w:r>
        <w:rPr>
          <w:noProof/>
          <w:webHidden/>
        </w:rPr>
      </w:r>
      <w:r>
        <w:rPr>
          <w:noProof/>
          <w:webHidden/>
        </w:rPr>
        <w:fldChar w:fldCharType="separate"/>
      </w:r>
      <w:ins w:id="88" w:author="ANDESTECH\ryjou" w:date="2016-02-24T15:12:00Z">
        <w:r>
          <w:rPr>
            <w:noProof/>
            <w:webHidden/>
          </w:rPr>
          <w:t>3</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89" w:author="ANDESTECH\ryjou" w:date="2016-02-24T15:12:00Z"/>
          <w:rFonts w:asciiTheme="minorHAnsi" w:eastAsiaTheme="minorEastAsia" w:hAnsiTheme="minorHAnsi" w:cstheme="minorBidi"/>
          <w:smallCaps w:val="0"/>
          <w:noProof/>
          <w:sz w:val="24"/>
          <w:szCs w:val="22"/>
        </w:rPr>
      </w:pPr>
      <w:ins w:id="90"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"_Toc444090109"</w:instrText>
        </w:r>
        <w:r w:rsidRPr="005E28E5">
          <w:rPr>
            <w:rStyle w:val="aa"/>
            <w:noProof/>
          </w:rPr>
          <w:instrText xml:space="preserve"> </w:instrText>
        </w:r>
        <w:r w:rsidRPr="005E28E5">
          <w:rPr>
            <w:rStyle w:val="aa"/>
            <w:noProof/>
          </w:rPr>
          <w:fldChar w:fldCharType="separate"/>
        </w:r>
        <w:r w:rsidRPr="005E28E5">
          <w:rPr>
            <w:rStyle w:val="aa"/>
            <w:noProof/>
          </w:rPr>
          <w:t>2.2.</w:t>
        </w:r>
        <w:r>
          <w:rPr>
            <w:rFonts w:asciiTheme="minorHAnsi" w:eastAsiaTheme="minorEastAsia" w:hAnsiTheme="minorHAnsi" w:cstheme="minorBidi"/>
            <w:smallCaps w:val="0"/>
            <w:noProof/>
            <w:sz w:val="24"/>
            <w:szCs w:val="22"/>
          </w:rPr>
          <w:tab/>
        </w:r>
        <w:r w:rsidRPr="005E28E5">
          <w:rPr>
            <w:rStyle w:val="aa"/>
            <w:noProof/>
          </w:rPr>
          <w:t>Timing Diagram for Interface Protocol</w:t>
        </w:r>
        <w:r>
          <w:rPr>
            <w:noProof/>
            <w:webHidden/>
          </w:rPr>
          <w:tab/>
        </w:r>
        <w:r>
          <w:rPr>
            <w:noProof/>
            <w:webHidden/>
          </w:rPr>
          <w:fldChar w:fldCharType="begin"/>
        </w:r>
        <w:r>
          <w:rPr>
            <w:noProof/>
            <w:webHidden/>
          </w:rPr>
          <w:instrText xml:space="preserve"> PAGEREF _Toc444090109 \h </w:instrText>
        </w:r>
      </w:ins>
      <w:r>
        <w:rPr>
          <w:noProof/>
          <w:webHidden/>
        </w:rPr>
      </w:r>
      <w:r>
        <w:rPr>
          <w:noProof/>
          <w:webHidden/>
        </w:rPr>
        <w:fldChar w:fldCharType="separate"/>
      </w:r>
      <w:ins w:id="91" w:author="ANDESTECH\ryjou" w:date="2016-02-24T15:12:00Z">
        <w:r>
          <w:rPr>
            <w:noProof/>
            <w:webHidden/>
          </w:rPr>
          <w:t>10</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92" w:author="ANDESTECH\ryjou" w:date="2016-02-24T15:12:00Z"/>
          <w:rFonts w:asciiTheme="minorHAnsi" w:eastAsiaTheme="minorEastAsia" w:hAnsiTheme="minorHAnsi" w:cstheme="minorBidi"/>
          <w:i w:val="0"/>
          <w:iCs w:val="0"/>
          <w:noProof/>
          <w:sz w:val="24"/>
          <w:szCs w:val="22"/>
        </w:rPr>
      </w:pPr>
      <w:ins w:id="93"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"_Toc444090110"</w:instrText>
        </w:r>
        <w:r w:rsidRPr="005E28E5">
          <w:rPr>
            <w:rStyle w:val="aa"/>
            <w:noProof/>
          </w:rPr>
          <w:instrText xml:space="preserve"> </w:instrText>
        </w:r>
        <w:r w:rsidRPr="005E28E5">
          <w:rPr>
            <w:rStyle w:val="aa"/>
            <w:noProof/>
          </w:rPr>
          <w:fldChar w:fldCharType="separate"/>
        </w:r>
        <w:r w:rsidRPr="005E28E5">
          <w:rPr>
            <w:rStyle w:val="aa"/>
            <w:noProof/>
          </w:rPr>
          <w:t>2.2.1.</w:t>
        </w:r>
        <w:r>
          <w:rPr>
            <w:rFonts w:asciiTheme="minorHAnsi" w:eastAsiaTheme="minorEastAsia" w:hAnsiTheme="minorHAnsi" w:cstheme="minorBidi"/>
            <w:i w:val="0"/>
            <w:iCs w:val="0"/>
            <w:noProof/>
            <w:sz w:val="24"/>
            <w:szCs w:val="22"/>
          </w:rPr>
          <w:tab/>
        </w:r>
        <w:r w:rsidRPr="005E28E5">
          <w:rPr>
            <w:rStyle w:val="aa"/>
            <w:noProof/>
          </w:rPr>
          <w:t>Read transactions</w:t>
        </w:r>
        <w:r>
          <w:rPr>
            <w:noProof/>
            <w:webHidden/>
          </w:rPr>
          <w:tab/>
        </w:r>
        <w:r>
          <w:rPr>
            <w:noProof/>
            <w:webHidden/>
          </w:rPr>
          <w:fldChar w:fldCharType="begin"/>
        </w:r>
        <w:r>
          <w:rPr>
            <w:noProof/>
            <w:webHidden/>
          </w:rPr>
          <w:instrText xml:space="preserve"> PAGEREF _Toc444090110 \h </w:instrText>
        </w:r>
      </w:ins>
      <w:r>
        <w:rPr>
          <w:noProof/>
          <w:webHidden/>
        </w:rPr>
      </w:r>
      <w:r>
        <w:rPr>
          <w:noProof/>
          <w:webHidden/>
        </w:rPr>
        <w:fldChar w:fldCharType="separate"/>
      </w:r>
      <w:ins w:id="94" w:author="ANDESTECH\ryjou" w:date="2016-02-24T15:12:00Z">
        <w:r>
          <w:rPr>
            <w:noProof/>
            <w:webHidden/>
          </w:rPr>
          <w:t>10</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95" w:author="ANDESTECH\ryjou" w:date="2016-02-24T15:12:00Z"/>
          <w:rFonts w:asciiTheme="minorHAnsi" w:eastAsiaTheme="minorEastAsia" w:hAnsiTheme="minorHAnsi" w:cstheme="minorBidi"/>
          <w:i w:val="0"/>
          <w:iCs w:val="0"/>
          <w:noProof/>
          <w:sz w:val="24"/>
          <w:szCs w:val="22"/>
        </w:rPr>
      </w:pPr>
      <w:ins w:id="96"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"_Toc444090111"</w:instrText>
        </w:r>
        <w:r w:rsidRPr="005E28E5">
          <w:rPr>
            <w:rStyle w:val="aa"/>
            <w:noProof/>
          </w:rPr>
          <w:instrText xml:space="preserve"> </w:instrText>
        </w:r>
        <w:r w:rsidRPr="005E28E5">
          <w:rPr>
            <w:rStyle w:val="aa"/>
            <w:noProof/>
          </w:rPr>
          <w:fldChar w:fldCharType="separate"/>
        </w:r>
        <w:r w:rsidRPr="005E28E5">
          <w:rPr>
            <w:rStyle w:val="aa"/>
            <w:noProof/>
          </w:rPr>
          <w:t>2.2.2.</w:t>
        </w:r>
        <w:r>
          <w:rPr>
            <w:rFonts w:asciiTheme="minorHAnsi" w:eastAsiaTheme="minorEastAsia" w:hAnsiTheme="minorHAnsi" w:cstheme="minorBidi"/>
            <w:i w:val="0"/>
            <w:iCs w:val="0"/>
            <w:noProof/>
            <w:sz w:val="24"/>
            <w:szCs w:val="22"/>
          </w:rPr>
          <w:tab/>
        </w:r>
        <w:r w:rsidRPr="005E28E5">
          <w:rPr>
            <w:rStyle w:val="aa"/>
            <w:noProof/>
          </w:rPr>
          <w:t>Write transactions</w:t>
        </w:r>
        <w:r>
          <w:rPr>
            <w:noProof/>
            <w:webHidden/>
          </w:rPr>
          <w:tab/>
        </w:r>
        <w:r>
          <w:rPr>
            <w:noProof/>
            <w:webHidden/>
          </w:rPr>
          <w:fldChar w:fldCharType="begin"/>
        </w:r>
        <w:r>
          <w:rPr>
            <w:noProof/>
            <w:webHidden/>
          </w:rPr>
          <w:instrText xml:space="preserve"> PAGEREF _Toc444090111 \h </w:instrText>
        </w:r>
      </w:ins>
      <w:r>
        <w:rPr>
          <w:noProof/>
          <w:webHidden/>
        </w:rPr>
      </w:r>
      <w:r>
        <w:rPr>
          <w:noProof/>
          <w:webHidden/>
        </w:rPr>
        <w:fldChar w:fldCharType="separate"/>
      </w:r>
      <w:ins w:id="97" w:author="ANDESTECH\ryjou" w:date="2016-02-24T15:12:00Z">
        <w:r>
          <w:rPr>
            <w:noProof/>
            <w:webHidden/>
          </w:rPr>
          <w:t>12</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98" w:author="ANDESTECH\ryjou" w:date="2016-02-24T15:12:00Z"/>
          <w:rFonts w:asciiTheme="minorHAnsi" w:eastAsiaTheme="minorEastAsia" w:hAnsiTheme="minorHAnsi" w:cstheme="minorBidi"/>
          <w:i w:val="0"/>
          <w:iCs w:val="0"/>
          <w:noProof/>
          <w:sz w:val="24"/>
          <w:szCs w:val="22"/>
        </w:rPr>
      </w:pPr>
      <w:ins w:id="99"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"_Toc444090112"</w:instrText>
        </w:r>
        <w:r w:rsidRPr="005E28E5">
          <w:rPr>
            <w:rStyle w:val="aa"/>
            <w:noProof/>
          </w:rPr>
          <w:instrText xml:space="preserve"> </w:instrText>
        </w:r>
        <w:r w:rsidRPr="005E28E5">
          <w:rPr>
            <w:rStyle w:val="aa"/>
            <w:noProof/>
          </w:rPr>
          <w:fldChar w:fldCharType="separate"/>
        </w:r>
        <w:r w:rsidRPr="005E28E5">
          <w:rPr>
            <w:rStyle w:val="aa"/>
            <w:noProof/>
          </w:rPr>
          <w:t>2.2.3.</w:t>
        </w:r>
        <w:r>
          <w:rPr>
            <w:rFonts w:asciiTheme="minorHAnsi" w:eastAsiaTheme="minorEastAsia" w:hAnsiTheme="minorHAnsi" w:cstheme="minorBidi"/>
            <w:i w:val="0"/>
            <w:iCs w:val="0"/>
            <w:noProof/>
            <w:sz w:val="24"/>
            <w:szCs w:val="22"/>
          </w:rPr>
          <w:tab/>
        </w:r>
        <w:r w:rsidRPr="005E28E5">
          <w:rPr>
            <w:rStyle w:val="aa"/>
            <w:noProof/>
          </w:rPr>
          <w:t>MISC</w:t>
        </w:r>
        <w:r>
          <w:rPr>
            <w:noProof/>
            <w:webHidden/>
          </w:rPr>
          <w:tab/>
        </w:r>
        <w:r>
          <w:rPr>
            <w:noProof/>
            <w:webHidden/>
          </w:rPr>
          <w:fldChar w:fldCharType="begin"/>
        </w:r>
        <w:r>
          <w:rPr>
            <w:noProof/>
            <w:webHidden/>
          </w:rPr>
          <w:instrText xml:space="preserve"> PAGEREF _Toc444090112 \h </w:instrText>
        </w:r>
      </w:ins>
      <w:r>
        <w:rPr>
          <w:noProof/>
          <w:webHidden/>
        </w:rPr>
      </w:r>
      <w:r>
        <w:rPr>
          <w:noProof/>
          <w:webHidden/>
        </w:rPr>
        <w:fldChar w:fldCharType="separate"/>
      </w:r>
      <w:ins w:id="100" w:author="ANDESTECH\ryjou" w:date="2016-02-24T15:12:00Z">
        <w:r>
          <w:rPr>
            <w:noProof/>
            <w:webHidden/>
          </w:rPr>
          <w:t>13</w:t>
        </w:r>
        <w:r>
          <w:rPr>
            <w:noProof/>
            <w:webHidden/>
          </w:rPr>
          <w:fldChar w:fldCharType="end"/>
        </w:r>
        <w:r w:rsidRPr="005E28E5">
          <w:rPr>
            <w:rStyle w:val="aa"/>
            <w:noProof/>
          </w:rPr>
          <w:fldChar w:fldCharType="end"/>
        </w:r>
      </w:ins>
    </w:p>
    <w:p w:rsidR="000A27C8" w:rsidRDefault="000A27C8">
      <w:pPr>
        <w:pStyle w:val="11"/>
        <w:rPr>
          <w:ins w:id="101" w:author="ANDESTECH\ryjou" w:date="2016-02-24T15:12:00Z"/>
          <w:rFonts w:asciiTheme="minorHAnsi" w:eastAsiaTheme="minorEastAsia" w:hAnsiTheme="minorHAnsi" w:cstheme="minorBidi"/>
          <w:b w:val="0"/>
          <w:bCs w:val="0"/>
          <w:caps w:val="0"/>
          <w:noProof/>
          <w:sz w:val="24"/>
          <w:szCs w:val="22"/>
        </w:rPr>
      </w:pPr>
      <w:ins w:id="102"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"_Toc444090113"</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w:t>
        </w:r>
        <w:r>
          <w:rPr>
            <w:rFonts w:asciiTheme="minorHAnsi" w:eastAsiaTheme="minorEastAsia" w:hAnsiTheme="minorHAnsi" w:cstheme="minorBidi"/>
            <w:b w:val="0"/>
            <w:bCs w:val="0"/>
            <w:caps w:val="0"/>
            <w:noProof/>
            <w:sz w:val="24"/>
            <w:szCs w:val="22"/>
          </w:rPr>
          <w:tab/>
        </w:r>
        <w:r w:rsidRPr="005E28E5">
          <w:rPr>
            <w:rStyle w:val="aa"/>
            <w:rFonts w:eastAsia="新細明體"/>
            <w:noProof/>
          </w:rPr>
          <w:t>Micro-Architecture</w:t>
        </w:r>
        <w:r>
          <w:rPr>
            <w:noProof/>
            <w:webHidden/>
          </w:rPr>
          <w:tab/>
        </w:r>
        <w:r>
          <w:rPr>
            <w:noProof/>
            <w:webHidden/>
          </w:rPr>
          <w:fldChar w:fldCharType="begin"/>
        </w:r>
        <w:r>
          <w:rPr>
            <w:noProof/>
            <w:webHidden/>
          </w:rPr>
          <w:instrText xml:space="preserve"> PAGEREF _Toc444090113 \h </w:instrText>
        </w:r>
      </w:ins>
      <w:r>
        <w:rPr>
          <w:noProof/>
          <w:webHidden/>
        </w:rPr>
      </w:r>
      <w:r>
        <w:rPr>
          <w:noProof/>
          <w:webHidden/>
        </w:rPr>
        <w:fldChar w:fldCharType="separate"/>
      </w:r>
      <w:ins w:id="103" w:author="ANDESTECH\ryjou" w:date="2016-02-24T15:12:00Z">
        <w:r>
          <w:rPr>
            <w:noProof/>
            <w:webHidden/>
          </w:rPr>
          <w:t>16</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04" w:author="ANDESTECH\ryjou" w:date="2016-02-24T15:12:00Z"/>
          <w:rFonts w:asciiTheme="minorHAnsi" w:eastAsiaTheme="minorEastAsia" w:hAnsiTheme="minorHAnsi" w:cstheme="minorBidi"/>
          <w:smallCaps w:val="0"/>
          <w:noProof/>
          <w:sz w:val="24"/>
          <w:szCs w:val="22"/>
        </w:rPr>
      </w:pPr>
      <w:ins w:id="105"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"_Toc444090114"</w:instrText>
        </w:r>
        <w:r w:rsidRPr="005E28E5">
          <w:rPr>
            <w:rStyle w:val="aa"/>
            <w:noProof/>
          </w:rPr>
          <w:instrText xml:space="preserve"> </w:instrText>
        </w:r>
        <w:r w:rsidRPr="005E28E5">
          <w:rPr>
            <w:rStyle w:val="aa"/>
            <w:noProof/>
          </w:rPr>
          <w:fldChar w:fldCharType="separate"/>
        </w:r>
        <w:r w:rsidRPr="005E28E5">
          <w:rPr>
            <w:rStyle w:val="aa"/>
            <w:noProof/>
          </w:rPr>
          <w:t>3.1.</w:t>
        </w:r>
        <w:r>
          <w:rPr>
            <w:rFonts w:asciiTheme="minorHAnsi" w:eastAsiaTheme="minorEastAsia" w:hAnsiTheme="minorHAnsi" w:cstheme="minorBidi"/>
            <w:smallCaps w:val="0"/>
            <w:noProof/>
            <w:sz w:val="24"/>
            <w:szCs w:val="22"/>
          </w:rPr>
          <w:tab/>
        </w:r>
        <w:r w:rsidRPr="005E28E5">
          <w:rPr>
            <w:rStyle w:val="aa"/>
            <w:noProof/>
          </w:rPr>
          <w:t>BIU_PATH</w:t>
        </w:r>
        <w:r>
          <w:rPr>
            <w:noProof/>
            <w:webHidden/>
          </w:rPr>
          <w:tab/>
        </w:r>
        <w:r>
          <w:rPr>
            <w:noProof/>
            <w:webHidden/>
          </w:rPr>
          <w:fldChar w:fldCharType="begin"/>
        </w:r>
        <w:r>
          <w:rPr>
            <w:noProof/>
            <w:webHidden/>
          </w:rPr>
          <w:instrText xml:space="preserve"> PAGEREF _Toc444090114 \h </w:instrText>
        </w:r>
      </w:ins>
      <w:r>
        <w:rPr>
          <w:noProof/>
          <w:webHidden/>
        </w:rPr>
      </w:r>
      <w:r>
        <w:rPr>
          <w:noProof/>
          <w:webHidden/>
        </w:rPr>
        <w:fldChar w:fldCharType="separate"/>
      </w:r>
      <w:ins w:id="106" w:author="ANDESTECH\ryjou" w:date="2016-02-24T15:12:00Z">
        <w:r>
          <w:rPr>
            <w:noProof/>
            <w:webHidden/>
          </w:rPr>
          <w:t>16</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07" w:author="ANDESTECH\ryjou" w:date="2016-02-24T15:12:00Z"/>
          <w:rFonts w:asciiTheme="minorHAnsi" w:eastAsiaTheme="minorEastAsia" w:hAnsiTheme="minorHAnsi" w:cstheme="minorBidi"/>
          <w:smallCaps w:val="0"/>
          <w:noProof/>
          <w:sz w:val="24"/>
          <w:szCs w:val="22"/>
        </w:rPr>
      </w:pPr>
      <w:ins w:id="108"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"_Toc444090115"</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3.2.</w:t>
        </w:r>
        <w:r>
          <w:rPr>
            <w:rFonts w:asciiTheme="minorHAnsi" w:eastAsiaTheme="minorEastAsia" w:hAnsiTheme="minorHAnsi" w:cstheme="minorBidi"/>
            <w:smallCaps w:val="0"/>
            <w:noProof/>
            <w:sz w:val="24"/>
            <w:szCs w:val="22"/>
          </w:rPr>
          <w:tab/>
        </w:r>
        <w:r w:rsidRPr="005E28E5">
          <w:rPr>
            <w:rStyle w:val="aa"/>
            <w:rFonts w:eastAsia="新細明體"/>
            <w:noProof/>
          </w:rPr>
          <w:t>BIU_SYNC</w:t>
        </w:r>
        <w:r>
          <w:rPr>
            <w:noProof/>
            <w:webHidden/>
          </w:rPr>
          <w:tab/>
        </w:r>
        <w:r>
          <w:rPr>
            <w:noProof/>
            <w:webHidden/>
          </w:rPr>
          <w:fldChar w:fldCharType="begin"/>
        </w:r>
        <w:r>
          <w:rPr>
            <w:noProof/>
            <w:webHidden/>
          </w:rPr>
          <w:instrText xml:space="preserve"> PAGEREF _Toc444090115 \h </w:instrText>
        </w:r>
      </w:ins>
      <w:r>
        <w:rPr>
          <w:noProof/>
          <w:webHidden/>
        </w:rPr>
      </w:r>
      <w:r>
        <w:rPr>
          <w:noProof/>
          <w:webHidden/>
        </w:rPr>
        <w:fldChar w:fldCharType="separate"/>
      </w:r>
      <w:ins w:id="109" w:author="ANDESTECH\ryjou" w:date="2016-02-24T15:12:00Z">
        <w:r>
          <w:rPr>
            <w:noProof/>
            <w:webHidden/>
          </w:rPr>
          <w:t>17</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10" w:author="ANDESTECH\ryjou" w:date="2016-02-24T15:12:00Z"/>
          <w:rFonts w:asciiTheme="minorHAnsi" w:eastAsiaTheme="minorEastAsia" w:hAnsiTheme="minorHAnsi" w:cstheme="minorBidi"/>
          <w:smallCaps w:val="0"/>
          <w:noProof/>
          <w:sz w:val="24"/>
          <w:szCs w:val="22"/>
        </w:rPr>
      </w:pPr>
      <w:ins w:id="111"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"_Toc444090116"</w:instrText>
        </w:r>
        <w:r w:rsidRPr="005E28E5">
          <w:rPr>
            <w:rStyle w:val="aa"/>
            <w:noProof/>
          </w:rPr>
          <w:instrText xml:space="preserve"> </w:instrText>
        </w:r>
        <w:r w:rsidRPr="005E28E5">
          <w:rPr>
            <w:rStyle w:val="aa"/>
            <w:noProof/>
          </w:rPr>
          <w:fldChar w:fldCharType="separate"/>
        </w:r>
        <w:r w:rsidRPr="005E28E5">
          <w:rPr>
            <w:rStyle w:val="aa"/>
            <w:noProof/>
          </w:rPr>
          <w:t>3.3.</w:t>
        </w:r>
        <w:r>
          <w:rPr>
            <w:rFonts w:asciiTheme="minorHAnsi" w:eastAsiaTheme="minorEastAsia" w:hAnsiTheme="minorHAnsi" w:cstheme="minorBidi"/>
            <w:smallCaps w:val="0"/>
            <w:noProof/>
            <w:sz w:val="24"/>
            <w:szCs w:val="22"/>
          </w:rPr>
          <w:tab/>
        </w:r>
        <w:r w:rsidRPr="005E28E5">
          <w:rPr>
            <w:rStyle w:val="aa"/>
            <w:noProof/>
          </w:rPr>
          <w:t>AXI bus wrapper</w:t>
        </w:r>
        <w:r>
          <w:rPr>
            <w:noProof/>
            <w:webHidden/>
          </w:rPr>
          <w:tab/>
        </w:r>
        <w:r>
          <w:rPr>
            <w:noProof/>
            <w:webHidden/>
          </w:rPr>
          <w:fldChar w:fldCharType="begin"/>
        </w:r>
        <w:r>
          <w:rPr>
            <w:noProof/>
            <w:webHidden/>
          </w:rPr>
          <w:instrText xml:space="preserve"> PAGEREF _Toc444090116 \h </w:instrText>
        </w:r>
      </w:ins>
      <w:r>
        <w:rPr>
          <w:noProof/>
          <w:webHidden/>
        </w:rPr>
      </w:r>
      <w:r>
        <w:rPr>
          <w:noProof/>
          <w:webHidden/>
        </w:rPr>
        <w:fldChar w:fldCharType="separate"/>
      </w:r>
      <w:ins w:id="112" w:author="ANDESTECH\ryjou" w:date="2016-02-24T15:12:00Z">
        <w:r>
          <w:rPr>
            <w:noProof/>
            <w:webHidden/>
          </w:rPr>
          <w:t>19</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13" w:author="ANDESTECH\ryjou" w:date="2016-02-24T15:12:00Z"/>
          <w:rFonts w:asciiTheme="minorHAnsi" w:eastAsiaTheme="minorEastAsia" w:hAnsiTheme="minorHAnsi" w:cstheme="minorBidi"/>
          <w:smallCaps w:val="0"/>
          <w:noProof/>
          <w:sz w:val="24"/>
          <w:szCs w:val="22"/>
        </w:rPr>
      </w:pPr>
      <w:ins w:id="114"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"_Toc444090117"</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3.4.</w:t>
        </w:r>
        <w:r>
          <w:rPr>
            <w:rFonts w:asciiTheme="minorHAnsi" w:eastAsiaTheme="minorEastAsia" w:hAnsiTheme="minorHAnsi" w:cstheme="minorBidi"/>
            <w:smallCaps w:val="0"/>
            <w:noProof/>
            <w:sz w:val="24"/>
            <w:szCs w:val="22"/>
          </w:rPr>
          <w:tab/>
        </w:r>
        <w:r w:rsidRPr="005E28E5">
          <w:rPr>
            <w:rStyle w:val="aa"/>
            <w:noProof/>
          </w:rPr>
          <w:t>Write Transfer</w:t>
        </w:r>
        <w:r>
          <w:rPr>
            <w:noProof/>
            <w:webHidden/>
          </w:rPr>
          <w:tab/>
        </w:r>
        <w:r>
          <w:rPr>
            <w:noProof/>
            <w:webHidden/>
          </w:rPr>
          <w:fldChar w:fldCharType="begin"/>
        </w:r>
        <w:r>
          <w:rPr>
            <w:noProof/>
            <w:webHidden/>
          </w:rPr>
          <w:instrText xml:space="preserve"> PAGEREF _Toc444090117 \h </w:instrText>
        </w:r>
      </w:ins>
      <w:r>
        <w:rPr>
          <w:noProof/>
          <w:webHidden/>
        </w:rPr>
      </w:r>
      <w:r>
        <w:rPr>
          <w:noProof/>
          <w:webHidden/>
        </w:rPr>
        <w:fldChar w:fldCharType="separate"/>
      </w:r>
      <w:ins w:id="115" w:author="ANDESTECH\ryjou" w:date="2016-02-24T15:12:00Z">
        <w:r>
          <w:rPr>
            <w:noProof/>
            <w:webHidden/>
          </w:rPr>
          <w:t>20</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16" w:author="ANDESTECH\ryjou" w:date="2016-02-24T15:12:00Z"/>
          <w:rFonts w:asciiTheme="minorHAnsi" w:eastAsiaTheme="minorEastAsia" w:hAnsiTheme="minorHAnsi" w:cstheme="minorBidi"/>
          <w:smallCaps w:val="0"/>
          <w:noProof/>
          <w:sz w:val="24"/>
          <w:szCs w:val="22"/>
        </w:rPr>
      </w:pPr>
      <w:ins w:id="117"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"_Toc444090118"</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3.5.</w:t>
        </w:r>
        <w:r>
          <w:rPr>
            <w:rFonts w:asciiTheme="minorHAnsi" w:eastAsiaTheme="minorEastAsia" w:hAnsiTheme="minorHAnsi" w:cstheme="minorBidi"/>
            <w:smallCaps w:val="0"/>
            <w:noProof/>
            <w:sz w:val="24"/>
            <w:szCs w:val="22"/>
          </w:rPr>
          <w:tab/>
        </w:r>
        <w:r w:rsidRPr="005E28E5">
          <w:rPr>
            <w:rStyle w:val="aa"/>
            <w:noProof/>
          </w:rPr>
          <w:t>Read Transfer</w:t>
        </w:r>
        <w:r>
          <w:rPr>
            <w:noProof/>
            <w:webHidden/>
          </w:rPr>
          <w:tab/>
        </w:r>
        <w:r>
          <w:rPr>
            <w:noProof/>
            <w:webHidden/>
          </w:rPr>
          <w:fldChar w:fldCharType="begin"/>
        </w:r>
        <w:r>
          <w:rPr>
            <w:noProof/>
            <w:webHidden/>
          </w:rPr>
          <w:instrText xml:space="preserve"> PAGEREF _Toc444090118 \h </w:instrText>
        </w:r>
      </w:ins>
      <w:r>
        <w:rPr>
          <w:noProof/>
          <w:webHidden/>
        </w:rPr>
      </w:r>
      <w:r>
        <w:rPr>
          <w:noProof/>
          <w:webHidden/>
        </w:rPr>
        <w:fldChar w:fldCharType="separate"/>
      </w:r>
      <w:ins w:id="118" w:author="ANDESTECH\ryjou" w:date="2016-02-24T15:12:00Z">
        <w:r>
          <w:rPr>
            <w:noProof/>
            <w:webHidden/>
          </w:rPr>
          <w:t>20</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19" w:author="ANDESTECH\ryjou" w:date="2016-02-24T15:12:00Z"/>
          <w:rFonts w:asciiTheme="minorHAnsi" w:eastAsiaTheme="minorEastAsia" w:hAnsiTheme="minorHAnsi" w:cstheme="minorBidi"/>
          <w:smallCaps w:val="0"/>
          <w:noProof/>
          <w:sz w:val="24"/>
          <w:szCs w:val="22"/>
        </w:rPr>
      </w:pPr>
      <w:ins w:id="120"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"_Toc444090119"</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3.6.</w:t>
        </w:r>
        <w:r>
          <w:rPr>
            <w:rFonts w:asciiTheme="minorHAnsi" w:eastAsiaTheme="minorEastAsia" w:hAnsiTheme="minorHAnsi" w:cstheme="minorBidi"/>
            <w:smallCaps w:val="0"/>
            <w:noProof/>
            <w:sz w:val="24"/>
            <w:szCs w:val="22"/>
          </w:rPr>
          <w:tab/>
        </w:r>
        <w:r w:rsidRPr="005E28E5">
          <w:rPr>
            <w:rStyle w:val="aa"/>
            <w:noProof/>
          </w:rPr>
          <w:t>Lock Transfer</w:t>
        </w:r>
        <w:r>
          <w:rPr>
            <w:noProof/>
            <w:webHidden/>
          </w:rPr>
          <w:tab/>
        </w:r>
        <w:r>
          <w:rPr>
            <w:noProof/>
            <w:webHidden/>
          </w:rPr>
          <w:fldChar w:fldCharType="begin"/>
        </w:r>
        <w:r>
          <w:rPr>
            <w:noProof/>
            <w:webHidden/>
          </w:rPr>
          <w:instrText xml:space="preserve"> PAGEREF _Toc444090119 \h </w:instrText>
        </w:r>
      </w:ins>
      <w:r>
        <w:rPr>
          <w:noProof/>
          <w:webHidden/>
        </w:rPr>
      </w:r>
      <w:r>
        <w:rPr>
          <w:noProof/>
          <w:webHidden/>
        </w:rPr>
        <w:fldChar w:fldCharType="separate"/>
      </w:r>
      <w:ins w:id="121" w:author="ANDESTECH\ryjou" w:date="2016-02-24T15:12:00Z">
        <w:r>
          <w:rPr>
            <w:noProof/>
            <w:webHidden/>
          </w:rPr>
          <w:t>21</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22" w:author="ANDESTECH\ryjou" w:date="2016-02-24T15:12:00Z"/>
          <w:rFonts w:asciiTheme="minorHAnsi" w:eastAsiaTheme="minorEastAsia" w:hAnsiTheme="minorHAnsi" w:cstheme="minorBidi"/>
          <w:smallCaps w:val="0"/>
          <w:noProof/>
          <w:sz w:val="24"/>
          <w:szCs w:val="22"/>
        </w:rPr>
      </w:pPr>
      <w:ins w:id="123"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"_Toc444090120"</w:instrText>
        </w:r>
        <w:r w:rsidRPr="005E28E5">
          <w:rPr>
            <w:rStyle w:val="aa"/>
            <w:noProof/>
          </w:rPr>
          <w:instrText xml:space="preserve"> </w:instrText>
        </w:r>
        <w:r w:rsidRPr="005E28E5">
          <w:rPr>
            <w:rStyle w:val="aa"/>
            <w:noProof/>
          </w:rPr>
          <w:fldChar w:fldCharType="separate"/>
        </w:r>
        <w:r w:rsidRPr="005E28E5">
          <w:rPr>
            <w:rStyle w:val="aa"/>
            <w:noProof/>
          </w:rPr>
          <w:t>3.7.</w:t>
        </w:r>
        <w:r>
          <w:rPr>
            <w:rFonts w:asciiTheme="minorHAnsi" w:eastAsiaTheme="minorEastAsia" w:hAnsiTheme="minorHAnsi" w:cstheme="minorBidi"/>
            <w:smallCaps w:val="0"/>
            <w:noProof/>
            <w:sz w:val="24"/>
            <w:szCs w:val="22"/>
          </w:rPr>
          <w:tab/>
        </w:r>
        <w:r w:rsidRPr="005E28E5">
          <w:rPr>
            <w:rStyle w:val="aa"/>
            <w:noProof/>
          </w:rPr>
          <w:t>Write Acknowledge</w:t>
        </w:r>
        <w:r>
          <w:rPr>
            <w:noProof/>
            <w:webHidden/>
          </w:rPr>
          <w:tab/>
        </w:r>
        <w:r>
          <w:rPr>
            <w:noProof/>
            <w:webHidden/>
          </w:rPr>
          <w:fldChar w:fldCharType="begin"/>
        </w:r>
        <w:r>
          <w:rPr>
            <w:noProof/>
            <w:webHidden/>
          </w:rPr>
          <w:instrText xml:space="preserve"> PAGEREF _Toc444090120 \h </w:instrText>
        </w:r>
      </w:ins>
      <w:r>
        <w:rPr>
          <w:noProof/>
          <w:webHidden/>
        </w:rPr>
      </w:r>
      <w:r>
        <w:rPr>
          <w:noProof/>
          <w:webHidden/>
        </w:rPr>
        <w:fldChar w:fldCharType="separate"/>
      </w:r>
      <w:ins w:id="124" w:author="ANDESTECH\ryjou" w:date="2016-02-24T15:12:00Z">
        <w:r>
          <w:rPr>
            <w:noProof/>
            <w:webHidden/>
          </w:rPr>
          <w:t>21</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25" w:author="ANDESTECH\ryjou" w:date="2016-02-24T15:12:00Z"/>
          <w:rFonts w:asciiTheme="minorHAnsi" w:eastAsiaTheme="minorEastAsia" w:hAnsiTheme="minorHAnsi" w:cstheme="minorBidi"/>
          <w:smallCaps w:val="0"/>
          <w:noProof/>
          <w:sz w:val="24"/>
          <w:szCs w:val="22"/>
        </w:rPr>
      </w:pPr>
      <w:ins w:id="126"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"_Toc444090121"</w:instrText>
        </w:r>
        <w:r w:rsidRPr="005E28E5">
          <w:rPr>
            <w:rStyle w:val="aa"/>
            <w:noProof/>
          </w:rPr>
          <w:instrText xml:space="preserve"> </w:instrText>
        </w:r>
        <w:r w:rsidRPr="005E28E5">
          <w:rPr>
            <w:rStyle w:val="aa"/>
            <w:noProof/>
          </w:rPr>
          <w:fldChar w:fldCharType="separate"/>
        </w:r>
        <w:r w:rsidRPr="005E28E5">
          <w:rPr>
            <w:rStyle w:val="aa"/>
            <w:noProof/>
          </w:rPr>
          <w:t>3.8.</w:t>
        </w:r>
        <w:r>
          <w:rPr>
            <w:rFonts w:asciiTheme="minorHAnsi" w:eastAsiaTheme="minorEastAsia" w:hAnsiTheme="minorHAnsi" w:cstheme="minorBidi"/>
            <w:smallCaps w:val="0"/>
            <w:noProof/>
            <w:sz w:val="24"/>
            <w:szCs w:val="22"/>
          </w:rPr>
          <w:tab/>
        </w:r>
        <w:r w:rsidRPr="005E28E5">
          <w:rPr>
            <w:rStyle w:val="aa"/>
            <w:noProof/>
          </w:rPr>
          <w:t>Conservative write order</w:t>
        </w:r>
        <w:r>
          <w:rPr>
            <w:noProof/>
            <w:webHidden/>
          </w:rPr>
          <w:tab/>
        </w:r>
        <w:r>
          <w:rPr>
            <w:noProof/>
            <w:webHidden/>
          </w:rPr>
          <w:fldChar w:fldCharType="begin"/>
        </w:r>
        <w:r>
          <w:rPr>
            <w:noProof/>
            <w:webHidden/>
          </w:rPr>
          <w:instrText xml:space="preserve"> PAGEREF _Toc444090121 \h </w:instrText>
        </w:r>
      </w:ins>
      <w:r>
        <w:rPr>
          <w:noProof/>
          <w:webHidden/>
        </w:rPr>
      </w:r>
      <w:r>
        <w:rPr>
          <w:noProof/>
          <w:webHidden/>
        </w:rPr>
        <w:fldChar w:fldCharType="separate"/>
      </w:r>
      <w:ins w:id="127" w:author="ANDESTECH\ryjou" w:date="2016-02-24T15:12:00Z">
        <w:r>
          <w:rPr>
            <w:noProof/>
            <w:webHidden/>
          </w:rPr>
          <w:t>21</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28" w:author="ANDESTECH\ryjou" w:date="2016-02-24T15:12:00Z"/>
          <w:rFonts w:asciiTheme="minorHAnsi" w:eastAsiaTheme="minorEastAsia" w:hAnsiTheme="minorHAnsi" w:cstheme="minorBidi"/>
          <w:smallCaps w:val="0"/>
          <w:noProof/>
          <w:sz w:val="24"/>
          <w:szCs w:val="22"/>
        </w:rPr>
      </w:pPr>
      <w:ins w:id="129"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"_Toc444090122"</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3.9.</w:t>
        </w:r>
        <w:r>
          <w:rPr>
            <w:rFonts w:asciiTheme="minorHAnsi" w:eastAsiaTheme="minorEastAsia" w:hAnsiTheme="minorHAnsi" w:cstheme="minorBidi"/>
            <w:smallCaps w:val="0"/>
            <w:noProof/>
            <w:sz w:val="24"/>
            <w:szCs w:val="22"/>
          </w:rPr>
          <w:tab/>
        </w:r>
        <w:r w:rsidRPr="005E28E5">
          <w:rPr>
            <w:rStyle w:val="aa"/>
            <w:noProof/>
          </w:rPr>
          <w:t xml:space="preserve">AHB </w:t>
        </w:r>
        <w:r w:rsidRPr="005E28E5">
          <w:rPr>
            <w:rStyle w:val="aa"/>
            <w:rFonts w:eastAsia="新細明體"/>
            <w:noProof/>
          </w:rPr>
          <w:t>wrapper</w:t>
        </w:r>
        <w:r>
          <w:rPr>
            <w:noProof/>
            <w:webHidden/>
          </w:rPr>
          <w:tab/>
        </w:r>
        <w:r>
          <w:rPr>
            <w:noProof/>
            <w:webHidden/>
          </w:rPr>
          <w:fldChar w:fldCharType="begin"/>
        </w:r>
        <w:r>
          <w:rPr>
            <w:noProof/>
            <w:webHidden/>
          </w:rPr>
          <w:instrText xml:space="preserve"> PAGEREF _Toc444090122 \h </w:instrText>
        </w:r>
      </w:ins>
      <w:r>
        <w:rPr>
          <w:noProof/>
          <w:webHidden/>
        </w:rPr>
      </w:r>
      <w:r>
        <w:rPr>
          <w:noProof/>
          <w:webHidden/>
        </w:rPr>
        <w:fldChar w:fldCharType="separate"/>
      </w:r>
      <w:ins w:id="130" w:author="ANDESTECH\ryjou" w:date="2016-02-24T15:12:00Z">
        <w:r>
          <w:rPr>
            <w:noProof/>
            <w:webHidden/>
          </w:rPr>
          <w:t>22</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131" w:author="ANDESTECH\ryjou" w:date="2016-02-24T15:12:00Z"/>
          <w:rFonts w:asciiTheme="minorHAnsi" w:eastAsiaTheme="minorEastAsia" w:hAnsiTheme="minorHAnsi" w:cstheme="minorBidi"/>
          <w:i w:val="0"/>
          <w:iCs w:val="0"/>
          <w:noProof/>
          <w:sz w:val="24"/>
          <w:szCs w:val="22"/>
        </w:rPr>
      </w:pPr>
      <w:ins w:id="132"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"_Toc444090123"</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3.9.1.</w:t>
        </w:r>
        <w:r>
          <w:rPr>
            <w:rFonts w:asciiTheme="minorHAnsi" w:eastAsiaTheme="minorEastAsia" w:hAnsiTheme="minorHAnsi" w:cstheme="minorBidi"/>
            <w:i w:val="0"/>
            <w:iCs w:val="0"/>
            <w:noProof/>
            <w:sz w:val="24"/>
            <w:szCs w:val="22"/>
          </w:rPr>
          <w:tab/>
        </w:r>
        <w:r w:rsidRPr="005E28E5">
          <w:rPr>
            <w:rStyle w:val="aa"/>
            <w:rFonts w:eastAsia="新細明體"/>
            <w:noProof/>
          </w:rPr>
          <w:t>3-byte command handle</w:t>
        </w:r>
        <w:r>
          <w:rPr>
            <w:noProof/>
            <w:webHidden/>
          </w:rPr>
          <w:tab/>
        </w:r>
        <w:r>
          <w:rPr>
            <w:noProof/>
            <w:webHidden/>
          </w:rPr>
          <w:fldChar w:fldCharType="begin"/>
        </w:r>
        <w:r>
          <w:rPr>
            <w:noProof/>
            <w:webHidden/>
          </w:rPr>
          <w:instrText xml:space="preserve"> PAGEREF _Toc444090123 \h </w:instrText>
        </w:r>
      </w:ins>
      <w:r>
        <w:rPr>
          <w:noProof/>
          <w:webHidden/>
        </w:rPr>
      </w:r>
      <w:r>
        <w:rPr>
          <w:noProof/>
          <w:webHidden/>
        </w:rPr>
        <w:fldChar w:fldCharType="separate"/>
      </w:r>
      <w:ins w:id="133" w:author="ANDESTECH\ryjou" w:date="2016-02-24T15:12:00Z">
        <w:r>
          <w:rPr>
            <w:noProof/>
            <w:webHidden/>
          </w:rPr>
          <w:t>23</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134" w:author="ANDESTECH\ryjou" w:date="2016-02-24T15:12:00Z"/>
          <w:rFonts w:asciiTheme="minorHAnsi" w:eastAsiaTheme="minorEastAsia" w:hAnsiTheme="minorHAnsi" w:cstheme="minorBidi"/>
          <w:i w:val="0"/>
          <w:iCs w:val="0"/>
          <w:noProof/>
          <w:sz w:val="24"/>
          <w:szCs w:val="22"/>
        </w:rPr>
      </w:pPr>
      <w:ins w:id="135"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"_Toc444090124"</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3.9.2.</w:t>
        </w:r>
        <w:r>
          <w:rPr>
            <w:rFonts w:asciiTheme="minorHAnsi" w:eastAsiaTheme="minorEastAsia" w:hAnsiTheme="minorHAnsi" w:cstheme="minorBidi"/>
            <w:i w:val="0"/>
            <w:iCs w:val="0"/>
            <w:noProof/>
            <w:sz w:val="24"/>
            <w:szCs w:val="22"/>
          </w:rPr>
          <w:tab/>
        </w:r>
        <w:r w:rsidRPr="005E28E5">
          <w:rPr>
            <w:rStyle w:val="aa"/>
            <w:rFonts w:eastAsia="新細明體"/>
            <w:noProof/>
          </w:rPr>
          <w:t>Retry recover handler</w:t>
        </w:r>
        <w:r>
          <w:rPr>
            <w:noProof/>
            <w:webHidden/>
          </w:rPr>
          <w:tab/>
        </w:r>
        <w:r>
          <w:rPr>
            <w:noProof/>
            <w:webHidden/>
          </w:rPr>
          <w:fldChar w:fldCharType="begin"/>
        </w:r>
        <w:r>
          <w:rPr>
            <w:noProof/>
            <w:webHidden/>
          </w:rPr>
          <w:instrText xml:space="preserve"> PAGEREF _Toc444090124 \h </w:instrText>
        </w:r>
      </w:ins>
      <w:r>
        <w:rPr>
          <w:noProof/>
          <w:webHidden/>
        </w:rPr>
      </w:r>
      <w:r>
        <w:rPr>
          <w:noProof/>
          <w:webHidden/>
        </w:rPr>
        <w:fldChar w:fldCharType="separate"/>
      </w:r>
      <w:ins w:id="136" w:author="ANDESTECH\ryjou" w:date="2016-02-24T15:12:00Z">
        <w:r>
          <w:rPr>
            <w:noProof/>
            <w:webHidden/>
          </w:rPr>
          <w:t>23</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137" w:author="ANDESTECH\ryjou" w:date="2016-02-24T15:12:00Z"/>
          <w:rFonts w:asciiTheme="minorHAnsi" w:eastAsiaTheme="minorEastAsia" w:hAnsiTheme="minorHAnsi" w:cstheme="minorBidi"/>
          <w:i w:val="0"/>
          <w:iCs w:val="0"/>
          <w:noProof/>
          <w:sz w:val="24"/>
          <w:szCs w:val="22"/>
        </w:rPr>
      </w:pPr>
      <w:ins w:id="138"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"_Toc444090125"</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3.9.1.</w:t>
        </w:r>
        <w:r>
          <w:rPr>
            <w:rFonts w:asciiTheme="minorHAnsi" w:eastAsiaTheme="minorEastAsia" w:hAnsiTheme="minorHAnsi" w:cstheme="minorBidi"/>
            <w:i w:val="0"/>
            <w:iCs w:val="0"/>
            <w:noProof/>
            <w:sz w:val="24"/>
            <w:szCs w:val="22"/>
          </w:rPr>
          <w:tab/>
        </w:r>
        <w:r w:rsidRPr="005E28E5">
          <w:rPr>
            <w:rStyle w:val="aa"/>
            <w:rFonts w:eastAsia="新細明體"/>
            <w:noProof/>
          </w:rPr>
          <w:t>Read FIFO full handle</w:t>
        </w:r>
        <w:r>
          <w:rPr>
            <w:noProof/>
            <w:webHidden/>
          </w:rPr>
          <w:tab/>
        </w:r>
        <w:r>
          <w:rPr>
            <w:noProof/>
            <w:webHidden/>
          </w:rPr>
          <w:fldChar w:fldCharType="begin"/>
        </w:r>
        <w:r>
          <w:rPr>
            <w:noProof/>
            <w:webHidden/>
          </w:rPr>
          <w:instrText xml:space="preserve"> PAGEREF _Toc444090125 \h </w:instrText>
        </w:r>
      </w:ins>
      <w:r>
        <w:rPr>
          <w:noProof/>
          <w:webHidden/>
        </w:rPr>
      </w:r>
      <w:r>
        <w:rPr>
          <w:noProof/>
          <w:webHidden/>
        </w:rPr>
        <w:fldChar w:fldCharType="separate"/>
      </w:r>
      <w:ins w:id="139" w:author="ANDESTECH\ryjou" w:date="2016-02-24T15:12:00Z">
        <w:r>
          <w:rPr>
            <w:noProof/>
            <w:webHidden/>
          </w:rPr>
          <w:t>24</w:t>
        </w:r>
        <w:r>
          <w:rPr>
            <w:noProof/>
            <w:webHidden/>
          </w:rPr>
          <w:fldChar w:fldCharType="end"/>
        </w:r>
        <w:r w:rsidRPr="005E28E5">
          <w:rPr>
            <w:rStyle w:val="aa"/>
            <w:noProof/>
          </w:rPr>
          <w:fldChar w:fldCharType="end"/>
        </w:r>
      </w:ins>
    </w:p>
    <w:p w:rsidR="00581298" w:rsidDel="000A27C8" w:rsidRDefault="00581298">
      <w:pPr>
        <w:pStyle w:val="11"/>
        <w:rPr>
          <w:del w:id="140" w:author="ANDESTECH\ryjou" w:date="2016-02-24T15:12:00Z"/>
          <w:rFonts w:asciiTheme="minorHAnsi" w:eastAsiaTheme="minorEastAsia" w:hAnsiTheme="minorHAnsi" w:cstheme="minorBidi"/>
          <w:b w:val="0"/>
          <w:bCs w:val="0"/>
          <w:caps w:val="0"/>
          <w:noProof/>
          <w:sz w:val="24"/>
          <w:szCs w:val="22"/>
        </w:rPr>
      </w:pPr>
      <w:del w:id="141" w:author="ANDESTECH\ryjou" w:date="2016-02-24T15:12:00Z">
        <w:r w:rsidRPr="000A27C8" w:rsidDel="000A27C8">
          <w:rPr>
            <w:rPrChange w:id="142" w:author="ANDESTECH\ryjou" w:date="2016-02-24T15:12:00Z">
              <w:rPr>
                <w:rStyle w:val="aa"/>
                <w:b w:val="0"/>
                <w:bCs w:val="0"/>
                <w:caps w:val="0"/>
                <w:noProof/>
              </w:rPr>
            </w:rPrChange>
          </w:rPr>
          <w:delText>Revision History</w:delText>
        </w:r>
        <w:r w:rsidDel="000A27C8">
          <w:rPr>
            <w:noProof/>
            <w:webHidden/>
          </w:rPr>
          <w:tab/>
          <w:delText>ii</w:delText>
        </w:r>
      </w:del>
    </w:p>
    <w:p w:rsidR="00581298" w:rsidDel="000A27C8" w:rsidRDefault="00581298">
      <w:pPr>
        <w:pStyle w:val="11"/>
        <w:rPr>
          <w:del w:id="143" w:author="ANDESTECH\ryjou" w:date="2016-02-24T15:12:00Z"/>
          <w:rFonts w:asciiTheme="minorHAnsi" w:eastAsiaTheme="minorEastAsia" w:hAnsiTheme="minorHAnsi" w:cstheme="minorBidi"/>
          <w:b w:val="0"/>
          <w:bCs w:val="0"/>
          <w:caps w:val="0"/>
          <w:noProof/>
          <w:sz w:val="24"/>
          <w:szCs w:val="22"/>
        </w:rPr>
      </w:pPr>
      <w:del w:id="144" w:author="ANDESTECH\ryjou" w:date="2016-02-24T15:12:00Z">
        <w:r w:rsidRPr="000A27C8" w:rsidDel="000A27C8">
          <w:rPr>
            <w:rPrChange w:id="145" w:author="ANDESTECH\ryjou" w:date="2016-02-24T15:12:00Z">
              <w:rPr>
                <w:rStyle w:val="aa"/>
                <w:b w:val="0"/>
                <w:bCs w:val="0"/>
                <w:caps w:val="0"/>
                <w:noProof/>
              </w:rPr>
            </w:rPrChange>
          </w:rPr>
          <w:delText>List of Tables</w:delText>
        </w:r>
        <w:r w:rsidDel="000A27C8">
          <w:rPr>
            <w:noProof/>
            <w:webHidden/>
          </w:rPr>
          <w:tab/>
          <w:delText>vi</w:delText>
        </w:r>
      </w:del>
    </w:p>
    <w:p w:rsidR="00581298" w:rsidDel="000A27C8" w:rsidRDefault="00581298">
      <w:pPr>
        <w:pStyle w:val="11"/>
        <w:rPr>
          <w:del w:id="146" w:author="ANDESTECH\ryjou" w:date="2016-02-24T15:12:00Z"/>
          <w:rFonts w:asciiTheme="minorHAnsi" w:eastAsiaTheme="minorEastAsia" w:hAnsiTheme="minorHAnsi" w:cstheme="minorBidi"/>
          <w:b w:val="0"/>
          <w:bCs w:val="0"/>
          <w:caps w:val="0"/>
          <w:noProof/>
          <w:sz w:val="24"/>
          <w:szCs w:val="22"/>
        </w:rPr>
      </w:pPr>
      <w:del w:id="147" w:author="ANDESTECH\ryjou" w:date="2016-02-24T15:12:00Z">
        <w:r w:rsidRPr="000A27C8" w:rsidDel="000A27C8">
          <w:rPr>
            <w:rPrChange w:id="148" w:author="ANDESTECH\ryjou" w:date="2016-02-24T15:12:00Z">
              <w:rPr>
                <w:rStyle w:val="aa"/>
                <w:b w:val="0"/>
                <w:bCs w:val="0"/>
                <w:caps w:val="0"/>
                <w:noProof/>
              </w:rPr>
            </w:rPrChange>
          </w:rPr>
          <w:lastRenderedPageBreak/>
          <w:delText>List of Figures</w:delText>
        </w:r>
        <w:r w:rsidDel="000A27C8">
          <w:rPr>
            <w:noProof/>
            <w:webHidden/>
          </w:rPr>
          <w:tab/>
          <w:delText>vii</w:delText>
        </w:r>
      </w:del>
    </w:p>
    <w:p w:rsidR="00581298" w:rsidDel="000A27C8" w:rsidRDefault="00581298">
      <w:pPr>
        <w:pStyle w:val="11"/>
        <w:rPr>
          <w:del w:id="149" w:author="ANDESTECH\ryjou" w:date="2016-02-24T15:12:00Z"/>
          <w:rFonts w:asciiTheme="minorHAnsi" w:eastAsiaTheme="minorEastAsia" w:hAnsiTheme="minorHAnsi" w:cstheme="minorBidi"/>
          <w:b w:val="0"/>
          <w:bCs w:val="0"/>
          <w:caps w:val="0"/>
          <w:noProof/>
          <w:sz w:val="24"/>
          <w:szCs w:val="22"/>
        </w:rPr>
      </w:pPr>
      <w:del w:id="150" w:author="ANDESTECH\ryjou" w:date="2016-02-24T15:12:00Z">
        <w:r w:rsidRPr="000A27C8" w:rsidDel="000A27C8">
          <w:rPr>
            <w:rPrChange w:id="151" w:author="ANDESTECH\ryjou" w:date="2016-02-24T15:12:00Z">
              <w:rPr>
                <w:rStyle w:val="aa"/>
                <w:rFonts w:eastAsia="新細明體"/>
                <w:b w:val="0"/>
                <w:bCs w:val="0"/>
                <w:caps w:val="0"/>
                <w:noProof/>
              </w:rPr>
            </w:rPrChange>
          </w:rPr>
          <w:delText>1.</w:delText>
        </w:r>
        <w:r w:rsidDel="000A27C8">
          <w:rPr>
            <w:rFonts w:asciiTheme="minorHAnsi" w:eastAsiaTheme="minorEastAsia" w:hAnsiTheme="minorHAnsi" w:cstheme="minorBidi"/>
            <w:b w:val="0"/>
            <w:bCs w:val="0"/>
            <w:caps w:val="0"/>
            <w:noProof/>
            <w:sz w:val="24"/>
            <w:szCs w:val="22"/>
          </w:rPr>
          <w:tab/>
        </w:r>
        <w:r w:rsidRPr="000A27C8" w:rsidDel="000A27C8">
          <w:rPr>
            <w:rPrChange w:id="152" w:author="ANDESTECH\ryjou" w:date="2016-02-24T15:12:00Z">
              <w:rPr>
                <w:rStyle w:val="aa"/>
                <w:rFonts w:eastAsia="新細明體"/>
                <w:b w:val="0"/>
                <w:bCs w:val="0"/>
                <w:caps w:val="0"/>
                <w:noProof/>
              </w:rPr>
            </w:rPrChange>
          </w:rPr>
          <w:delText>Overview</w:delText>
        </w:r>
        <w:r w:rsidDel="000A27C8">
          <w:rPr>
            <w:noProof/>
            <w:webHidden/>
          </w:rPr>
          <w:tab/>
          <w:delText>1</w:delText>
        </w:r>
      </w:del>
    </w:p>
    <w:p w:rsidR="00581298" w:rsidDel="000A27C8" w:rsidRDefault="00581298">
      <w:pPr>
        <w:pStyle w:val="23"/>
        <w:tabs>
          <w:tab w:val="left" w:pos="960"/>
          <w:tab w:val="right" w:leader="dot" w:pos="10232"/>
        </w:tabs>
        <w:rPr>
          <w:del w:id="153" w:author="ANDESTECH\ryjou" w:date="2016-02-24T15:12:00Z"/>
          <w:rFonts w:asciiTheme="minorHAnsi" w:eastAsiaTheme="minorEastAsia" w:hAnsiTheme="minorHAnsi" w:cstheme="minorBidi"/>
          <w:smallCaps w:val="0"/>
          <w:noProof/>
          <w:sz w:val="24"/>
          <w:szCs w:val="22"/>
        </w:rPr>
      </w:pPr>
      <w:del w:id="154" w:author="ANDESTECH\ryjou" w:date="2016-02-24T15:12:00Z">
        <w:r w:rsidRPr="000A27C8" w:rsidDel="000A27C8">
          <w:rPr>
            <w:rPrChange w:id="155" w:author="ANDESTECH\ryjou" w:date="2016-02-24T15:12:00Z">
              <w:rPr>
                <w:rStyle w:val="aa"/>
                <w:smallCaps w:val="0"/>
                <w:noProof/>
              </w:rPr>
            </w:rPrChange>
          </w:rPr>
          <w:delText>1.1.</w:delText>
        </w:r>
        <w:r w:rsidDel="000A27C8">
          <w:rPr>
            <w:rFonts w:asciiTheme="minorHAnsi" w:eastAsiaTheme="minorEastAsia" w:hAnsiTheme="minorHAnsi" w:cstheme="minorBidi"/>
            <w:smallCaps w:val="0"/>
            <w:noProof/>
            <w:sz w:val="24"/>
            <w:szCs w:val="22"/>
          </w:rPr>
          <w:tab/>
        </w:r>
        <w:r w:rsidRPr="000A27C8" w:rsidDel="000A27C8">
          <w:rPr>
            <w:rPrChange w:id="156" w:author="ANDESTECH\ryjou" w:date="2016-02-24T15:12:00Z">
              <w:rPr>
                <w:rStyle w:val="aa"/>
                <w:smallCaps w:val="0"/>
                <w:noProof/>
              </w:rPr>
            </w:rPrChange>
          </w:rPr>
          <w:delText>Introduction</w:delText>
        </w:r>
        <w:r w:rsidDel="000A27C8">
          <w:rPr>
            <w:noProof/>
            <w:webHidden/>
          </w:rPr>
          <w:tab/>
          <w:delText>1</w:delText>
        </w:r>
      </w:del>
    </w:p>
    <w:p w:rsidR="00581298" w:rsidDel="000A27C8" w:rsidRDefault="00581298">
      <w:pPr>
        <w:pStyle w:val="23"/>
        <w:tabs>
          <w:tab w:val="left" w:pos="960"/>
          <w:tab w:val="right" w:leader="dot" w:pos="10232"/>
        </w:tabs>
        <w:rPr>
          <w:del w:id="157" w:author="ANDESTECH\ryjou" w:date="2016-02-24T15:12:00Z"/>
          <w:rFonts w:asciiTheme="minorHAnsi" w:eastAsiaTheme="minorEastAsia" w:hAnsiTheme="minorHAnsi" w:cstheme="minorBidi"/>
          <w:smallCaps w:val="0"/>
          <w:noProof/>
          <w:sz w:val="24"/>
          <w:szCs w:val="22"/>
        </w:rPr>
      </w:pPr>
      <w:del w:id="158" w:author="ANDESTECH\ryjou" w:date="2016-02-24T15:12:00Z">
        <w:r w:rsidRPr="000A27C8" w:rsidDel="000A27C8">
          <w:rPr>
            <w:rPrChange w:id="159" w:author="ANDESTECH\ryjou" w:date="2016-02-24T15:12:00Z">
              <w:rPr>
                <w:rStyle w:val="aa"/>
                <w:smallCaps w:val="0"/>
                <w:noProof/>
              </w:rPr>
            </w:rPrChange>
          </w:rPr>
          <w:delText>1.2.</w:delText>
        </w:r>
        <w:r w:rsidDel="000A27C8">
          <w:rPr>
            <w:rFonts w:asciiTheme="minorHAnsi" w:eastAsiaTheme="minorEastAsia" w:hAnsiTheme="minorHAnsi" w:cstheme="minorBidi"/>
            <w:smallCaps w:val="0"/>
            <w:noProof/>
            <w:sz w:val="24"/>
            <w:szCs w:val="22"/>
          </w:rPr>
          <w:tab/>
        </w:r>
        <w:r w:rsidRPr="000A27C8" w:rsidDel="000A27C8">
          <w:rPr>
            <w:rPrChange w:id="160" w:author="ANDESTECH\ryjou" w:date="2016-02-24T15:12:00Z">
              <w:rPr>
                <w:rStyle w:val="aa"/>
                <w:smallCaps w:val="0"/>
                <w:noProof/>
              </w:rPr>
            </w:rPrChange>
          </w:rPr>
          <w:delText>Features</w:delText>
        </w:r>
        <w:r w:rsidDel="000A27C8">
          <w:rPr>
            <w:noProof/>
            <w:webHidden/>
          </w:rPr>
          <w:tab/>
          <w:delText>1</w:delText>
        </w:r>
      </w:del>
    </w:p>
    <w:p w:rsidR="00581298" w:rsidDel="000A27C8" w:rsidRDefault="00581298">
      <w:pPr>
        <w:pStyle w:val="23"/>
        <w:tabs>
          <w:tab w:val="left" w:pos="960"/>
          <w:tab w:val="right" w:leader="dot" w:pos="10232"/>
        </w:tabs>
        <w:rPr>
          <w:del w:id="161" w:author="ANDESTECH\ryjou" w:date="2016-02-24T15:12:00Z"/>
          <w:rFonts w:asciiTheme="minorHAnsi" w:eastAsiaTheme="minorEastAsia" w:hAnsiTheme="minorHAnsi" w:cstheme="minorBidi"/>
          <w:smallCaps w:val="0"/>
          <w:noProof/>
          <w:sz w:val="24"/>
          <w:szCs w:val="22"/>
        </w:rPr>
      </w:pPr>
      <w:del w:id="162" w:author="ANDESTECH\ryjou" w:date="2016-02-24T15:12:00Z">
        <w:r w:rsidRPr="000A27C8" w:rsidDel="000A27C8">
          <w:rPr>
            <w:rPrChange w:id="163" w:author="ANDESTECH\ryjou" w:date="2016-02-24T15:12:00Z">
              <w:rPr>
                <w:rStyle w:val="aa"/>
                <w:smallCaps w:val="0"/>
                <w:noProof/>
              </w:rPr>
            </w:rPrChange>
          </w:rPr>
          <w:delText>1.3.</w:delText>
        </w:r>
        <w:r w:rsidDel="000A27C8">
          <w:rPr>
            <w:rFonts w:asciiTheme="minorHAnsi" w:eastAsiaTheme="minorEastAsia" w:hAnsiTheme="minorHAnsi" w:cstheme="minorBidi"/>
            <w:smallCaps w:val="0"/>
            <w:noProof/>
            <w:sz w:val="24"/>
            <w:szCs w:val="22"/>
          </w:rPr>
          <w:tab/>
        </w:r>
        <w:r w:rsidRPr="000A27C8" w:rsidDel="000A27C8">
          <w:rPr>
            <w:rPrChange w:id="164" w:author="ANDESTECH\ryjou" w:date="2016-02-24T15:12:00Z">
              <w:rPr>
                <w:rStyle w:val="aa"/>
                <w:smallCaps w:val="0"/>
                <w:noProof/>
              </w:rPr>
            </w:rPrChange>
          </w:rPr>
          <w:delText>Block Diagram</w:delText>
        </w:r>
        <w:r w:rsidDel="000A27C8">
          <w:rPr>
            <w:noProof/>
            <w:webHidden/>
          </w:rPr>
          <w:tab/>
          <w:delText>2</w:delText>
        </w:r>
      </w:del>
    </w:p>
    <w:p w:rsidR="00581298" w:rsidDel="000A27C8" w:rsidRDefault="00581298">
      <w:pPr>
        <w:pStyle w:val="23"/>
        <w:tabs>
          <w:tab w:val="left" w:pos="960"/>
          <w:tab w:val="right" w:leader="dot" w:pos="10232"/>
        </w:tabs>
        <w:rPr>
          <w:del w:id="165" w:author="ANDESTECH\ryjou" w:date="2016-02-24T15:12:00Z"/>
          <w:rFonts w:asciiTheme="minorHAnsi" w:eastAsiaTheme="minorEastAsia" w:hAnsiTheme="minorHAnsi" w:cstheme="minorBidi"/>
          <w:smallCaps w:val="0"/>
          <w:noProof/>
          <w:sz w:val="24"/>
          <w:szCs w:val="22"/>
        </w:rPr>
      </w:pPr>
      <w:del w:id="166" w:author="ANDESTECH\ryjou" w:date="2016-02-24T15:12:00Z">
        <w:r w:rsidRPr="000A27C8" w:rsidDel="000A27C8">
          <w:rPr>
            <w:rPrChange w:id="167" w:author="ANDESTECH\ryjou" w:date="2016-02-24T15:12:00Z">
              <w:rPr>
                <w:rStyle w:val="aa"/>
                <w:smallCaps w:val="0"/>
                <w:noProof/>
              </w:rPr>
            </w:rPrChange>
          </w:rPr>
          <w:delText>1.4.</w:delText>
        </w:r>
        <w:r w:rsidDel="000A27C8">
          <w:rPr>
            <w:rFonts w:asciiTheme="minorHAnsi" w:eastAsiaTheme="minorEastAsia" w:hAnsiTheme="minorHAnsi" w:cstheme="minorBidi"/>
            <w:smallCaps w:val="0"/>
            <w:noProof/>
            <w:sz w:val="24"/>
            <w:szCs w:val="22"/>
          </w:rPr>
          <w:tab/>
        </w:r>
        <w:r w:rsidRPr="000A27C8" w:rsidDel="000A27C8">
          <w:rPr>
            <w:rPrChange w:id="168" w:author="ANDESTECH\ryjou" w:date="2016-02-24T15:12:00Z">
              <w:rPr>
                <w:rStyle w:val="aa"/>
                <w:smallCaps w:val="0"/>
                <w:noProof/>
              </w:rPr>
            </w:rPrChange>
          </w:rPr>
          <w:delText>Function Description</w:delText>
        </w:r>
        <w:r w:rsidDel="000A27C8">
          <w:rPr>
            <w:noProof/>
            <w:webHidden/>
          </w:rPr>
          <w:tab/>
          <w:delText>2</w:delText>
        </w:r>
      </w:del>
    </w:p>
    <w:p w:rsidR="00581298" w:rsidDel="000A27C8" w:rsidRDefault="00581298">
      <w:pPr>
        <w:pStyle w:val="33"/>
        <w:tabs>
          <w:tab w:val="left" w:pos="1200"/>
          <w:tab w:val="right" w:leader="dot" w:pos="10232"/>
        </w:tabs>
        <w:rPr>
          <w:del w:id="169" w:author="ANDESTECH\ryjou" w:date="2016-02-24T15:12:00Z"/>
          <w:rFonts w:asciiTheme="minorHAnsi" w:eastAsiaTheme="minorEastAsia" w:hAnsiTheme="minorHAnsi" w:cstheme="minorBidi"/>
          <w:i w:val="0"/>
          <w:iCs w:val="0"/>
          <w:noProof/>
          <w:sz w:val="24"/>
          <w:szCs w:val="22"/>
        </w:rPr>
      </w:pPr>
      <w:del w:id="170" w:author="ANDESTECH\ryjou" w:date="2016-02-24T15:12:00Z">
        <w:r w:rsidRPr="000A27C8" w:rsidDel="000A27C8">
          <w:rPr>
            <w:rPrChange w:id="171" w:author="ANDESTECH\ryjou" w:date="2016-02-24T15:12:00Z">
              <w:rPr>
                <w:rStyle w:val="aa"/>
                <w:rFonts w:eastAsia="新細明體"/>
                <w:i w:val="0"/>
                <w:iCs w:val="0"/>
                <w:noProof/>
              </w:rPr>
            </w:rPrChange>
          </w:rPr>
          <w:delText>1.4.1.</w:delText>
        </w:r>
        <w:r w:rsidDel="000A27C8">
          <w:rPr>
            <w:rFonts w:asciiTheme="minorHAnsi" w:eastAsiaTheme="minorEastAsia" w:hAnsiTheme="minorHAnsi" w:cstheme="minorBidi"/>
            <w:i w:val="0"/>
            <w:iCs w:val="0"/>
            <w:noProof/>
            <w:sz w:val="24"/>
            <w:szCs w:val="22"/>
          </w:rPr>
          <w:tab/>
        </w:r>
        <w:r w:rsidRPr="000A27C8" w:rsidDel="000A27C8">
          <w:rPr>
            <w:rPrChange w:id="172" w:author="ANDESTECH\ryjou" w:date="2016-02-24T15:12:00Z">
              <w:rPr>
                <w:rStyle w:val="aa"/>
                <w:rFonts w:eastAsia="新細明體"/>
                <w:i w:val="0"/>
                <w:iCs w:val="0"/>
                <w:noProof/>
              </w:rPr>
            </w:rPrChange>
          </w:rPr>
          <w:delText>BIU PATH</w:delText>
        </w:r>
        <w:r w:rsidDel="000A27C8">
          <w:rPr>
            <w:noProof/>
            <w:webHidden/>
          </w:rPr>
          <w:tab/>
          <w:delText>2</w:delText>
        </w:r>
      </w:del>
    </w:p>
    <w:p w:rsidR="00581298" w:rsidDel="000A27C8" w:rsidRDefault="00581298">
      <w:pPr>
        <w:pStyle w:val="33"/>
        <w:tabs>
          <w:tab w:val="left" w:pos="1200"/>
          <w:tab w:val="right" w:leader="dot" w:pos="10232"/>
        </w:tabs>
        <w:rPr>
          <w:del w:id="173" w:author="ANDESTECH\ryjou" w:date="2016-02-24T15:12:00Z"/>
          <w:rFonts w:asciiTheme="minorHAnsi" w:eastAsiaTheme="minorEastAsia" w:hAnsiTheme="minorHAnsi" w:cstheme="minorBidi"/>
          <w:i w:val="0"/>
          <w:iCs w:val="0"/>
          <w:noProof/>
          <w:sz w:val="24"/>
          <w:szCs w:val="22"/>
        </w:rPr>
      </w:pPr>
      <w:del w:id="174" w:author="ANDESTECH\ryjou" w:date="2016-02-24T15:12:00Z">
        <w:r w:rsidRPr="000A27C8" w:rsidDel="000A27C8">
          <w:rPr>
            <w:rPrChange w:id="175" w:author="ANDESTECH\ryjou" w:date="2016-02-24T15:12:00Z">
              <w:rPr>
                <w:rStyle w:val="aa"/>
                <w:rFonts w:eastAsia="新細明體"/>
                <w:i w:val="0"/>
                <w:iCs w:val="0"/>
                <w:noProof/>
              </w:rPr>
            </w:rPrChange>
          </w:rPr>
          <w:delText>1.4.2.</w:delText>
        </w:r>
        <w:r w:rsidDel="000A27C8">
          <w:rPr>
            <w:rFonts w:asciiTheme="minorHAnsi" w:eastAsiaTheme="minorEastAsia" w:hAnsiTheme="minorHAnsi" w:cstheme="minorBidi"/>
            <w:i w:val="0"/>
            <w:iCs w:val="0"/>
            <w:noProof/>
            <w:sz w:val="24"/>
            <w:szCs w:val="22"/>
          </w:rPr>
          <w:tab/>
        </w:r>
        <w:r w:rsidRPr="000A27C8" w:rsidDel="000A27C8">
          <w:rPr>
            <w:rPrChange w:id="176" w:author="ANDESTECH\ryjou" w:date="2016-02-24T15:12:00Z">
              <w:rPr>
                <w:rStyle w:val="aa"/>
                <w:rFonts w:eastAsia="新細明體"/>
                <w:i w:val="0"/>
                <w:iCs w:val="0"/>
                <w:noProof/>
              </w:rPr>
            </w:rPrChange>
          </w:rPr>
          <w:delText>BIU SYNC</w:delText>
        </w:r>
        <w:r w:rsidDel="000A27C8">
          <w:rPr>
            <w:noProof/>
            <w:webHidden/>
          </w:rPr>
          <w:tab/>
          <w:delText>2</w:delText>
        </w:r>
      </w:del>
    </w:p>
    <w:p w:rsidR="00581298" w:rsidDel="000A27C8" w:rsidRDefault="00581298">
      <w:pPr>
        <w:pStyle w:val="33"/>
        <w:tabs>
          <w:tab w:val="left" w:pos="1200"/>
          <w:tab w:val="right" w:leader="dot" w:pos="10232"/>
        </w:tabs>
        <w:rPr>
          <w:del w:id="177" w:author="ANDESTECH\ryjou" w:date="2016-02-24T15:12:00Z"/>
          <w:rFonts w:asciiTheme="minorHAnsi" w:eastAsiaTheme="minorEastAsia" w:hAnsiTheme="minorHAnsi" w:cstheme="minorBidi"/>
          <w:i w:val="0"/>
          <w:iCs w:val="0"/>
          <w:noProof/>
          <w:sz w:val="24"/>
          <w:szCs w:val="22"/>
        </w:rPr>
      </w:pPr>
      <w:del w:id="178" w:author="ANDESTECH\ryjou" w:date="2016-02-24T15:12:00Z">
        <w:r w:rsidRPr="000A27C8" w:rsidDel="000A27C8">
          <w:rPr>
            <w:rPrChange w:id="179" w:author="ANDESTECH\ryjou" w:date="2016-02-24T15:12:00Z">
              <w:rPr>
                <w:rStyle w:val="aa"/>
                <w:rFonts w:eastAsia="新細明體"/>
                <w:i w:val="0"/>
                <w:iCs w:val="0"/>
                <w:noProof/>
              </w:rPr>
            </w:rPrChange>
          </w:rPr>
          <w:delText>1.4.3.</w:delText>
        </w:r>
        <w:r w:rsidDel="000A27C8">
          <w:rPr>
            <w:rFonts w:asciiTheme="minorHAnsi" w:eastAsiaTheme="minorEastAsia" w:hAnsiTheme="minorHAnsi" w:cstheme="minorBidi"/>
            <w:i w:val="0"/>
            <w:iCs w:val="0"/>
            <w:noProof/>
            <w:sz w:val="24"/>
            <w:szCs w:val="22"/>
          </w:rPr>
          <w:tab/>
        </w:r>
        <w:r w:rsidRPr="000A27C8" w:rsidDel="000A27C8">
          <w:rPr>
            <w:rPrChange w:id="180" w:author="ANDESTECH\ryjou" w:date="2016-02-24T15:12:00Z">
              <w:rPr>
                <w:rStyle w:val="aa"/>
                <w:rFonts w:eastAsia="新細明體"/>
                <w:i w:val="0"/>
                <w:iCs w:val="0"/>
                <w:noProof/>
              </w:rPr>
            </w:rPrChange>
          </w:rPr>
          <w:delText>BUS Wrapper</w:delText>
        </w:r>
        <w:r w:rsidDel="000A27C8">
          <w:rPr>
            <w:noProof/>
            <w:webHidden/>
          </w:rPr>
          <w:tab/>
          <w:delText>2</w:delText>
        </w:r>
      </w:del>
    </w:p>
    <w:p w:rsidR="00581298" w:rsidDel="000A27C8" w:rsidRDefault="00581298">
      <w:pPr>
        <w:pStyle w:val="11"/>
        <w:rPr>
          <w:del w:id="181" w:author="ANDESTECH\ryjou" w:date="2016-02-24T15:12:00Z"/>
          <w:rFonts w:asciiTheme="minorHAnsi" w:eastAsiaTheme="minorEastAsia" w:hAnsiTheme="minorHAnsi" w:cstheme="minorBidi"/>
          <w:b w:val="0"/>
          <w:bCs w:val="0"/>
          <w:caps w:val="0"/>
          <w:noProof/>
          <w:sz w:val="24"/>
          <w:szCs w:val="22"/>
        </w:rPr>
      </w:pPr>
      <w:del w:id="182" w:author="ANDESTECH\ryjou" w:date="2016-02-24T15:12:00Z">
        <w:r w:rsidRPr="000A27C8" w:rsidDel="000A27C8">
          <w:rPr>
            <w:rPrChange w:id="183" w:author="ANDESTECH\ryjou" w:date="2016-02-24T15:12:00Z">
              <w:rPr>
                <w:rStyle w:val="aa"/>
                <w:rFonts w:eastAsia="新細明體"/>
                <w:b w:val="0"/>
                <w:bCs w:val="0"/>
                <w:caps w:val="0"/>
                <w:noProof/>
              </w:rPr>
            </w:rPrChange>
          </w:rPr>
          <w:delText>2.</w:delText>
        </w:r>
        <w:r w:rsidDel="000A27C8">
          <w:rPr>
            <w:rFonts w:asciiTheme="minorHAnsi" w:eastAsiaTheme="minorEastAsia" w:hAnsiTheme="minorHAnsi" w:cstheme="minorBidi"/>
            <w:b w:val="0"/>
            <w:bCs w:val="0"/>
            <w:caps w:val="0"/>
            <w:noProof/>
            <w:sz w:val="24"/>
            <w:szCs w:val="22"/>
          </w:rPr>
          <w:tab/>
        </w:r>
        <w:r w:rsidRPr="000A27C8" w:rsidDel="000A27C8">
          <w:rPr>
            <w:rPrChange w:id="184" w:author="ANDESTECH\ryjou" w:date="2016-02-24T15:12:00Z">
              <w:rPr>
                <w:rStyle w:val="aa"/>
                <w:rFonts w:eastAsia="新細明體"/>
                <w:b w:val="0"/>
                <w:bCs w:val="0"/>
                <w:caps w:val="0"/>
                <w:noProof/>
              </w:rPr>
            </w:rPrChange>
          </w:rPr>
          <w:delText>Signal Description</w:delText>
        </w:r>
        <w:r w:rsidDel="000A27C8">
          <w:rPr>
            <w:noProof/>
            <w:webHidden/>
          </w:rPr>
          <w:tab/>
          <w:delText>3</w:delText>
        </w:r>
      </w:del>
    </w:p>
    <w:p w:rsidR="00581298" w:rsidDel="000A27C8" w:rsidRDefault="00581298">
      <w:pPr>
        <w:pStyle w:val="23"/>
        <w:tabs>
          <w:tab w:val="left" w:pos="960"/>
          <w:tab w:val="right" w:leader="dot" w:pos="10232"/>
        </w:tabs>
        <w:rPr>
          <w:del w:id="185" w:author="ANDESTECH\ryjou" w:date="2016-02-24T15:12:00Z"/>
          <w:rFonts w:asciiTheme="minorHAnsi" w:eastAsiaTheme="minorEastAsia" w:hAnsiTheme="minorHAnsi" w:cstheme="minorBidi"/>
          <w:smallCaps w:val="0"/>
          <w:noProof/>
          <w:sz w:val="24"/>
          <w:szCs w:val="22"/>
        </w:rPr>
      </w:pPr>
      <w:del w:id="186" w:author="ANDESTECH\ryjou" w:date="2016-02-24T15:12:00Z">
        <w:r w:rsidRPr="000A27C8" w:rsidDel="000A27C8">
          <w:rPr>
            <w:rPrChange w:id="187" w:author="ANDESTECH\ryjou" w:date="2016-02-24T15:12:00Z">
              <w:rPr>
                <w:rStyle w:val="aa"/>
                <w:smallCaps w:val="0"/>
                <w:noProof/>
              </w:rPr>
            </w:rPrChange>
          </w:rPr>
          <w:delText>2.1.</w:delText>
        </w:r>
        <w:r w:rsidDel="000A27C8">
          <w:rPr>
            <w:rFonts w:asciiTheme="minorHAnsi" w:eastAsiaTheme="minorEastAsia" w:hAnsiTheme="minorHAnsi" w:cstheme="minorBidi"/>
            <w:smallCaps w:val="0"/>
            <w:noProof/>
            <w:sz w:val="24"/>
            <w:szCs w:val="22"/>
          </w:rPr>
          <w:tab/>
        </w:r>
        <w:r w:rsidRPr="000A27C8" w:rsidDel="000A27C8">
          <w:rPr>
            <w:rPrChange w:id="188" w:author="ANDESTECH\ryjou" w:date="2016-02-24T15:12:00Z">
              <w:rPr>
                <w:rStyle w:val="aa"/>
                <w:smallCaps w:val="0"/>
                <w:noProof/>
              </w:rPr>
            </w:rPrChange>
          </w:rPr>
          <w:delText>Signal Definition</w:delText>
        </w:r>
        <w:r w:rsidDel="000A27C8">
          <w:rPr>
            <w:noProof/>
            <w:webHidden/>
          </w:rPr>
          <w:tab/>
          <w:delText>3</w:delText>
        </w:r>
      </w:del>
    </w:p>
    <w:p w:rsidR="00581298" w:rsidDel="000A27C8" w:rsidRDefault="00581298">
      <w:pPr>
        <w:pStyle w:val="23"/>
        <w:tabs>
          <w:tab w:val="left" w:pos="960"/>
          <w:tab w:val="right" w:leader="dot" w:pos="10232"/>
        </w:tabs>
        <w:rPr>
          <w:del w:id="189" w:author="ANDESTECH\ryjou" w:date="2016-02-24T15:12:00Z"/>
          <w:rFonts w:asciiTheme="minorHAnsi" w:eastAsiaTheme="minorEastAsia" w:hAnsiTheme="minorHAnsi" w:cstheme="minorBidi"/>
          <w:smallCaps w:val="0"/>
          <w:noProof/>
          <w:sz w:val="24"/>
          <w:szCs w:val="22"/>
        </w:rPr>
      </w:pPr>
      <w:del w:id="190" w:author="ANDESTECH\ryjou" w:date="2016-02-24T15:12:00Z">
        <w:r w:rsidRPr="000A27C8" w:rsidDel="000A27C8">
          <w:rPr>
            <w:rPrChange w:id="191" w:author="ANDESTECH\ryjou" w:date="2016-02-24T15:12:00Z">
              <w:rPr>
                <w:rStyle w:val="aa"/>
                <w:smallCaps w:val="0"/>
                <w:noProof/>
              </w:rPr>
            </w:rPrChange>
          </w:rPr>
          <w:delText>2.2.</w:delText>
        </w:r>
        <w:r w:rsidDel="000A27C8">
          <w:rPr>
            <w:rFonts w:asciiTheme="minorHAnsi" w:eastAsiaTheme="minorEastAsia" w:hAnsiTheme="minorHAnsi" w:cstheme="minorBidi"/>
            <w:smallCaps w:val="0"/>
            <w:noProof/>
            <w:sz w:val="24"/>
            <w:szCs w:val="22"/>
          </w:rPr>
          <w:tab/>
        </w:r>
        <w:r w:rsidRPr="000A27C8" w:rsidDel="000A27C8">
          <w:rPr>
            <w:rPrChange w:id="192" w:author="ANDESTECH\ryjou" w:date="2016-02-24T15:12:00Z">
              <w:rPr>
                <w:rStyle w:val="aa"/>
                <w:smallCaps w:val="0"/>
                <w:noProof/>
              </w:rPr>
            </w:rPrChange>
          </w:rPr>
          <w:delText>Timing Diagram for Interface Protocol</w:delText>
        </w:r>
        <w:r w:rsidDel="000A27C8">
          <w:rPr>
            <w:noProof/>
            <w:webHidden/>
          </w:rPr>
          <w:tab/>
          <w:delText>10</w:delText>
        </w:r>
      </w:del>
    </w:p>
    <w:p w:rsidR="00581298" w:rsidDel="000A27C8" w:rsidRDefault="00581298">
      <w:pPr>
        <w:pStyle w:val="33"/>
        <w:tabs>
          <w:tab w:val="left" w:pos="1200"/>
          <w:tab w:val="right" w:leader="dot" w:pos="10232"/>
        </w:tabs>
        <w:rPr>
          <w:del w:id="193" w:author="ANDESTECH\ryjou" w:date="2016-02-24T15:12:00Z"/>
          <w:rFonts w:asciiTheme="minorHAnsi" w:eastAsiaTheme="minorEastAsia" w:hAnsiTheme="minorHAnsi" w:cstheme="minorBidi"/>
          <w:i w:val="0"/>
          <w:iCs w:val="0"/>
          <w:noProof/>
          <w:sz w:val="24"/>
          <w:szCs w:val="22"/>
        </w:rPr>
      </w:pPr>
      <w:del w:id="194" w:author="ANDESTECH\ryjou" w:date="2016-02-24T15:12:00Z">
        <w:r w:rsidRPr="000A27C8" w:rsidDel="000A27C8">
          <w:rPr>
            <w:rPrChange w:id="195" w:author="ANDESTECH\ryjou" w:date="2016-02-24T15:12:00Z">
              <w:rPr>
                <w:rStyle w:val="aa"/>
                <w:i w:val="0"/>
                <w:iCs w:val="0"/>
                <w:noProof/>
              </w:rPr>
            </w:rPrChange>
          </w:rPr>
          <w:delText>2.2.1.</w:delText>
        </w:r>
        <w:r w:rsidDel="000A27C8">
          <w:rPr>
            <w:rFonts w:asciiTheme="minorHAnsi" w:eastAsiaTheme="minorEastAsia" w:hAnsiTheme="minorHAnsi" w:cstheme="minorBidi"/>
            <w:i w:val="0"/>
            <w:iCs w:val="0"/>
            <w:noProof/>
            <w:sz w:val="24"/>
            <w:szCs w:val="22"/>
          </w:rPr>
          <w:tab/>
        </w:r>
        <w:r w:rsidRPr="000A27C8" w:rsidDel="000A27C8">
          <w:rPr>
            <w:rPrChange w:id="196" w:author="ANDESTECH\ryjou" w:date="2016-02-24T15:12:00Z">
              <w:rPr>
                <w:rStyle w:val="aa"/>
                <w:i w:val="0"/>
                <w:iCs w:val="0"/>
                <w:noProof/>
              </w:rPr>
            </w:rPrChange>
          </w:rPr>
          <w:delText>Read transactions</w:delText>
        </w:r>
        <w:r w:rsidDel="000A27C8">
          <w:rPr>
            <w:noProof/>
            <w:webHidden/>
          </w:rPr>
          <w:tab/>
          <w:delText>10</w:delText>
        </w:r>
      </w:del>
    </w:p>
    <w:p w:rsidR="00581298" w:rsidDel="000A27C8" w:rsidRDefault="00581298">
      <w:pPr>
        <w:pStyle w:val="33"/>
        <w:tabs>
          <w:tab w:val="left" w:pos="1200"/>
          <w:tab w:val="right" w:leader="dot" w:pos="10232"/>
        </w:tabs>
        <w:rPr>
          <w:del w:id="197" w:author="ANDESTECH\ryjou" w:date="2016-02-24T15:12:00Z"/>
          <w:rFonts w:asciiTheme="minorHAnsi" w:eastAsiaTheme="minorEastAsia" w:hAnsiTheme="minorHAnsi" w:cstheme="minorBidi"/>
          <w:i w:val="0"/>
          <w:iCs w:val="0"/>
          <w:noProof/>
          <w:sz w:val="24"/>
          <w:szCs w:val="22"/>
        </w:rPr>
      </w:pPr>
      <w:del w:id="198" w:author="ANDESTECH\ryjou" w:date="2016-02-24T15:12:00Z">
        <w:r w:rsidRPr="000A27C8" w:rsidDel="000A27C8">
          <w:rPr>
            <w:rPrChange w:id="199" w:author="ANDESTECH\ryjou" w:date="2016-02-24T15:12:00Z">
              <w:rPr>
                <w:rStyle w:val="aa"/>
                <w:i w:val="0"/>
                <w:iCs w:val="0"/>
                <w:noProof/>
              </w:rPr>
            </w:rPrChange>
          </w:rPr>
          <w:delText>2.2.2.</w:delText>
        </w:r>
        <w:r w:rsidDel="000A27C8">
          <w:rPr>
            <w:rFonts w:asciiTheme="minorHAnsi" w:eastAsiaTheme="minorEastAsia" w:hAnsiTheme="minorHAnsi" w:cstheme="minorBidi"/>
            <w:i w:val="0"/>
            <w:iCs w:val="0"/>
            <w:noProof/>
            <w:sz w:val="24"/>
            <w:szCs w:val="22"/>
          </w:rPr>
          <w:tab/>
        </w:r>
        <w:r w:rsidRPr="000A27C8" w:rsidDel="000A27C8">
          <w:rPr>
            <w:rPrChange w:id="200" w:author="ANDESTECH\ryjou" w:date="2016-02-24T15:12:00Z">
              <w:rPr>
                <w:rStyle w:val="aa"/>
                <w:i w:val="0"/>
                <w:iCs w:val="0"/>
                <w:noProof/>
              </w:rPr>
            </w:rPrChange>
          </w:rPr>
          <w:delText>Write transactions</w:delText>
        </w:r>
        <w:r w:rsidDel="000A27C8">
          <w:rPr>
            <w:noProof/>
            <w:webHidden/>
          </w:rPr>
          <w:tab/>
          <w:delText>12</w:delText>
        </w:r>
      </w:del>
    </w:p>
    <w:p w:rsidR="00581298" w:rsidDel="000A27C8" w:rsidRDefault="00581298">
      <w:pPr>
        <w:pStyle w:val="33"/>
        <w:tabs>
          <w:tab w:val="left" w:pos="1200"/>
          <w:tab w:val="right" w:leader="dot" w:pos="10232"/>
        </w:tabs>
        <w:rPr>
          <w:del w:id="201" w:author="ANDESTECH\ryjou" w:date="2016-02-24T15:12:00Z"/>
          <w:rFonts w:asciiTheme="minorHAnsi" w:eastAsiaTheme="minorEastAsia" w:hAnsiTheme="minorHAnsi" w:cstheme="minorBidi"/>
          <w:i w:val="0"/>
          <w:iCs w:val="0"/>
          <w:noProof/>
          <w:sz w:val="24"/>
          <w:szCs w:val="22"/>
        </w:rPr>
      </w:pPr>
      <w:del w:id="202" w:author="ANDESTECH\ryjou" w:date="2016-02-24T15:12:00Z">
        <w:r w:rsidRPr="000A27C8" w:rsidDel="000A27C8">
          <w:rPr>
            <w:rPrChange w:id="203" w:author="ANDESTECH\ryjou" w:date="2016-02-24T15:12:00Z">
              <w:rPr>
                <w:rStyle w:val="aa"/>
                <w:i w:val="0"/>
                <w:iCs w:val="0"/>
                <w:noProof/>
              </w:rPr>
            </w:rPrChange>
          </w:rPr>
          <w:delText>2.2.3.</w:delText>
        </w:r>
        <w:r w:rsidDel="000A27C8">
          <w:rPr>
            <w:rFonts w:asciiTheme="minorHAnsi" w:eastAsiaTheme="minorEastAsia" w:hAnsiTheme="minorHAnsi" w:cstheme="minorBidi"/>
            <w:i w:val="0"/>
            <w:iCs w:val="0"/>
            <w:noProof/>
            <w:sz w:val="24"/>
            <w:szCs w:val="22"/>
          </w:rPr>
          <w:tab/>
        </w:r>
        <w:r w:rsidRPr="000A27C8" w:rsidDel="000A27C8">
          <w:rPr>
            <w:rPrChange w:id="204" w:author="ANDESTECH\ryjou" w:date="2016-02-24T15:12:00Z">
              <w:rPr>
                <w:rStyle w:val="aa"/>
                <w:i w:val="0"/>
                <w:iCs w:val="0"/>
                <w:noProof/>
              </w:rPr>
            </w:rPrChange>
          </w:rPr>
          <w:delText>MISC</w:delText>
        </w:r>
        <w:r w:rsidDel="000A27C8">
          <w:rPr>
            <w:noProof/>
            <w:webHidden/>
          </w:rPr>
          <w:tab/>
          <w:delText>13</w:delText>
        </w:r>
      </w:del>
    </w:p>
    <w:p w:rsidR="00581298" w:rsidDel="000A27C8" w:rsidRDefault="00581298">
      <w:pPr>
        <w:pStyle w:val="11"/>
        <w:rPr>
          <w:del w:id="205" w:author="ANDESTECH\ryjou" w:date="2016-02-24T15:12:00Z"/>
          <w:rFonts w:asciiTheme="minorHAnsi" w:eastAsiaTheme="minorEastAsia" w:hAnsiTheme="minorHAnsi" w:cstheme="minorBidi"/>
          <w:b w:val="0"/>
          <w:bCs w:val="0"/>
          <w:caps w:val="0"/>
          <w:noProof/>
          <w:sz w:val="24"/>
          <w:szCs w:val="22"/>
        </w:rPr>
      </w:pPr>
      <w:del w:id="206" w:author="ANDESTECH\ryjou" w:date="2016-02-24T15:12:00Z">
        <w:r w:rsidRPr="000A27C8" w:rsidDel="000A27C8">
          <w:rPr>
            <w:rPrChange w:id="207" w:author="ANDESTECH\ryjou" w:date="2016-02-24T15:12:00Z">
              <w:rPr>
                <w:rStyle w:val="aa"/>
                <w:rFonts w:eastAsia="新細明體"/>
                <w:b w:val="0"/>
                <w:bCs w:val="0"/>
                <w:caps w:val="0"/>
                <w:noProof/>
              </w:rPr>
            </w:rPrChange>
          </w:rPr>
          <w:delText>3.</w:delText>
        </w:r>
        <w:r w:rsidDel="000A27C8">
          <w:rPr>
            <w:rFonts w:asciiTheme="minorHAnsi" w:eastAsiaTheme="minorEastAsia" w:hAnsiTheme="minorHAnsi" w:cstheme="minorBidi"/>
            <w:b w:val="0"/>
            <w:bCs w:val="0"/>
            <w:caps w:val="0"/>
            <w:noProof/>
            <w:sz w:val="24"/>
            <w:szCs w:val="22"/>
          </w:rPr>
          <w:tab/>
        </w:r>
        <w:r w:rsidRPr="000A27C8" w:rsidDel="000A27C8">
          <w:rPr>
            <w:rPrChange w:id="208" w:author="ANDESTECH\ryjou" w:date="2016-02-24T15:12:00Z">
              <w:rPr>
                <w:rStyle w:val="aa"/>
                <w:rFonts w:eastAsia="新細明體"/>
                <w:b w:val="0"/>
                <w:bCs w:val="0"/>
                <w:caps w:val="0"/>
                <w:noProof/>
              </w:rPr>
            </w:rPrChange>
          </w:rPr>
          <w:delText>Micro-Architecture</w:delText>
        </w:r>
        <w:r w:rsidDel="000A27C8">
          <w:rPr>
            <w:noProof/>
            <w:webHidden/>
          </w:rPr>
          <w:tab/>
          <w:delText>16</w:delText>
        </w:r>
      </w:del>
    </w:p>
    <w:p w:rsidR="00581298" w:rsidDel="000A27C8" w:rsidRDefault="00581298">
      <w:pPr>
        <w:pStyle w:val="23"/>
        <w:tabs>
          <w:tab w:val="left" w:pos="960"/>
          <w:tab w:val="right" w:leader="dot" w:pos="10232"/>
        </w:tabs>
        <w:rPr>
          <w:del w:id="209" w:author="ANDESTECH\ryjou" w:date="2016-02-24T15:12:00Z"/>
          <w:rFonts w:asciiTheme="minorHAnsi" w:eastAsiaTheme="minorEastAsia" w:hAnsiTheme="minorHAnsi" w:cstheme="minorBidi"/>
          <w:smallCaps w:val="0"/>
          <w:noProof/>
          <w:sz w:val="24"/>
          <w:szCs w:val="22"/>
        </w:rPr>
      </w:pPr>
      <w:del w:id="210" w:author="ANDESTECH\ryjou" w:date="2016-02-24T15:12:00Z">
        <w:r w:rsidRPr="000A27C8" w:rsidDel="000A27C8">
          <w:rPr>
            <w:rPrChange w:id="211" w:author="ANDESTECH\ryjou" w:date="2016-02-24T15:12:00Z">
              <w:rPr>
                <w:rStyle w:val="aa"/>
                <w:smallCaps w:val="0"/>
                <w:noProof/>
              </w:rPr>
            </w:rPrChange>
          </w:rPr>
          <w:delText>3.1.</w:delText>
        </w:r>
        <w:r w:rsidDel="000A27C8">
          <w:rPr>
            <w:rFonts w:asciiTheme="minorHAnsi" w:eastAsiaTheme="minorEastAsia" w:hAnsiTheme="minorHAnsi" w:cstheme="minorBidi"/>
            <w:smallCaps w:val="0"/>
            <w:noProof/>
            <w:sz w:val="24"/>
            <w:szCs w:val="22"/>
          </w:rPr>
          <w:tab/>
        </w:r>
        <w:r w:rsidRPr="000A27C8" w:rsidDel="000A27C8">
          <w:rPr>
            <w:rPrChange w:id="212" w:author="ANDESTECH\ryjou" w:date="2016-02-24T15:12:00Z">
              <w:rPr>
                <w:rStyle w:val="aa"/>
                <w:smallCaps w:val="0"/>
                <w:noProof/>
              </w:rPr>
            </w:rPrChange>
          </w:rPr>
          <w:delText>BIU_PATH</w:delText>
        </w:r>
        <w:r w:rsidDel="000A27C8">
          <w:rPr>
            <w:noProof/>
            <w:webHidden/>
          </w:rPr>
          <w:tab/>
          <w:delText>16</w:delText>
        </w:r>
      </w:del>
    </w:p>
    <w:p w:rsidR="00581298" w:rsidDel="000A27C8" w:rsidRDefault="00581298">
      <w:pPr>
        <w:pStyle w:val="23"/>
        <w:tabs>
          <w:tab w:val="left" w:pos="960"/>
          <w:tab w:val="right" w:leader="dot" w:pos="10232"/>
        </w:tabs>
        <w:rPr>
          <w:del w:id="213" w:author="ANDESTECH\ryjou" w:date="2016-02-24T15:12:00Z"/>
          <w:rFonts w:asciiTheme="minorHAnsi" w:eastAsiaTheme="minorEastAsia" w:hAnsiTheme="minorHAnsi" w:cstheme="minorBidi"/>
          <w:smallCaps w:val="0"/>
          <w:noProof/>
          <w:sz w:val="24"/>
          <w:szCs w:val="22"/>
        </w:rPr>
      </w:pPr>
      <w:del w:id="214" w:author="ANDESTECH\ryjou" w:date="2016-02-24T15:12:00Z">
        <w:r w:rsidRPr="000A27C8" w:rsidDel="000A27C8">
          <w:rPr>
            <w:rPrChange w:id="215" w:author="ANDESTECH\ryjou" w:date="2016-02-24T15:12:00Z">
              <w:rPr>
                <w:rStyle w:val="aa"/>
                <w:rFonts w:eastAsia="新細明體"/>
                <w:smallCaps w:val="0"/>
                <w:noProof/>
              </w:rPr>
            </w:rPrChange>
          </w:rPr>
          <w:delText>3.2.</w:delText>
        </w:r>
        <w:r w:rsidDel="000A27C8">
          <w:rPr>
            <w:rFonts w:asciiTheme="minorHAnsi" w:eastAsiaTheme="minorEastAsia" w:hAnsiTheme="minorHAnsi" w:cstheme="minorBidi"/>
            <w:smallCaps w:val="0"/>
            <w:noProof/>
            <w:sz w:val="24"/>
            <w:szCs w:val="22"/>
          </w:rPr>
          <w:tab/>
        </w:r>
        <w:r w:rsidRPr="000A27C8" w:rsidDel="000A27C8">
          <w:rPr>
            <w:rPrChange w:id="216" w:author="ANDESTECH\ryjou" w:date="2016-02-24T15:12:00Z">
              <w:rPr>
                <w:rStyle w:val="aa"/>
                <w:rFonts w:eastAsia="新細明體"/>
                <w:smallCaps w:val="0"/>
                <w:noProof/>
              </w:rPr>
            </w:rPrChange>
          </w:rPr>
          <w:delText>BIU_SYNC</w:delText>
        </w:r>
        <w:r w:rsidDel="000A27C8">
          <w:rPr>
            <w:noProof/>
            <w:webHidden/>
          </w:rPr>
          <w:tab/>
          <w:delText>17</w:delText>
        </w:r>
      </w:del>
    </w:p>
    <w:p w:rsidR="00581298" w:rsidDel="000A27C8" w:rsidRDefault="00581298">
      <w:pPr>
        <w:pStyle w:val="23"/>
        <w:tabs>
          <w:tab w:val="left" w:pos="960"/>
          <w:tab w:val="right" w:leader="dot" w:pos="10232"/>
        </w:tabs>
        <w:rPr>
          <w:del w:id="217" w:author="ANDESTECH\ryjou" w:date="2016-02-24T15:12:00Z"/>
          <w:rFonts w:asciiTheme="minorHAnsi" w:eastAsiaTheme="minorEastAsia" w:hAnsiTheme="minorHAnsi" w:cstheme="minorBidi"/>
          <w:smallCaps w:val="0"/>
          <w:noProof/>
          <w:sz w:val="24"/>
          <w:szCs w:val="22"/>
        </w:rPr>
      </w:pPr>
      <w:del w:id="218" w:author="ANDESTECH\ryjou" w:date="2016-02-24T15:12:00Z">
        <w:r w:rsidRPr="000A27C8" w:rsidDel="000A27C8">
          <w:rPr>
            <w:rPrChange w:id="219" w:author="ANDESTECH\ryjou" w:date="2016-02-24T15:12:00Z">
              <w:rPr>
                <w:rStyle w:val="aa"/>
                <w:smallCaps w:val="0"/>
                <w:noProof/>
              </w:rPr>
            </w:rPrChange>
          </w:rPr>
          <w:delText>3.3.</w:delText>
        </w:r>
        <w:r w:rsidDel="000A27C8">
          <w:rPr>
            <w:rFonts w:asciiTheme="minorHAnsi" w:eastAsiaTheme="minorEastAsia" w:hAnsiTheme="minorHAnsi" w:cstheme="minorBidi"/>
            <w:smallCaps w:val="0"/>
            <w:noProof/>
            <w:sz w:val="24"/>
            <w:szCs w:val="22"/>
          </w:rPr>
          <w:tab/>
        </w:r>
        <w:r w:rsidRPr="000A27C8" w:rsidDel="000A27C8">
          <w:rPr>
            <w:rPrChange w:id="220" w:author="ANDESTECH\ryjou" w:date="2016-02-24T15:12:00Z">
              <w:rPr>
                <w:rStyle w:val="aa"/>
                <w:smallCaps w:val="0"/>
                <w:noProof/>
              </w:rPr>
            </w:rPrChange>
          </w:rPr>
          <w:delText>AXI bus wrapper</w:delText>
        </w:r>
        <w:r w:rsidDel="000A27C8">
          <w:rPr>
            <w:noProof/>
            <w:webHidden/>
          </w:rPr>
          <w:tab/>
          <w:delText>19</w:delText>
        </w:r>
      </w:del>
    </w:p>
    <w:p w:rsidR="00581298" w:rsidDel="000A27C8" w:rsidRDefault="00581298">
      <w:pPr>
        <w:pStyle w:val="23"/>
        <w:tabs>
          <w:tab w:val="left" w:pos="960"/>
          <w:tab w:val="right" w:leader="dot" w:pos="10232"/>
        </w:tabs>
        <w:rPr>
          <w:del w:id="221" w:author="ANDESTECH\ryjou" w:date="2016-02-24T15:12:00Z"/>
          <w:rFonts w:asciiTheme="minorHAnsi" w:eastAsiaTheme="minorEastAsia" w:hAnsiTheme="minorHAnsi" w:cstheme="minorBidi"/>
          <w:smallCaps w:val="0"/>
          <w:noProof/>
          <w:sz w:val="24"/>
          <w:szCs w:val="22"/>
        </w:rPr>
      </w:pPr>
      <w:del w:id="222" w:author="ANDESTECH\ryjou" w:date="2016-02-24T15:12:00Z">
        <w:r w:rsidRPr="000A27C8" w:rsidDel="000A27C8">
          <w:rPr>
            <w:rPrChange w:id="223" w:author="ANDESTECH\ryjou" w:date="2016-02-24T15:12:00Z">
              <w:rPr>
                <w:rStyle w:val="aa"/>
                <w:rFonts w:eastAsia="新細明體"/>
                <w:smallCaps w:val="0"/>
                <w:noProof/>
              </w:rPr>
            </w:rPrChange>
          </w:rPr>
          <w:delText>3.4.</w:delText>
        </w:r>
        <w:r w:rsidDel="000A27C8">
          <w:rPr>
            <w:rFonts w:asciiTheme="minorHAnsi" w:eastAsiaTheme="minorEastAsia" w:hAnsiTheme="minorHAnsi" w:cstheme="minorBidi"/>
            <w:smallCaps w:val="0"/>
            <w:noProof/>
            <w:sz w:val="24"/>
            <w:szCs w:val="22"/>
          </w:rPr>
          <w:tab/>
        </w:r>
        <w:r w:rsidRPr="000A27C8" w:rsidDel="000A27C8">
          <w:rPr>
            <w:rPrChange w:id="224" w:author="ANDESTECH\ryjou" w:date="2016-02-24T15:12:00Z">
              <w:rPr>
                <w:rStyle w:val="aa"/>
                <w:smallCaps w:val="0"/>
                <w:noProof/>
              </w:rPr>
            </w:rPrChange>
          </w:rPr>
          <w:delText>Write Transfer</w:delText>
        </w:r>
        <w:r w:rsidDel="000A27C8">
          <w:rPr>
            <w:noProof/>
            <w:webHidden/>
          </w:rPr>
          <w:tab/>
          <w:delText>20</w:delText>
        </w:r>
      </w:del>
    </w:p>
    <w:p w:rsidR="00581298" w:rsidDel="000A27C8" w:rsidRDefault="00581298">
      <w:pPr>
        <w:pStyle w:val="23"/>
        <w:tabs>
          <w:tab w:val="left" w:pos="960"/>
          <w:tab w:val="right" w:leader="dot" w:pos="10232"/>
        </w:tabs>
        <w:rPr>
          <w:del w:id="225" w:author="ANDESTECH\ryjou" w:date="2016-02-24T15:12:00Z"/>
          <w:rFonts w:asciiTheme="minorHAnsi" w:eastAsiaTheme="minorEastAsia" w:hAnsiTheme="minorHAnsi" w:cstheme="minorBidi"/>
          <w:smallCaps w:val="0"/>
          <w:noProof/>
          <w:sz w:val="24"/>
          <w:szCs w:val="22"/>
        </w:rPr>
      </w:pPr>
      <w:del w:id="226" w:author="ANDESTECH\ryjou" w:date="2016-02-24T15:12:00Z">
        <w:r w:rsidRPr="000A27C8" w:rsidDel="000A27C8">
          <w:rPr>
            <w:rPrChange w:id="227" w:author="ANDESTECH\ryjou" w:date="2016-02-24T15:12:00Z">
              <w:rPr>
                <w:rStyle w:val="aa"/>
                <w:rFonts w:eastAsia="新細明體"/>
                <w:smallCaps w:val="0"/>
                <w:noProof/>
              </w:rPr>
            </w:rPrChange>
          </w:rPr>
          <w:delText>3.5.</w:delText>
        </w:r>
        <w:r w:rsidDel="000A27C8">
          <w:rPr>
            <w:rFonts w:asciiTheme="minorHAnsi" w:eastAsiaTheme="minorEastAsia" w:hAnsiTheme="minorHAnsi" w:cstheme="minorBidi"/>
            <w:smallCaps w:val="0"/>
            <w:noProof/>
            <w:sz w:val="24"/>
            <w:szCs w:val="22"/>
          </w:rPr>
          <w:tab/>
        </w:r>
        <w:r w:rsidRPr="000A27C8" w:rsidDel="000A27C8">
          <w:rPr>
            <w:rPrChange w:id="228" w:author="ANDESTECH\ryjou" w:date="2016-02-24T15:12:00Z">
              <w:rPr>
                <w:rStyle w:val="aa"/>
                <w:smallCaps w:val="0"/>
                <w:noProof/>
              </w:rPr>
            </w:rPrChange>
          </w:rPr>
          <w:delText>Read Transfer</w:delText>
        </w:r>
        <w:r w:rsidDel="000A27C8">
          <w:rPr>
            <w:noProof/>
            <w:webHidden/>
          </w:rPr>
          <w:tab/>
          <w:delText>20</w:delText>
        </w:r>
      </w:del>
    </w:p>
    <w:p w:rsidR="00581298" w:rsidDel="000A27C8" w:rsidRDefault="00581298">
      <w:pPr>
        <w:pStyle w:val="23"/>
        <w:tabs>
          <w:tab w:val="left" w:pos="960"/>
          <w:tab w:val="right" w:leader="dot" w:pos="10232"/>
        </w:tabs>
        <w:rPr>
          <w:del w:id="229" w:author="ANDESTECH\ryjou" w:date="2016-02-24T15:12:00Z"/>
          <w:rFonts w:asciiTheme="minorHAnsi" w:eastAsiaTheme="minorEastAsia" w:hAnsiTheme="minorHAnsi" w:cstheme="minorBidi"/>
          <w:smallCaps w:val="0"/>
          <w:noProof/>
          <w:sz w:val="24"/>
          <w:szCs w:val="22"/>
        </w:rPr>
      </w:pPr>
      <w:del w:id="230" w:author="ANDESTECH\ryjou" w:date="2016-02-24T15:12:00Z">
        <w:r w:rsidRPr="000A27C8" w:rsidDel="000A27C8">
          <w:rPr>
            <w:rPrChange w:id="231" w:author="ANDESTECH\ryjou" w:date="2016-02-24T15:12:00Z">
              <w:rPr>
                <w:rStyle w:val="aa"/>
                <w:rFonts w:eastAsia="新細明體"/>
                <w:smallCaps w:val="0"/>
                <w:noProof/>
              </w:rPr>
            </w:rPrChange>
          </w:rPr>
          <w:delText>3.6.</w:delText>
        </w:r>
        <w:r w:rsidDel="000A27C8">
          <w:rPr>
            <w:rFonts w:asciiTheme="minorHAnsi" w:eastAsiaTheme="minorEastAsia" w:hAnsiTheme="minorHAnsi" w:cstheme="minorBidi"/>
            <w:smallCaps w:val="0"/>
            <w:noProof/>
            <w:sz w:val="24"/>
            <w:szCs w:val="22"/>
          </w:rPr>
          <w:tab/>
        </w:r>
        <w:r w:rsidRPr="000A27C8" w:rsidDel="000A27C8">
          <w:rPr>
            <w:rPrChange w:id="232" w:author="ANDESTECH\ryjou" w:date="2016-02-24T15:12:00Z">
              <w:rPr>
                <w:rStyle w:val="aa"/>
                <w:smallCaps w:val="0"/>
                <w:noProof/>
              </w:rPr>
            </w:rPrChange>
          </w:rPr>
          <w:delText>Lock Transfer</w:delText>
        </w:r>
        <w:r w:rsidDel="000A27C8">
          <w:rPr>
            <w:noProof/>
            <w:webHidden/>
          </w:rPr>
          <w:tab/>
          <w:delText>20</w:delText>
        </w:r>
      </w:del>
    </w:p>
    <w:p w:rsidR="00581298" w:rsidDel="000A27C8" w:rsidRDefault="00581298">
      <w:pPr>
        <w:pStyle w:val="23"/>
        <w:tabs>
          <w:tab w:val="left" w:pos="960"/>
          <w:tab w:val="right" w:leader="dot" w:pos="10232"/>
        </w:tabs>
        <w:rPr>
          <w:del w:id="233" w:author="ANDESTECH\ryjou" w:date="2016-02-24T15:12:00Z"/>
          <w:rFonts w:asciiTheme="minorHAnsi" w:eastAsiaTheme="minorEastAsia" w:hAnsiTheme="minorHAnsi" w:cstheme="minorBidi"/>
          <w:smallCaps w:val="0"/>
          <w:noProof/>
          <w:sz w:val="24"/>
          <w:szCs w:val="22"/>
        </w:rPr>
      </w:pPr>
      <w:del w:id="234" w:author="ANDESTECH\ryjou" w:date="2016-02-24T15:12:00Z">
        <w:r w:rsidRPr="000A27C8" w:rsidDel="000A27C8">
          <w:rPr>
            <w:rPrChange w:id="235" w:author="ANDESTECH\ryjou" w:date="2016-02-24T15:12:00Z">
              <w:rPr>
                <w:rStyle w:val="aa"/>
                <w:smallCaps w:val="0"/>
                <w:noProof/>
              </w:rPr>
            </w:rPrChange>
          </w:rPr>
          <w:delText>3.7.</w:delText>
        </w:r>
        <w:r w:rsidDel="000A27C8">
          <w:rPr>
            <w:rFonts w:asciiTheme="minorHAnsi" w:eastAsiaTheme="minorEastAsia" w:hAnsiTheme="minorHAnsi" w:cstheme="minorBidi"/>
            <w:smallCaps w:val="0"/>
            <w:noProof/>
            <w:sz w:val="24"/>
            <w:szCs w:val="22"/>
          </w:rPr>
          <w:tab/>
        </w:r>
        <w:r w:rsidRPr="000A27C8" w:rsidDel="000A27C8">
          <w:rPr>
            <w:rPrChange w:id="236" w:author="ANDESTECH\ryjou" w:date="2016-02-24T15:12:00Z">
              <w:rPr>
                <w:rStyle w:val="aa"/>
                <w:smallCaps w:val="0"/>
                <w:noProof/>
              </w:rPr>
            </w:rPrChange>
          </w:rPr>
          <w:delText>Precise Write</w:delText>
        </w:r>
        <w:r w:rsidDel="000A27C8">
          <w:rPr>
            <w:noProof/>
            <w:webHidden/>
          </w:rPr>
          <w:tab/>
          <w:delText>21</w:delText>
        </w:r>
      </w:del>
    </w:p>
    <w:p w:rsidR="00581298" w:rsidDel="000A27C8" w:rsidRDefault="00581298">
      <w:pPr>
        <w:pStyle w:val="23"/>
        <w:tabs>
          <w:tab w:val="left" w:pos="960"/>
          <w:tab w:val="right" w:leader="dot" w:pos="10232"/>
        </w:tabs>
        <w:rPr>
          <w:del w:id="237" w:author="ANDESTECH\ryjou" w:date="2016-02-24T15:12:00Z"/>
          <w:rFonts w:asciiTheme="minorHAnsi" w:eastAsiaTheme="minorEastAsia" w:hAnsiTheme="minorHAnsi" w:cstheme="minorBidi"/>
          <w:smallCaps w:val="0"/>
          <w:noProof/>
          <w:sz w:val="24"/>
          <w:szCs w:val="22"/>
        </w:rPr>
      </w:pPr>
      <w:del w:id="238" w:author="ANDESTECH\ryjou" w:date="2016-02-24T15:12:00Z">
        <w:r w:rsidRPr="000A27C8" w:rsidDel="000A27C8">
          <w:rPr>
            <w:rPrChange w:id="239" w:author="ANDESTECH\ryjou" w:date="2016-02-24T15:12:00Z">
              <w:rPr>
                <w:rStyle w:val="aa"/>
                <w:smallCaps w:val="0"/>
                <w:noProof/>
              </w:rPr>
            </w:rPrChange>
          </w:rPr>
          <w:delText>3.8.</w:delText>
        </w:r>
        <w:r w:rsidDel="000A27C8">
          <w:rPr>
            <w:rFonts w:asciiTheme="minorHAnsi" w:eastAsiaTheme="minorEastAsia" w:hAnsiTheme="minorHAnsi" w:cstheme="minorBidi"/>
            <w:smallCaps w:val="0"/>
            <w:noProof/>
            <w:sz w:val="24"/>
            <w:szCs w:val="22"/>
          </w:rPr>
          <w:tab/>
        </w:r>
        <w:r w:rsidRPr="000A27C8" w:rsidDel="000A27C8">
          <w:rPr>
            <w:rPrChange w:id="240" w:author="ANDESTECH\ryjou" w:date="2016-02-24T15:12:00Z">
              <w:rPr>
                <w:rStyle w:val="aa"/>
                <w:smallCaps w:val="0"/>
                <w:noProof/>
              </w:rPr>
            </w:rPrChange>
          </w:rPr>
          <w:delText>Conservative write order</w:delText>
        </w:r>
        <w:r w:rsidDel="000A27C8">
          <w:rPr>
            <w:noProof/>
            <w:webHidden/>
          </w:rPr>
          <w:tab/>
          <w:delText>21</w:delText>
        </w:r>
      </w:del>
    </w:p>
    <w:p w:rsidR="0016091B" w:rsidRPr="0016091B" w:rsidRDefault="00203B5F" w:rsidP="0016091B">
      <w:pPr>
        <w:pStyle w:val="Index"/>
        <w:rPr>
          <w:rFonts w:eastAsia="新細明體"/>
          <w:sz w:val="2"/>
          <w:szCs w:val="2"/>
        </w:rPr>
      </w:pPr>
      <w:r w:rsidRPr="00E940E2">
        <w:fldChar w:fldCharType="end"/>
      </w:r>
      <w:r w:rsidR="000D33EB" w:rsidRPr="00E940E2">
        <w:br w:type="page"/>
      </w:r>
    </w:p>
    <w:p w:rsidR="00D20F22" w:rsidRDefault="00CF7BFB" w:rsidP="0016091B">
      <w:pPr>
        <w:pStyle w:val="Index"/>
        <w:outlineLvl w:val="0"/>
      </w:pPr>
      <w:bookmarkStart w:id="241" w:name="_Toc444090097"/>
      <w:r w:rsidRPr="00CF7BFB">
        <w:lastRenderedPageBreak/>
        <w:t>List of Tables</w:t>
      </w:r>
      <w:bookmarkEnd w:id="241"/>
    </w:p>
    <w:p w:rsidR="009E4A7F" w:rsidRDefault="00CF387E">
      <w:pPr>
        <w:pStyle w:val="af0"/>
        <w:tabs>
          <w:tab w:val="right" w:leader="dot" w:pos="10232"/>
        </w:tabs>
        <w:rPr>
          <w:rFonts w:asciiTheme="minorHAnsi" w:eastAsiaTheme="minorEastAsia" w:hAnsiTheme="minorHAnsi" w:cstheme="minorBidi"/>
          <w:smallCaps w:val="0"/>
          <w:noProof/>
          <w:sz w:val="24"/>
          <w:szCs w:val="22"/>
        </w:rPr>
      </w:pPr>
      <w:r>
        <w:fldChar w:fldCharType="begin"/>
      </w:r>
      <w:r>
        <w:instrText xml:space="preserve"> TOC \h \z \c "Table" </w:instrText>
      </w:r>
      <w:r>
        <w:fldChar w:fldCharType="separate"/>
      </w:r>
      <w:hyperlink w:anchor="_Toc442173792" w:history="1">
        <w:r w:rsidR="009E4A7F" w:rsidRPr="007B336B">
          <w:rPr>
            <w:rStyle w:val="aa"/>
            <w:noProof/>
          </w:rPr>
          <w:t xml:space="preserve">Table 1. </w:t>
        </w:r>
        <w:r w:rsidR="009E4A7F" w:rsidRPr="007B336B">
          <w:rPr>
            <w:rStyle w:val="aa"/>
            <w:rFonts w:eastAsia="新細明體"/>
            <w:noProof/>
          </w:rPr>
          <w:t>Signal Definition</w:t>
        </w:r>
        <w:r w:rsidR="009E4A7F">
          <w:rPr>
            <w:noProof/>
            <w:webHidden/>
          </w:rPr>
          <w:tab/>
        </w:r>
        <w:r w:rsidR="009E4A7F">
          <w:rPr>
            <w:noProof/>
            <w:webHidden/>
          </w:rPr>
          <w:fldChar w:fldCharType="begin"/>
        </w:r>
        <w:r w:rsidR="009E4A7F">
          <w:rPr>
            <w:noProof/>
            <w:webHidden/>
          </w:rPr>
          <w:instrText xml:space="preserve"> PAGEREF _Toc442173792 \h </w:instrText>
        </w:r>
        <w:r w:rsidR="009E4A7F">
          <w:rPr>
            <w:noProof/>
            <w:webHidden/>
          </w:rPr>
        </w:r>
        <w:r w:rsidR="009E4A7F">
          <w:rPr>
            <w:noProof/>
            <w:webHidden/>
          </w:rPr>
          <w:fldChar w:fldCharType="separate"/>
        </w:r>
        <w:r w:rsidR="009E4A7F">
          <w:rPr>
            <w:noProof/>
            <w:webHidden/>
          </w:rPr>
          <w:t>3</w:t>
        </w:r>
        <w:r w:rsidR="009E4A7F">
          <w:rPr>
            <w:noProof/>
            <w:webHidden/>
          </w:rPr>
          <w:fldChar w:fldCharType="end"/>
        </w:r>
      </w:hyperlink>
    </w:p>
    <w:p w:rsidR="00D77414" w:rsidRPr="00D77414" w:rsidRDefault="00CF387E" w:rsidP="00D77414">
      <w:r>
        <w:fldChar w:fldCharType="end"/>
      </w:r>
    </w:p>
    <w:p w:rsidR="00D20F22" w:rsidRPr="002D1D39" w:rsidRDefault="00D20F22" w:rsidP="00204581">
      <w:pPr>
        <w:pStyle w:val="Index"/>
        <w:outlineLvl w:val="0"/>
      </w:pPr>
      <w:r>
        <w:br w:type="page"/>
      </w:r>
      <w:bookmarkStart w:id="242" w:name="_Toc444090098"/>
      <w:r w:rsidR="00CF7BFB" w:rsidRPr="002D1D39">
        <w:lastRenderedPageBreak/>
        <w:t>List of Figures</w:t>
      </w:r>
      <w:bookmarkEnd w:id="242"/>
    </w:p>
    <w:p w:rsidR="00B03B4A" w:rsidRDefault="00CF387E">
      <w:pPr>
        <w:pStyle w:val="af0"/>
        <w:tabs>
          <w:tab w:val="right" w:leader="dot" w:pos="10232"/>
        </w:tabs>
        <w:rPr>
          <w:ins w:id="243" w:author="ANDESTECH\ryjou" w:date="2016-03-16T10:56:00Z"/>
          <w:rFonts w:asciiTheme="minorHAnsi" w:eastAsiaTheme="minorEastAsia" w:hAnsiTheme="minorHAnsi" w:cstheme="minorBidi"/>
          <w:smallCaps w:val="0"/>
          <w:noProof/>
          <w:sz w:val="24"/>
          <w:szCs w:val="22"/>
        </w:rPr>
      </w:pPr>
      <w:r>
        <w:fldChar w:fldCharType="begin"/>
      </w:r>
      <w:r>
        <w:instrText xml:space="preserve"> TOC \h \z \c "Figure" </w:instrText>
      </w:r>
      <w:r>
        <w:fldChar w:fldCharType="separate"/>
      </w:r>
      <w:ins w:id="244" w:author="ANDESTECH\ryjou" w:date="2016-03-16T10:56:00Z">
        <w:r w:rsidR="00B03B4A" w:rsidRPr="002D6D61">
          <w:rPr>
            <w:rStyle w:val="aa"/>
            <w:noProof/>
          </w:rPr>
          <w:fldChar w:fldCharType="begin"/>
        </w:r>
        <w:r w:rsidR="00B03B4A" w:rsidRPr="002D6D61">
          <w:rPr>
            <w:rStyle w:val="aa"/>
            <w:noProof/>
          </w:rPr>
          <w:instrText xml:space="preserve"> </w:instrText>
        </w:r>
        <w:r w:rsidR="00B03B4A">
          <w:rPr>
            <w:noProof/>
          </w:rPr>
          <w:instrText>HYPERLINK \l "_Toc445889132"</w:instrText>
        </w:r>
        <w:r w:rsidR="00B03B4A" w:rsidRPr="002D6D61">
          <w:rPr>
            <w:rStyle w:val="aa"/>
            <w:noProof/>
          </w:rPr>
          <w:instrText xml:space="preserve"> </w:instrText>
        </w:r>
        <w:r w:rsidR="00B03B4A" w:rsidRPr="002D6D61">
          <w:rPr>
            <w:rStyle w:val="aa"/>
            <w:noProof/>
          </w:rPr>
          <w:fldChar w:fldCharType="separate"/>
        </w:r>
        <w:r w:rsidR="00B03B4A" w:rsidRPr="002D6D61">
          <w:rPr>
            <w:rStyle w:val="aa"/>
            <w:noProof/>
          </w:rPr>
          <w:t>Figure 1</w:t>
        </w:r>
        <w:r w:rsidR="00B03B4A" w:rsidRPr="002D6D61">
          <w:rPr>
            <w:rStyle w:val="aa"/>
            <w:rFonts w:eastAsia="新細明體"/>
            <w:noProof/>
          </w:rPr>
          <w:t>. Block Diagram</w:t>
        </w:r>
        <w:r w:rsidR="00B03B4A">
          <w:rPr>
            <w:noProof/>
            <w:webHidden/>
          </w:rPr>
          <w:tab/>
        </w:r>
        <w:r w:rsidR="00B03B4A">
          <w:rPr>
            <w:noProof/>
            <w:webHidden/>
          </w:rPr>
          <w:fldChar w:fldCharType="begin"/>
        </w:r>
        <w:r w:rsidR="00B03B4A">
          <w:rPr>
            <w:noProof/>
            <w:webHidden/>
          </w:rPr>
          <w:instrText xml:space="preserve"> PAGEREF _Toc445889132 \h </w:instrText>
        </w:r>
      </w:ins>
      <w:r w:rsidR="00B03B4A">
        <w:rPr>
          <w:noProof/>
          <w:webHidden/>
        </w:rPr>
      </w:r>
      <w:r w:rsidR="00B03B4A">
        <w:rPr>
          <w:noProof/>
          <w:webHidden/>
        </w:rPr>
        <w:fldChar w:fldCharType="separate"/>
      </w:r>
      <w:ins w:id="245" w:author="ANDESTECH\ryjou" w:date="2016-03-16T10:56:00Z">
        <w:r w:rsidR="00B03B4A">
          <w:rPr>
            <w:noProof/>
            <w:webHidden/>
          </w:rPr>
          <w:t>2</w:t>
        </w:r>
        <w:r w:rsidR="00B03B4A">
          <w:rPr>
            <w:noProof/>
            <w:webHidden/>
          </w:rPr>
          <w:fldChar w:fldCharType="end"/>
        </w:r>
        <w:r w:rsidR="00B03B4A" w:rsidRPr="002D6D61">
          <w:rPr>
            <w:rStyle w:val="aa"/>
            <w:noProof/>
          </w:rPr>
          <w:fldChar w:fldCharType="end"/>
        </w:r>
      </w:ins>
    </w:p>
    <w:p w:rsidR="00B03B4A" w:rsidRDefault="00B03B4A">
      <w:pPr>
        <w:pStyle w:val="af0"/>
        <w:tabs>
          <w:tab w:val="right" w:leader="dot" w:pos="10232"/>
        </w:tabs>
        <w:rPr>
          <w:ins w:id="246" w:author="ANDESTECH\ryjou" w:date="2016-03-16T10:56:00Z"/>
          <w:rFonts w:asciiTheme="minorHAnsi" w:eastAsiaTheme="minorEastAsia" w:hAnsiTheme="minorHAnsi" w:cstheme="minorBidi"/>
          <w:smallCaps w:val="0"/>
          <w:noProof/>
          <w:sz w:val="24"/>
          <w:szCs w:val="22"/>
        </w:rPr>
      </w:pPr>
      <w:ins w:id="247"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"_Toc445889133"</w:instrText>
        </w:r>
        <w:r w:rsidRPr="002D6D61">
          <w:rPr>
            <w:rStyle w:val="aa"/>
            <w:noProof/>
          </w:rPr>
          <w:instrText xml:space="preserve"> </w:instrText>
        </w:r>
        <w:r w:rsidRPr="002D6D61">
          <w:rPr>
            <w:rStyle w:val="aa"/>
            <w:noProof/>
          </w:rPr>
          <w:fldChar w:fldCharType="separate"/>
        </w:r>
        <w:r w:rsidRPr="002D6D61">
          <w:rPr>
            <w:rStyle w:val="aa"/>
            <w:noProof/>
          </w:rPr>
          <w:t>Figure 2</w:t>
        </w:r>
        <w:r w:rsidRPr="002D6D61">
          <w:rPr>
            <w:rStyle w:val="aa"/>
            <w:rFonts w:eastAsia="新細明體"/>
            <w:noProof/>
          </w:rPr>
          <w:t>. The waveform of single read data transaction without wait cycles</w:t>
        </w:r>
        <w:r>
          <w:rPr>
            <w:noProof/>
            <w:webHidden/>
          </w:rPr>
          <w:tab/>
        </w:r>
        <w:r>
          <w:rPr>
            <w:noProof/>
            <w:webHidden/>
          </w:rPr>
          <w:fldChar w:fldCharType="begin"/>
        </w:r>
        <w:r>
          <w:rPr>
            <w:noProof/>
            <w:webHidden/>
          </w:rPr>
          <w:instrText xml:space="preserve"> PAGEREF _Toc445889133 \h </w:instrText>
        </w:r>
      </w:ins>
      <w:r>
        <w:rPr>
          <w:noProof/>
          <w:webHidden/>
        </w:rPr>
      </w:r>
      <w:r>
        <w:rPr>
          <w:noProof/>
          <w:webHidden/>
        </w:rPr>
        <w:fldChar w:fldCharType="separate"/>
      </w:r>
      <w:ins w:id="248" w:author="ANDESTECH\ryjou" w:date="2016-03-16T10:56:00Z">
        <w:r>
          <w:rPr>
            <w:noProof/>
            <w:webHidden/>
          </w:rPr>
          <w:t>11</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49" w:author="ANDESTECH\ryjou" w:date="2016-03-16T10:56:00Z"/>
          <w:rFonts w:asciiTheme="minorHAnsi" w:eastAsiaTheme="minorEastAsia" w:hAnsiTheme="minorHAnsi" w:cstheme="minorBidi"/>
          <w:smallCaps w:val="0"/>
          <w:noProof/>
          <w:sz w:val="24"/>
          <w:szCs w:val="22"/>
        </w:rPr>
      </w:pPr>
      <w:ins w:id="250"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"_Toc445889134"</w:instrText>
        </w:r>
        <w:r w:rsidRPr="002D6D61">
          <w:rPr>
            <w:rStyle w:val="aa"/>
            <w:noProof/>
          </w:rPr>
          <w:instrText xml:space="preserve"> </w:instrText>
        </w:r>
        <w:r w:rsidRPr="002D6D61">
          <w:rPr>
            <w:rStyle w:val="aa"/>
            <w:noProof/>
          </w:rPr>
          <w:fldChar w:fldCharType="separate"/>
        </w:r>
        <w:r w:rsidRPr="002D6D61">
          <w:rPr>
            <w:rStyle w:val="aa"/>
            <w:noProof/>
          </w:rPr>
          <w:t>Figure 3</w:t>
        </w:r>
        <w:r w:rsidRPr="002D6D61">
          <w:rPr>
            <w:rStyle w:val="aa"/>
            <w:rFonts w:eastAsia="新細明體"/>
            <w:noProof/>
          </w:rPr>
          <w:t>. The waveform of burst read transaction without wait cycles</w:t>
        </w:r>
        <w:r>
          <w:rPr>
            <w:noProof/>
            <w:webHidden/>
          </w:rPr>
          <w:tab/>
        </w:r>
        <w:r>
          <w:rPr>
            <w:noProof/>
            <w:webHidden/>
          </w:rPr>
          <w:fldChar w:fldCharType="begin"/>
        </w:r>
        <w:r>
          <w:rPr>
            <w:noProof/>
            <w:webHidden/>
          </w:rPr>
          <w:instrText xml:space="preserve"> PAGEREF _Toc445889134 \h </w:instrText>
        </w:r>
      </w:ins>
      <w:r>
        <w:rPr>
          <w:noProof/>
          <w:webHidden/>
        </w:rPr>
      </w:r>
      <w:r>
        <w:rPr>
          <w:noProof/>
          <w:webHidden/>
        </w:rPr>
        <w:fldChar w:fldCharType="separate"/>
      </w:r>
      <w:ins w:id="251" w:author="ANDESTECH\ryjou" w:date="2016-03-16T10:56:00Z">
        <w:r>
          <w:rPr>
            <w:noProof/>
            <w:webHidden/>
          </w:rPr>
          <w:t>11</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52" w:author="ANDESTECH\ryjou" w:date="2016-03-16T10:56:00Z"/>
          <w:rFonts w:asciiTheme="minorHAnsi" w:eastAsiaTheme="minorEastAsia" w:hAnsiTheme="minorHAnsi" w:cstheme="minorBidi"/>
          <w:smallCaps w:val="0"/>
          <w:noProof/>
          <w:sz w:val="24"/>
          <w:szCs w:val="22"/>
        </w:rPr>
      </w:pPr>
      <w:ins w:id="253"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"_Toc445889135"</w:instrText>
        </w:r>
        <w:r w:rsidRPr="002D6D61">
          <w:rPr>
            <w:rStyle w:val="aa"/>
            <w:noProof/>
          </w:rPr>
          <w:instrText xml:space="preserve"> </w:instrText>
        </w:r>
        <w:r w:rsidRPr="002D6D61">
          <w:rPr>
            <w:rStyle w:val="aa"/>
            <w:noProof/>
          </w:rPr>
          <w:fldChar w:fldCharType="separate"/>
        </w:r>
        <w:r w:rsidRPr="002D6D61">
          <w:rPr>
            <w:rStyle w:val="aa"/>
            <w:noProof/>
          </w:rPr>
          <w:t>Figure 4</w:t>
        </w:r>
        <w:r w:rsidRPr="002D6D61">
          <w:rPr>
            <w:rStyle w:val="aa"/>
            <w:rFonts w:eastAsia="新細明體"/>
            <w:noProof/>
          </w:rPr>
          <w:t>. The waveform of burst read data transaction with wait cycles</w:t>
        </w:r>
        <w:r>
          <w:rPr>
            <w:noProof/>
            <w:webHidden/>
          </w:rPr>
          <w:tab/>
        </w:r>
        <w:r>
          <w:rPr>
            <w:noProof/>
            <w:webHidden/>
          </w:rPr>
          <w:fldChar w:fldCharType="begin"/>
        </w:r>
        <w:r>
          <w:rPr>
            <w:noProof/>
            <w:webHidden/>
          </w:rPr>
          <w:instrText xml:space="preserve"> PAGEREF _Toc445889135 \h </w:instrText>
        </w:r>
      </w:ins>
      <w:r>
        <w:rPr>
          <w:noProof/>
          <w:webHidden/>
        </w:rPr>
      </w:r>
      <w:r>
        <w:rPr>
          <w:noProof/>
          <w:webHidden/>
        </w:rPr>
        <w:fldChar w:fldCharType="separate"/>
      </w:r>
      <w:ins w:id="254" w:author="ANDESTECH\ryjou" w:date="2016-03-16T10:56:00Z">
        <w:r>
          <w:rPr>
            <w:noProof/>
            <w:webHidden/>
          </w:rPr>
          <w:t>12</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55" w:author="ANDESTECH\ryjou" w:date="2016-03-16T10:56:00Z"/>
          <w:rFonts w:asciiTheme="minorHAnsi" w:eastAsiaTheme="minorEastAsia" w:hAnsiTheme="minorHAnsi" w:cstheme="minorBidi"/>
          <w:smallCaps w:val="0"/>
          <w:noProof/>
          <w:sz w:val="24"/>
          <w:szCs w:val="22"/>
        </w:rPr>
      </w:pPr>
      <w:ins w:id="256"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"_Toc445889136"</w:instrText>
        </w:r>
        <w:r w:rsidRPr="002D6D61">
          <w:rPr>
            <w:rStyle w:val="aa"/>
            <w:noProof/>
          </w:rPr>
          <w:instrText xml:space="preserve"> </w:instrText>
        </w:r>
        <w:r w:rsidRPr="002D6D61">
          <w:rPr>
            <w:rStyle w:val="aa"/>
            <w:noProof/>
          </w:rPr>
          <w:fldChar w:fldCharType="separate"/>
        </w:r>
        <w:r w:rsidRPr="002D6D61">
          <w:rPr>
            <w:rStyle w:val="aa"/>
            <w:noProof/>
          </w:rPr>
          <w:t>Figure 5</w:t>
        </w:r>
        <w:r w:rsidRPr="002D6D61">
          <w:rPr>
            <w:rStyle w:val="aa"/>
            <w:rFonts w:eastAsia="新細明體"/>
            <w:noProof/>
          </w:rPr>
          <w:t>. The waveform of read data return with the wait state</w:t>
        </w:r>
        <w:r>
          <w:rPr>
            <w:noProof/>
            <w:webHidden/>
          </w:rPr>
          <w:tab/>
        </w:r>
        <w:r>
          <w:rPr>
            <w:noProof/>
            <w:webHidden/>
          </w:rPr>
          <w:fldChar w:fldCharType="begin"/>
        </w:r>
        <w:r>
          <w:rPr>
            <w:noProof/>
            <w:webHidden/>
          </w:rPr>
          <w:instrText xml:space="preserve"> PAGEREF _Toc445889136 \h </w:instrText>
        </w:r>
      </w:ins>
      <w:r>
        <w:rPr>
          <w:noProof/>
          <w:webHidden/>
        </w:rPr>
      </w:r>
      <w:r>
        <w:rPr>
          <w:noProof/>
          <w:webHidden/>
        </w:rPr>
        <w:fldChar w:fldCharType="separate"/>
      </w:r>
      <w:ins w:id="257" w:author="ANDESTECH\ryjou" w:date="2016-03-16T10:56:00Z">
        <w:r>
          <w:rPr>
            <w:noProof/>
            <w:webHidden/>
          </w:rPr>
          <w:t>12</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58" w:author="ANDESTECH\ryjou" w:date="2016-03-16T10:56:00Z"/>
          <w:rFonts w:asciiTheme="minorHAnsi" w:eastAsiaTheme="minorEastAsia" w:hAnsiTheme="minorHAnsi" w:cstheme="minorBidi"/>
          <w:smallCaps w:val="0"/>
          <w:noProof/>
          <w:sz w:val="24"/>
          <w:szCs w:val="22"/>
        </w:rPr>
      </w:pPr>
      <w:ins w:id="259"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"_Toc445889137"</w:instrText>
        </w:r>
        <w:r w:rsidRPr="002D6D61">
          <w:rPr>
            <w:rStyle w:val="aa"/>
            <w:noProof/>
          </w:rPr>
          <w:instrText xml:space="preserve"> </w:instrText>
        </w:r>
        <w:r w:rsidRPr="002D6D61">
          <w:rPr>
            <w:rStyle w:val="aa"/>
            <w:noProof/>
          </w:rPr>
          <w:fldChar w:fldCharType="separate"/>
        </w:r>
        <w:r w:rsidRPr="002D6D61">
          <w:rPr>
            <w:rStyle w:val="aa"/>
            <w:noProof/>
          </w:rPr>
          <w:t>Figure 6</w:t>
        </w:r>
        <w:r w:rsidRPr="002D6D61">
          <w:rPr>
            <w:rStyle w:val="aa"/>
            <w:rFonts w:eastAsia="新細明體"/>
            <w:noProof/>
          </w:rPr>
          <w:t>. The waveform of single write transaction without the wait cycles</w:t>
        </w:r>
        <w:r>
          <w:rPr>
            <w:noProof/>
            <w:webHidden/>
          </w:rPr>
          <w:tab/>
        </w:r>
        <w:r>
          <w:rPr>
            <w:noProof/>
            <w:webHidden/>
          </w:rPr>
          <w:fldChar w:fldCharType="begin"/>
        </w:r>
        <w:r>
          <w:rPr>
            <w:noProof/>
            <w:webHidden/>
          </w:rPr>
          <w:instrText xml:space="preserve"> PAGEREF _Toc445889137 \h </w:instrText>
        </w:r>
      </w:ins>
      <w:r>
        <w:rPr>
          <w:noProof/>
          <w:webHidden/>
        </w:rPr>
      </w:r>
      <w:r>
        <w:rPr>
          <w:noProof/>
          <w:webHidden/>
        </w:rPr>
        <w:fldChar w:fldCharType="separate"/>
      </w:r>
      <w:ins w:id="260" w:author="ANDESTECH\ryjou" w:date="2016-03-16T10:56:00Z">
        <w:r>
          <w:rPr>
            <w:noProof/>
            <w:webHidden/>
          </w:rPr>
          <w:t>13</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61" w:author="ANDESTECH\ryjou" w:date="2016-03-16T10:56:00Z"/>
          <w:rFonts w:asciiTheme="minorHAnsi" w:eastAsiaTheme="minorEastAsia" w:hAnsiTheme="minorHAnsi" w:cstheme="minorBidi"/>
          <w:smallCaps w:val="0"/>
          <w:noProof/>
          <w:sz w:val="24"/>
          <w:szCs w:val="22"/>
        </w:rPr>
      </w:pPr>
      <w:ins w:id="262"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"_Toc445889138"</w:instrText>
        </w:r>
        <w:r w:rsidRPr="002D6D61">
          <w:rPr>
            <w:rStyle w:val="aa"/>
            <w:noProof/>
          </w:rPr>
          <w:instrText xml:space="preserve"> </w:instrText>
        </w:r>
        <w:r w:rsidRPr="002D6D61">
          <w:rPr>
            <w:rStyle w:val="aa"/>
            <w:noProof/>
          </w:rPr>
          <w:fldChar w:fldCharType="separate"/>
        </w:r>
        <w:r w:rsidRPr="002D6D61">
          <w:rPr>
            <w:rStyle w:val="aa"/>
            <w:noProof/>
          </w:rPr>
          <w:t>Figure 7</w:t>
        </w:r>
        <w:r w:rsidRPr="002D6D61">
          <w:rPr>
            <w:rStyle w:val="aa"/>
            <w:rFonts w:eastAsia="新細明體"/>
            <w:noProof/>
          </w:rPr>
          <w:t>. The waveform of burst write transaction with the wait cycles</w:t>
        </w:r>
        <w:r>
          <w:rPr>
            <w:noProof/>
            <w:webHidden/>
          </w:rPr>
          <w:tab/>
        </w:r>
        <w:r>
          <w:rPr>
            <w:noProof/>
            <w:webHidden/>
          </w:rPr>
          <w:fldChar w:fldCharType="begin"/>
        </w:r>
        <w:r>
          <w:rPr>
            <w:noProof/>
            <w:webHidden/>
          </w:rPr>
          <w:instrText xml:space="preserve"> PAGEREF _Toc445889138 \h </w:instrText>
        </w:r>
      </w:ins>
      <w:r>
        <w:rPr>
          <w:noProof/>
          <w:webHidden/>
        </w:rPr>
      </w:r>
      <w:r>
        <w:rPr>
          <w:noProof/>
          <w:webHidden/>
        </w:rPr>
        <w:fldChar w:fldCharType="separate"/>
      </w:r>
      <w:ins w:id="263" w:author="ANDESTECH\ryjou" w:date="2016-03-16T10:56:00Z">
        <w:r>
          <w:rPr>
            <w:noProof/>
            <w:webHidden/>
          </w:rPr>
          <w:t>13</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64" w:author="ANDESTECH\ryjou" w:date="2016-03-16T10:56:00Z"/>
          <w:rFonts w:asciiTheme="minorHAnsi" w:eastAsiaTheme="minorEastAsia" w:hAnsiTheme="minorHAnsi" w:cstheme="minorBidi"/>
          <w:smallCaps w:val="0"/>
          <w:noProof/>
          <w:sz w:val="24"/>
          <w:szCs w:val="22"/>
        </w:rPr>
      </w:pPr>
      <w:ins w:id="265"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"_Toc445889139"</w:instrText>
        </w:r>
        <w:r w:rsidRPr="002D6D61">
          <w:rPr>
            <w:rStyle w:val="aa"/>
            <w:noProof/>
          </w:rPr>
          <w:instrText xml:space="preserve"> </w:instrText>
        </w:r>
        <w:r w:rsidRPr="002D6D61">
          <w:rPr>
            <w:rStyle w:val="aa"/>
            <w:noProof/>
          </w:rPr>
          <w:fldChar w:fldCharType="separate"/>
        </w:r>
        <w:r w:rsidRPr="002D6D61">
          <w:rPr>
            <w:rStyle w:val="aa"/>
            <w:noProof/>
          </w:rPr>
          <w:t>Figure 8</w:t>
        </w:r>
        <w:r w:rsidRPr="002D6D61">
          <w:rPr>
            <w:rStyle w:val="aa"/>
            <w:rFonts w:eastAsia="新細明體"/>
            <w:noProof/>
          </w:rPr>
          <w:t>. The waveform of two sequential read-write transactions with non-sequential grant and ack</w:t>
        </w:r>
        <w:r>
          <w:rPr>
            <w:noProof/>
            <w:webHidden/>
          </w:rPr>
          <w:tab/>
        </w:r>
        <w:r>
          <w:rPr>
            <w:noProof/>
            <w:webHidden/>
          </w:rPr>
          <w:fldChar w:fldCharType="begin"/>
        </w:r>
        <w:r>
          <w:rPr>
            <w:noProof/>
            <w:webHidden/>
          </w:rPr>
          <w:instrText xml:space="preserve"> PAGEREF _Toc445889139 \h </w:instrText>
        </w:r>
      </w:ins>
      <w:r>
        <w:rPr>
          <w:noProof/>
          <w:webHidden/>
        </w:rPr>
      </w:r>
      <w:r>
        <w:rPr>
          <w:noProof/>
          <w:webHidden/>
        </w:rPr>
        <w:fldChar w:fldCharType="separate"/>
      </w:r>
      <w:ins w:id="266" w:author="ANDESTECH\ryjou" w:date="2016-03-16T10:56:00Z">
        <w:r>
          <w:rPr>
            <w:noProof/>
            <w:webHidden/>
          </w:rPr>
          <w:t>14</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67" w:author="ANDESTECH\ryjou" w:date="2016-03-16T10:56:00Z"/>
          <w:rFonts w:asciiTheme="minorHAnsi" w:eastAsiaTheme="minorEastAsia" w:hAnsiTheme="minorHAnsi" w:cstheme="minorBidi"/>
          <w:smallCaps w:val="0"/>
          <w:noProof/>
          <w:sz w:val="24"/>
          <w:szCs w:val="22"/>
        </w:rPr>
      </w:pPr>
      <w:ins w:id="268"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"_Toc445889140"</w:instrText>
        </w:r>
        <w:r w:rsidRPr="002D6D61">
          <w:rPr>
            <w:rStyle w:val="aa"/>
            <w:noProof/>
          </w:rPr>
          <w:instrText xml:space="preserve"> </w:instrText>
        </w:r>
        <w:r w:rsidRPr="002D6D61">
          <w:rPr>
            <w:rStyle w:val="aa"/>
            <w:noProof/>
          </w:rPr>
          <w:fldChar w:fldCharType="separate"/>
        </w:r>
        <w:r w:rsidRPr="002D6D61">
          <w:rPr>
            <w:rStyle w:val="aa"/>
            <w:noProof/>
          </w:rPr>
          <w:t>Figure 9</w:t>
        </w:r>
        <w:r w:rsidRPr="002D6D61">
          <w:rPr>
            <w:rStyle w:val="aa"/>
            <w:rFonts w:eastAsia="新細明體"/>
            <w:noProof/>
          </w:rPr>
          <w:t>. The waveform of write transaction with the bus error</w:t>
        </w:r>
        <w:r>
          <w:rPr>
            <w:noProof/>
            <w:webHidden/>
          </w:rPr>
          <w:tab/>
        </w:r>
        <w:r>
          <w:rPr>
            <w:noProof/>
            <w:webHidden/>
          </w:rPr>
          <w:fldChar w:fldCharType="begin"/>
        </w:r>
        <w:r>
          <w:rPr>
            <w:noProof/>
            <w:webHidden/>
          </w:rPr>
          <w:instrText xml:space="preserve"> PAGEREF _Toc445889140 \h </w:instrText>
        </w:r>
      </w:ins>
      <w:r>
        <w:rPr>
          <w:noProof/>
          <w:webHidden/>
        </w:rPr>
      </w:r>
      <w:r>
        <w:rPr>
          <w:noProof/>
          <w:webHidden/>
        </w:rPr>
        <w:fldChar w:fldCharType="separate"/>
      </w:r>
      <w:ins w:id="269" w:author="ANDESTECH\ryjou" w:date="2016-03-16T10:56:00Z">
        <w:r>
          <w:rPr>
            <w:noProof/>
            <w:webHidden/>
          </w:rPr>
          <w:t>15</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70" w:author="ANDESTECH\ryjou" w:date="2016-03-16T10:56:00Z"/>
          <w:rFonts w:asciiTheme="minorHAnsi" w:eastAsiaTheme="minorEastAsia" w:hAnsiTheme="minorHAnsi" w:cstheme="minorBidi"/>
          <w:smallCaps w:val="0"/>
          <w:noProof/>
          <w:sz w:val="24"/>
          <w:szCs w:val="22"/>
        </w:rPr>
      </w:pPr>
      <w:ins w:id="271"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"_Toc445889141"</w:instrText>
        </w:r>
        <w:r w:rsidRPr="002D6D61">
          <w:rPr>
            <w:rStyle w:val="aa"/>
            <w:noProof/>
          </w:rPr>
          <w:instrText xml:space="preserve"> </w:instrText>
        </w:r>
        <w:r w:rsidRPr="002D6D61">
          <w:rPr>
            <w:rStyle w:val="aa"/>
            <w:noProof/>
          </w:rPr>
          <w:fldChar w:fldCharType="separate"/>
        </w:r>
        <w:r w:rsidRPr="002D6D61">
          <w:rPr>
            <w:rStyle w:val="aa"/>
            <w:noProof/>
          </w:rPr>
          <w:t>Figure 10</w:t>
        </w:r>
        <w:r w:rsidRPr="002D6D61">
          <w:rPr>
            <w:rStyle w:val="aa"/>
            <w:rFonts w:eastAsia="新細明體"/>
            <w:noProof/>
          </w:rPr>
          <w:t>. The waveform of two sequential read transaction with non-sequential ack and grant</w:t>
        </w:r>
        <w:r>
          <w:rPr>
            <w:noProof/>
            <w:webHidden/>
          </w:rPr>
          <w:tab/>
        </w:r>
        <w:r>
          <w:rPr>
            <w:noProof/>
            <w:webHidden/>
          </w:rPr>
          <w:fldChar w:fldCharType="begin"/>
        </w:r>
        <w:r>
          <w:rPr>
            <w:noProof/>
            <w:webHidden/>
          </w:rPr>
          <w:instrText xml:space="preserve"> PAGEREF _Toc445889141 \h </w:instrText>
        </w:r>
      </w:ins>
      <w:r>
        <w:rPr>
          <w:noProof/>
          <w:webHidden/>
        </w:rPr>
      </w:r>
      <w:r>
        <w:rPr>
          <w:noProof/>
          <w:webHidden/>
        </w:rPr>
        <w:fldChar w:fldCharType="separate"/>
      </w:r>
      <w:ins w:id="272" w:author="ANDESTECH\ryjou" w:date="2016-03-16T10:56:00Z">
        <w:r>
          <w:rPr>
            <w:noProof/>
            <w:webHidden/>
          </w:rPr>
          <w:t>16</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73" w:author="ANDESTECH\ryjou" w:date="2016-03-16T10:56:00Z"/>
          <w:rFonts w:asciiTheme="minorHAnsi" w:eastAsiaTheme="minorEastAsia" w:hAnsiTheme="minorHAnsi" w:cstheme="minorBidi"/>
          <w:smallCaps w:val="0"/>
          <w:noProof/>
          <w:sz w:val="24"/>
          <w:szCs w:val="22"/>
        </w:rPr>
      </w:pPr>
      <w:ins w:id="274"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"_Toc445889142"</w:instrText>
        </w:r>
        <w:r w:rsidRPr="002D6D61">
          <w:rPr>
            <w:rStyle w:val="aa"/>
            <w:noProof/>
          </w:rPr>
          <w:instrText xml:space="preserve"> </w:instrText>
        </w:r>
        <w:r w:rsidRPr="002D6D61">
          <w:rPr>
            <w:rStyle w:val="aa"/>
            <w:noProof/>
          </w:rPr>
          <w:fldChar w:fldCharType="separate"/>
        </w:r>
        <w:r w:rsidRPr="002D6D61">
          <w:rPr>
            <w:rStyle w:val="aa"/>
            <w:noProof/>
          </w:rPr>
          <w:t>Figure 11</w:t>
        </w:r>
        <w:r w:rsidRPr="002D6D61">
          <w:rPr>
            <w:rStyle w:val="aa"/>
            <w:rFonts w:eastAsia="新細明體"/>
            <w:noProof/>
          </w:rPr>
          <w:t>. The block diagram of BIU</w:t>
        </w:r>
        <w:r>
          <w:rPr>
            <w:noProof/>
            <w:webHidden/>
          </w:rPr>
          <w:tab/>
        </w:r>
        <w:r>
          <w:rPr>
            <w:noProof/>
            <w:webHidden/>
          </w:rPr>
          <w:fldChar w:fldCharType="begin"/>
        </w:r>
        <w:r>
          <w:rPr>
            <w:noProof/>
            <w:webHidden/>
          </w:rPr>
          <w:instrText xml:space="preserve"> PAGEREF _Toc445889142 \h </w:instrText>
        </w:r>
      </w:ins>
      <w:r>
        <w:rPr>
          <w:noProof/>
          <w:webHidden/>
        </w:rPr>
      </w:r>
      <w:r>
        <w:rPr>
          <w:noProof/>
          <w:webHidden/>
        </w:rPr>
        <w:fldChar w:fldCharType="separate"/>
      </w:r>
      <w:ins w:id="275" w:author="ANDESTECH\ryjou" w:date="2016-03-16T10:56:00Z">
        <w:r>
          <w:rPr>
            <w:noProof/>
            <w:webHidden/>
          </w:rPr>
          <w:t>17</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76" w:author="ANDESTECH\ryjou" w:date="2016-03-16T10:56:00Z"/>
          <w:rFonts w:asciiTheme="minorHAnsi" w:eastAsiaTheme="minorEastAsia" w:hAnsiTheme="minorHAnsi" w:cstheme="minorBidi"/>
          <w:smallCaps w:val="0"/>
          <w:noProof/>
          <w:sz w:val="24"/>
          <w:szCs w:val="22"/>
        </w:rPr>
      </w:pPr>
      <w:ins w:id="277"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"_Toc445889143"</w:instrText>
        </w:r>
        <w:r w:rsidRPr="002D6D61">
          <w:rPr>
            <w:rStyle w:val="aa"/>
            <w:noProof/>
          </w:rPr>
          <w:instrText xml:space="preserve"> </w:instrText>
        </w:r>
        <w:r w:rsidRPr="002D6D61">
          <w:rPr>
            <w:rStyle w:val="aa"/>
            <w:noProof/>
          </w:rPr>
          <w:fldChar w:fldCharType="separate"/>
        </w:r>
        <w:r w:rsidRPr="002D6D61">
          <w:rPr>
            <w:rStyle w:val="aa"/>
            <w:noProof/>
          </w:rPr>
          <w:t>Figure 12</w:t>
        </w:r>
        <w:r w:rsidRPr="002D6D61">
          <w:rPr>
            <w:rStyle w:val="aa"/>
            <w:rFonts w:eastAsia="新細明體"/>
            <w:noProof/>
          </w:rPr>
          <w:t>. The block diagram of the biu_path</w:t>
        </w:r>
        <w:r>
          <w:rPr>
            <w:noProof/>
            <w:webHidden/>
          </w:rPr>
          <w:tab/>
        </w:r>
        <w:r>
          <w:rPr>
            <w:noProof/>
            <w:webHidden/>
          </w:rPr>
          <w:fldChar w:fldCharType="begin"/>
        </w:r>
        <w:r>
          <w:rPr>
            <w:noProof/>
            <w:webHidden/>
          </w:rPr>
          <w:instrText xml:space="preserve"> PAGEREF _Toc445889143 \h </w:instrText>
        </w:r>
      </w:ins>
      <w:r>
        <w:rPr>
          <w:noProof/>
          <w:webHidden/>
        </w:rPr>
      </w:r>
      <w:r>
        <w:rPr>
          <w:noProof/>
          <w:webHidden/>
        </w:rPr>
        <w:fldChar w:fldCharType="separate"/>
      </w:r>
      <w:ins w:id="278" w:author="ANDESTECH\ryjou" w:date="2016-03-16T10:56:00Z">
        <w:r>
          <w:rPr>
            <w:noProof/>
            <w:webHidden/>
          </w:rPr>
          <w:t>18</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79" w:author="ANDESTECH\ryjou" w:date="2016-03-16T10:56:00Z"/>
          <w:rFonts w:asciiTheme="minorHAnsi" w:eastAsiaTheme="minorEastAsia" w:hAnsiTheme="minorHAnsi" w:cstheme="minorBidi"/>
          <w:smallCaps w:val="0"/>
          <w:noProof/>
          <w:sz w:val="24"/>
          <w:szCs w:val="22"/>
        </w:rPr>
      </w:pPr>
      <w:ins w:id="280"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"_Toc445889144"</w:instrText>
        </w:r>
        <w:r w:rsidRPr="002D6D61">
          <w:rPr>
            <w:rStyle w:val="aa"/>
            <w:noProof/>
          </w:rPr>
          <w:instrText xml:space="preserve"> </w:instrText>
        </w:r>
        <w:r w:rsidRPr="002D6D61">
          <w:rPr>
            <w:rStyle w:val="aa"/>
            <w:noProof/>
          </w:rPr>
          <w:fldChar w:fldCharType="separate"/>
        </w:r>
        <w:r w:rsidRPr="002D6D61">
          <w:rPr>
            <w:rStyle w:val="aa"/>
            <w:noProof/>
          </w:rPr>
          <w:t>Figure 13</w:t>
        </w:r>
        <w:r w:rsidRPr="002D6D61">
          <w:rPr>
            <w:rStyle w:val="aa"/>
            <w:rFonts w:eastAsia="新細明體"/>
            <w:noProof/>
          </w:rPr>
          <w:t xml:space="preserve"> the data path in synchronization module</w:t>
        </w:r>
        <w:r>
          <w:rPr>
            <w:noProof/>
            <w:webHidden/>
          </w:rPr>
          <w:tab/>
        </w:r>
        <w:r>
          <w:rPr>
            <w:noProof/>
            <w:webHidden/>
          </w:rPr>
          <w:fldChar w:fldCharType="begin"/>
        </w:r>
        <w:r>
          <w:rPr>
            <w:noProof/>
            <w:webHidden/>
          </w:rPr>
          <w:instrText xml:space="preserve"> PAGEREF _Toc445889144 \h </w:instrText>
        </w:r>
      </w:ins>
      <w:r>
        <w:rPr>
          <w:noProof/>
          <w:webHidden/>
        </w:rPr>
      </w:r>
      <w:r>
        <w:rPr>
          <w:noProof/>
          <w:webHidden/>
        </w:rPr>
        <w:fldChar w:fldCharType="separate"/>
      </w:r>
      <w:ins w:id="281" w:author="ANDESTECH\ryjou" w:date="2016-03-16T10:56:00Z">
        <w:r>
          <w:rPr>
            <w:noProof/>
            <w:webHidden/>
          </w:rPr>
          <w:t>19</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82" w:author="ANDESTECH\ryjou" w:date="2016-03-16T10:56:00Z"/>
          <w:rFonts w:asciiTheme="minorHAnsi" w:eastAsiaTheme="minorEastAsia" w:hAnsiTheme="minorHAnsi" w:cstheme="minorBidi"/>
          <w:smallCaps w:val="0"/>
          <w:noProof/>
          <w:sz w:val="24"/>
          <w:szCs w:val="22"/>
        </w:rPr>
      </w:pPr>
      <w:ins w:id="283"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"_Toc445889145"</w:instrText>
        </w:r>
        <w:r w:rsidRPr="002D6D61">
          <w:rPr>
            <w:rStyle w:val="aa"/>
            <w:noProof/>
          </w:rPr>
          <w:instrText xml:space="preserve"> </w:instrText>
        </w:r>
        <w:r w:rsidRPr="002D6D61">
          <w:rPr>
            <w:rStyle w:val="aa"/>
            <w:noProof/>
          </w:rPr>
          <w:fldChar w:fldCharType="separate"/>
        </w:r>
        <w:r w:rsidRPr="002D6D61">
          <w:rPr>
            <w:rStyle w:val="aa"/>
            <w:noProof/>
          </w:rPr>
          <w:t>Figure 14.</w:t>
        </w:r>
        <w:r w:rsidRPr="002D6D61">
          <w:rPr>
            <w:rStyle w:val="aa"/>
            <w:rFonts w:eastAsia="新細明體"/>
            <w:noProof/>
          </w:rPr>
          <w:t xml:space="preserve"> AXI wrapper block diagram</w:t>
        </w:r>
        <w:r>
          <w:rPr>
            <w:noProof/>
            <w:webHidden/>
          </w:rPr>
          <w:tab/>
        </w:r>
        <w:r>
          <w:rPr>
            <w:noProof/>
            <w:webHidden/>
          </w:rPr>
          <w:fldChar w:fldCharType="begin"/>
        </w:r>
        <w:r>
          <w:rPr>
            <w:noProof/>
            <w:webHidden/>
          </w:rPr>
          <w:instrText xml:space="preserve"> PAGEREF _Toc445889145 \h </w:instrText>
        </w:r>
      </w:ins>
      <w:r>
        <w:rPr>
          <w:noProof/>
          <w:webHidden/>
        </w:rPr>
      </w:r>
      <w:r>
        <w:rPr>
          <w:noProof/>
          <w:webHidden/>
        </w:rPr>
        <w:fldChar w:fldCharType="separate"/>
      </w:r>
      <w:ins w:id="284" w:author="ANDESTECH\ryjou" w:date="2016-03-16T10:56:00Z">
        <w:r>
          <w:rPr>
            <w:noProof/>
            <w:webHidden/>
          </w:rPr>
          <w:t>20</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85" w:author="ANDESTECH\ryjou" w:date="2016-03-16T10:56:00Z"/>
          <w:rFonts w:asciiTheme="minorHAnsi" w:eastAsiaTheme="minorEastAsia" w:hAnsiTheme="minorHAnsi" w:cstheme="minorBidi"/>
          <w:smallCaps w:val="0"/>
          <w:noProof/>
          <w:sz w:val="24"/>
          <w:szCs w:val="22"/>
        </w:rPr>
      </w:pPr>
      <w:ins w:id="286"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"_Toc445889146"</w:instrText>
        </w:r>
        <w:r w:rsidRPr="002D6D61">
          <w:rPr>
            <w:rStyle w:val="aa"/>
            <w:noProof/>
          </w:rPr>
          <w:instrText xml:space="preserve"> </w:instrText>
        </w:r>
        <w:r w:rsidRPr="002D6D61">
          <w:rPr>
            <w:rStyle w:val="aa"/>
            <w:noProof/>
          </w:rPr>
          <w:fldChar w:fldCharType="separate"/>
        </w:r>
        <w:r w:rsidRPr="002D6D61">
          <w:rPr>
            <w:rStyle w:val="aa"/>
            <w:noProof/>
          </w:rPr>
          <w:t>Figure 15. BID write ack logic</w:t>
        </w:r>
        <w:r>
          <w:rPr>
            <w:noProof/>
            <w:webHidden/>
          </w:rPr>
          <w:tab/>
        </w:r>
        <w:r>
          <w:rPr>
            <w:noProof/>
            <w:webHidden/>
          </w:rPr>
          <w:fldChar w:fldCharType="begin"/>
        </w:r>
        <w:r>
          <w:rPr>
            <w:noProof/>
            <w:webHidden/>
          </w:rPr>
          <w:instrText xml:space="preserve"> PAGEREF _Toc445889146 \h </w:instrText>
        </w:r>
      </w:ins>
      <w:r>
        <w:rPr>
          <w:noProof/>
          <w:webHidden/>
        </w:rPr>
      </w:r>
      <w:r>
        <w:rPr>
          <w:noProof/>
          <w:webHidden/>
        </w:rPr>
        <w:fldChar w:fldCharType="separate"/>
      </w:r>
      <w:ins w:id="287" w:author="ANDESTECH\ryjou" w:date="2016-03-16T10:56:00Z">
        <w:r>
          <w:rPr>
            <w:noProof/>
            <w:webHidden/>
          </w:rPr>
          <w:t>22</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88" w:author="ANDESTECH\ryjou" w:date="2016-03-16T10:56:00Z"/>
          <w:rFonts w:asciiTheme="minorHAnsi" w:eastAsiaTheme="minorEastAsia" w:hAnsiTheme="minorHAnsi" w:cstheme="minorBidi"/>
          <w:smallCaps w:val="0"/>
          <w:noProof/>
          <w:sz w:val="24"/>
          <w:szCs w:val="22"/>
        </w:rPr>
      </w:pPr>
      <w:ins w:id="289"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"_Toc445889147"</w:instrText>
        </w:r>
        <w:r w:rsidRPr="002D6D61">
          <w:rPr>
            <w:rStyle w:val="aa"/>
            <w:noProof/>
          </w:rPr>
          <w:instrText xml:space="preserve"> </w:instrText>
        </w:r>
        <w:r w:rsidRPr="002D6D61">
          <w:rPr>
            <w:rStyle w:val="aa"/>
            <w:noProof/>
          </w:rPr>
          <w:fldChar w:fldCharType="separate"/>
        </w:r>
        <w:r w:rsidRPr="002D6D61">
          <w:rPr>
            <w:rStyle w:val="aa"/>
            <w:noProof/>
          </w:rPr>
          <w:t>Figure 16</w:t>
        </w:r>
        <w:r w:rsidRPr="002D6D61">
          <w:rPr>
            <w:rStyle w:val="aa"/>
            <w:rFonts w:eastAsia="新細明體"/>
            <w:noProof/>
          </w:rPr>
          <w:t xml:space="preserve"> the data path of AHB wrapper</w:t>
        </w:r>
        <w:r>
          <w:rPr>
            <w:noProof/>
            <w:webHidden/>
          </w:rPr>
          <w:tab/>
        </w:r>
        <w:r>
          <w:rPr>
            <w:noProof/>
            <w:webHidden/>
          </w:rPr>
          <w:fldChar w:fldCharType="begin"/>
        </w:r>
        <w:r>
          <w:rPr>
            <w:noProof/>
            <w:webHidden/>
          </w:rPr>
          <w:instrText xml:space="preserve"> PAGEREF _Toc445889147 \h </w:instrText>
        </w:r>
      </w:ins>
      <w:r>
        <w:rPr>
          <w:noProof/>
          <w:webHidden/>
        </w:rPr>
      </w:r>
      <w:r>
        <w:rPr>
          <w:noProof/>
          <w:webHidden/>
        </w:rPr>
        <w:fldChar w:fldCharType="separate"/>
      </w:r>
      <w:ins w:id="290" w:author="ANDESTECH\ryjou" w:date="2016-03-16T10:56:00Z">
        <w:r>
          <w:rPr>
            <w:noProof/>
            <w:webHidden/>
          </w:rPr>
          <w:t>23</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91" w:author="ANDESTECH\ryjou" w:date="2016-03-16T10:56:00Z"/>
          <w:rFonts w:asciiTheme="minorHAnsi" w:eastAsiaTheme="minorEastAsia" w:hAnsiTheme="minorHAnsi" w:cstheme="minorBidi"/>
          <w:smallCaps w:val="0"/>
          <w:noProof/>
          <w:sz w:val="24"/>
          <w:szCs w:val="22"/>
        </w:rPr>
      </w:pPr>
      <w:ins w:id="292"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"_Toc445889148"</w:instrText>
        </w:r>
        <w:r w:rsidRPr="002D6D61">
          <w:rPr>
            <w:rStyle w:val="aa"/>
            <w:noProof/>
          </w:rPr>
          <w:instrText xml:space="preserve"> </w:instrText>
        </w:r>
        <w:r w:rsidRPr="002D6D61">
          <w:rPr>
            <w:rStyle w:val="aa"/>
            <w:noProof/>
          </w:rPr>
          <w:fldChar w:fldCharType="separate"/>
        </w:r>
        <w:r w:rsidRPr="002D6D61">
          <w:rPr>
            <w:rStyle w:val="aa"/>
            <w:noProof/>
          </w:rPr>
          <w:t>Figure 17</w:t>
        </w:r>
        <w:r w:rsidRPr="002D6D61">
          <w:rPr>
            <w:rStyle w:val="aa"/>
            <w:rFonts w:eastAsia="新細明體"/>
            <w:noProof/>
          </w:rPr>
          <w:t xml:space="preserve"> flow chart of 7-byte access</w:t>
        </w:r>
        <w:r>
          <w:rPr>
            <w:noProof/>
            <w:webHidden/>
          </w:rPr>
          <w:tab/>
        </w:r>
        <w:r>
          <w:rPr>
            <w:noProof/>
            <w:webHidden/>
          </w:rPr>
          <w:fldChar w:fldCharType="begin"/>
        </w:r>
        <w:r>
          <w:rPr>
            <w:noProof/>
            <w:webHidden/>
          </w:rPr>
          <w:instrText xml:space="preserve"> PAGEREF _Toc445889148 \h </w:instrText>
        </w:r>
      </w:ins>
      <w:r>
        <w:rPr>
          <w:noProof/>
          <w:webHidden/>
        </w:rPr>
      </w:r>
      <w:r>
        <w:rPr>
          <w:noProof/>
          <w:webHidden/>
        </w:rPr>
        <w:fldChar w:fldCharType="separate"/>
      </w:r>
      <w:ins w:id="293" w:author="ANDESTECH\ryjou" w:date="2016-03-16T10:56:00Z">
        <w:r>
          <w:rPr>
            <w:noProof/>
            <w:webHidden/>
          </w:rPr>
          <w:t>24</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94" w:author="ANDESTECH\ryjou" w:date="2016-03-16T10:56:00Z"/>
          <w:rFonts w:asciiTheme="minorHAnsi" w:eastAsiaTheme="minorEastAsia" w:hAnsiTheme="minorHAnsi" w:cstheme="minorBidi"/>
          <w:smallCaps w:val="0"/>
          <w:noProof/>
          <w:sz w:val="24"/>
          <w:szCs w:val="22"/>
        </w:rPr>
      </w:pPr>
      <w:ins w:id="295"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"_Toc445889149"</w:instrText>
        </w:r>
        <w:r w:rsidRPr="002D6D61">
          <w:rPr>
            <w:rStyle w:val="aa"/>
            <w:noProof/>
          </w:rPr>
          <w:instrText xml:space="preserve"> </w:instrText>
        </w:r>
        <w:r w:rsidRPr="002D6D61">
          <w:rPr>
            <w:rStyle w:val="aa"/>
            <w:noProof/>
          </w:rPr>
          <w:fldChar w:fldCharType="separate"/>
        </w:r>
        <w:r w:rsidRPr="002D6D61">
          <w:rPr>
            <w:rStyle w:val="aa"/>
            <w:noProof/>
          </w:rPr>
          <w:t>Figure 18</w:t>
        </w:r>
        <w:r w:rsidRPr="002D6D61">
          <w:rPr>
            <w:rStyle w:val="aa"/>
            <w:rFonts w:eastAsia="新細明體"/>
            <w:noProof/>
          </w:rPr>
          <w:t xml:space="preserve"> three cases of 3-byte access</w:t>
        </w:r>
        <w:r>
          <w:rPr>
            <w:noProof/>
            <w:webHidden/>
          </w:rPr>
          <w:tab/>
        </w:r>
        <w:r>
          <w:rPr>
            <w:noProof/>
            <w:webHidden/>
          </w:rPr>
          <w:fldChar w:fldCharType="begin"/>
        </w:r>
        <w:r>
          <w:rPr>
            <w:noProof/>
            <w:webHidden/>
          </w:rPr>
          <w:instrText xml:space="preserve"> PAGEREF _Toc445889149 \h </w:instrText>
        </w:r>
      </w:ins>
      <w:r>
        <w:rPr>
          <w:noProof/>
          <w:webHidden/>
        </w:rPr>
      </w:r>
      <w:r>
        <w:rPr>
          <w:noProof/>
          <w:webHidden/>
        </w:rPr>
        <w:fldChar w:fldCharType="separate"/>
      </w:r>
      <w:ins w:id="296" w:author="ANDESTECH\ryjou" w:date="2016-03-16T10:56:00Z">
        <w:r>
          <w:rPr>
            <w:noProof/>
            <w:webHidden/>
          </w:rPr>
          <w:t>25</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97" w:author="ANDESTECH\ryjou" w:date="2016-03-16T10:56:00Z"/>
          <w:rFonts w:asciiTheme="minorHAnsi" w:eastAsiaTheme="minorEastAsia" w:hAnsiTheme="minorHAnsi" w:cstheme="minorBidi"/>
          <w:smallCaps w:val="0"/>
          <w:noProof/>
          <w:sz w:val="24"/>
          <w:szCs w:val="22"/>
        </w:rPr>
      </w:pPr>
      <w:ins w:id="298"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"_Toc445889150"</w:instrText>
        </w:r>
        <w:r w:rsidRPr="002D6D61">
          <w:rPr>
            <w:rStyle w:val="aa"/>
            <w:noProof/>
          </w:rPr>
          <w:instrText xml:space="preserve"> </w:instrText>
        </w:r>
        <w:r w:rsidRPr="002D6D61">
          <w:rPr>
            <w:rStyle w:val="aa"/>
            <w:noProof/>
          </w:rPr>
          <w:fldChar w:fldCharType="separate"/>
        </w:r>
        <w:r w:rsidRPr="002D6D61">
          <w:rPr>
            <w:rStyle w:val="aa"/>
            <w:noProof/>
          </w:rPr>
          <w:t>Figure 19</w:t>
        </w:r>
        <w:r w:rsidRPr="002D6D61">
          <w:rPr>
            <w:rStyle w:val="aa"/>
            <w:rFonts w:eastAsia="新細明體"/>
            <w:noProof/>
          </w:rPr>
          <w:t>. The waveform of single read with the read FIFO full</w:t>
        </w:r>
        <w:r>
          <w:rPr>
            <w:noProof/>
            <w:webHidden/>
          </w:rPr>
          <w:tab/>
        </w:r>
        <w:r>
          <w:rPr>
            <w:noProof/>
            <w:webHidden/>
          </w:rPr>
          <w:fldChar w:fldCharType="begin"/>
        </w:r>
        <w:r>
          <w:rPr>
            <w:noProof/>
            <w:webHidden/>
          </w:rPr>
          <w:instrText xml:space="preserve"> PAGEREF _Toc445889150 \h </w:instrText>
        </w:r>
      </w:ins>
      <w:r>
        <w:rPr>
          <w:noProof/>
          <w:webHidden/>
        </w:rPr>
      </w:r>
      <w:r>
        <w:rPr>
          <w:noProof/>
          <w:webHidden/>
        </w:rPr>
        <w:fldChar w:fldCharType="separate"/>
      </w:r>
      <w:ins w:id="299" w:author="ANDESTECH\ryjou" w:date="2016-03-16T10:56:00Z">
        <w:r>
          <w:rPr>
            <w:noProof/>
            <w:webHidden/>
          </w:rPr>
          <w:t>26</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00" w:author="ANDESTECH\ryjou" w:date="2016-03-16T10:56:00Z"/>
          <w:rFonts w:asciiTheme="minorHAnsi" w:eastAsiaTheme="minorEastAsia" w:hAnsiTheme="minorHAnsi" w:cstheme="minorBidi"/>
          <w:smallCaps w:val="0"/>
          <w:noProof/>
          <w:sz w:val="24"/>
          <w:szCs w:val="22"/>
        </w:rPr>
      </w:pPr>
      <w:ins w:id="301"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"_Toc445889151"</w:instrText>
        </w:r>
        <w:r w:rsidRPr="002D6D61">
          <w:rPr>
            <w:rStyle w:val="aa"/>
            <w:noProof/>
          </w:rPr>
          <w:instrText xml:space="preserve"> </w:instrText>
        </w:r>
        <w:r w:rsidRPr="002D6D61">
          <w:rPr>
            <w:rStyle w:val="aa"/>
            <w:noProof/>
          </w:rPr>
          <w:fldChar w:fldCharType="separate"/>
        </w:r>
        <w:r w:rsidRPr="002D6D61">
          <w:rPr>
            <w:rStyle w:val="aa"/>
            <w:noProof/>
          </w:rPr>
          <w:t>Figure 20</w:t>
        </w:r>
        <w:r w:rsidRPr="002D6D61">
          <w:rPr>
            <w:rStyle w:val="aa"/>
            <w:rFonts w:eastAsia="新細明體"/>
            <w:noProof/>
          </w:rPr>
          <w:t>. The waveform of burst read with the read FIFO full</w:t>
        </w:r>
        <w:r>
          <w:rPr>
            <w:noProof/>
            <w:webHidden/>
          </w:rPr>
          <w:tab/>
        </w:r>
        <w:r>
          <w:rPr>
            <w:noProof/>
            <w:webHidden/>
          </w:rPr>
          <w:fldChar w:fldCharType="begin"/>
        </w:r>
        <w:r>
          <w:rPr>
            <w:noProof/>
            <w:webHidden/>
          </w:rPr>
          <w:instrText xml:space="preserve"> PAGEREF _Toc445889151 \h </w:instrText>
        </w:r>
      </w:ins>
      <w:r>
        <w:rPr>
          <w:noProof/>
          <w:webHidden/>
        </w:rPr>
      </w:r>
      <w:r>
        <w:rPr>
          <w:noProof/>
          <w:webHidden/>
        </w:rPr>
        <w:fldChar w:fldCharType="separate"/>
      </w:r>
      <w:ins w:id="302" w:author="ANDESTECH\ryjou" w:date="2016-03-16T10:56:00Z">
        <w:r>
          <w:rPr>
            <w:noProof/>
            <w:webHidden/>
          </w:rPr>
          <w:t>26</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03" w:author="ANDESTECH\ryjou" w:date="2016-03-16T10:56:00Z"/>
          <w:rFonts w:asciiTheme="minorHAnsi" w:eastAsiaTheme="minorEastAsia" w:hAnsiTheme="minorHAnsi" w:cstheme="minorBidi"/>
          <w:smallCaps w:val="0"/>
          <w:noProof/>
          <w:sz w:val="24"/>
          <w:szCs w:val="22"/>
        </w:rPr>
      </w:pPr>
      <w:ins w:id="304"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"_Toc445889152"</w:instrText>
        </w:r>
        <w:r w:rsidRPr="002D6D61">
          <w:rPr>
            <w:rStyle w:val="aa"/>
            <w:noProof/>
          </w:rPr>
          <w:instrText xml:space="preserve"> </w:instrText>
        </w:r>
        <w:r w:rsidRPr="002D6D61">
          <w:rPr>
            <w:rStyle w:val="aa"/>
            <w:noProof/>
          </w:rPr>
          <w:fldChar w:fldCharType="separate"/>
        </w:r>
        <w:r w:rsidRPr="002D6D61">
          <w:rPr>
            <w:rStyle w:val="aa"/>
            <w:noProof/>
          </w:rPr>
          <w:t>Figure 21</w:t>
        </w:r>
        <w:r w:rsidRPr="002D6D61">
          <w:rPr>
            <w:rStyle w:val="aa"/>
            <w:rFonts w:eastAsia="新細明體"/>
            <w:noProof/>
          </w:rPr>
          <w:t>. The waveform of LLW &amp; SCW exclusive access</w:t>
        </w:r>
        <w:r>
          <w:rPr>
            <w:noProof/>
            <w:webHidden/>
          </w:rPr>
          <w:tab/>
        </w:r>
        <w:r>
          <w:rPr>
            <w:noProof/>
            <w:webHidden/>
          </w:rPr>
          <w:fldChar w:fldCharType="begin"/>
        </w:r>
        <w:r>
          <w:rPr>
            <w:noProof/>
            <w:webHidden/>
          </w:rPr>
          <w:instrText xml:space="preserve"> PAGEREF _Toc445889152 \h </w:instrText>
        </w:r>
      </w:ins>
      <w:r>
        <w:rPr>
          <w:noProof/>
          <w:webHidden/>
        </w:rPr>
      </w:r>
      <w:r>
        <w:rPr>
          <w:noProof/>
          <w:webHidden/>
        </w:rPr>
        <w:fldChar w:fldCharType="separate"/>
      </w:r>
      <w:ins w:id="305" w:author="ANDESTECH\ryjou" w:date="2016-03-16T10:56:00Z">
        <w:r>
          <w:rPr>
            <w:noProof/>
            <w:webHidden/>
          </w:rPr>
          <w:t>27</w:t>
        </w:r>
        <w:r>
          <w:rPr>
            <w:noProof/>
            <w:webHidden/>
          </w:rPr>
          <w:fldChar w:fldCharType="end"/>
        </w:r>
        <w:r w:rsidRPr="002D6D61">
          <w:rPr>
            <w:rStyle w:val="aa"/>
            <w:noProof/>
          </w:rPr>
          <w:fldChar w:fldCharType="end"/>
        </w:r>
      </w:ins>
    </w:p>
    <w:p w:rsidR="00A813EE" w:rsidDel="000A27C8" w:rsidRDefault="00A813EE">
      <w:pPr>
        <w:pStyle w:val="af0"/>
        <w:tabs>
          <w:tab w:val="right" w:leader="dot" w:pos="10232"/>
        </w:tabs>
        <w:rPr>
          <w:del w:id="306" w:author="ANDESTECH\ryjou" w:date="2016-02-24T15:12:00Z"/>
          <w:rFonts w:asciiTheme="minorHAnsi" w:eastAsiaTheme="minorEastAsia" w:hAnsiTheme="minorHAnsi" w:cstheme="minorBidi"/>
          <w:smallCaps w:val="0"/>
          <w:noProof/>
          <w:sz w:val="24"/>
          <w:szCs w:val="22"/>
        </w:rPr>
      </w:pPr>
      <w:del w:id="307" w:author="ANDESTECH\ryjou" w:date="2016-02-24T15:12:00Z">
        <w:r w:rsidRPr="000A27C8" w:rsidDel="000A27C8">
          <w:rPr>
            <w:rPrChange w:id="308" w:author="ANDESTECH\ryjou" w:date="2016-02-24T15:12:00Z">
              <w:rPr>
                <w:rStyle w:val="aa"/>
                <w:smallCaps w:val="0"/>
                <w:noProof/>
              </w:rPr>
            </w:rPrChange>
          </w:rPr>
          <w:delText>Figure 1. Block Diagram</w:delText>
        </w:r>
        <w:r w:rsidDel="000A27C8">
          <w:rPr>
            <w:noProof/>
            <w:webHidden/>
          </w:rPr>
          <w:tab/>
          <w:delText>2</w:delText>
        </w:r>
      </w:del>
    </w:p>
    <w:p w:rsidR="00A813EE" w:rsidDel="000A27C8" w:rsidRDefault="00A813EE">
      <w:pPr>
        <w:pStyle w:val="af0"/>
        <w:tabs>
          <w:tab w:val="right" w:leader="dot" w:pos="10232"/>
        </w:tabs>
        <w:rPr>
          <w:del w:id="309" w:author="ANDESTECH\ryjou" w:date="2016-02-24T15:12:00Z"/>
          <w:rFonts w:asciiTheme="minorHAnsi" w:eastAsiaTheme="minorEastAsia" w:hAnsiTheme="minorHAnsi" w:cstheme="minorBidi"/>
          <w:smallCaps w:val="0"/>
          <w:noProof/>
          <w:sz w:val="24"/>
          <w:szCs w:val="22"/>
        </w:rPr>
      </w:pPr>
      <w:del w:id="310" w:author="ANDESTECH\ryjou" w:date="2016-02-24T15:12:00Z">
        <w:r w:rsidRPr="000A27C8" w:rsidDel="000A27C8">
          <w:rPr>
            <w:rPrChange w:id="311" w:author="ANDESTECH\ryjou" w:date="2016-02-24T15:12:00Z">
              <w:rPr>
                <w:rStyle w:val="aa"/>
                <w:smallCaps w:val="0"/>
                <w:noProof/>
              </w:rPr>
            </w:rPrChange>
          </w:rPr>
          <w:delText>Figure 2. The waveform of single read data transaction without wait cycles</w:delText>
        </w:r>
        <w:r w:rsidDel="000A27C8">
          <w:rPr>
            <w:noProof/>
            <w:webHidden/>
          </w:rPr>
          <w:tab/>
          <w:delText>10</w:delText>
        </w:r>
      </w:del>
    </w:p>
    <w:p w:rsidR="00A813EE" w:rsidDel="000A27C8" w:rsidRDefault="00A813EE">
      <w:pPr>
        <w:pStyle w:val="af0"/>
        <w:tabs>
          <w:tab w:val="right" w:leader="dot" w:pos="10232"/>
        </w:tabs>
        <w:rPr>
          <w:del w:id="312" w:author="ANDESTECH\ryjou" w:date="2016-02-24T15:12:00Z"/>
          <w:rFonts w:asciiTheme="minorHAnsi" w:eastAsiaTheme="minorEastAsia" w:hAnsiTheme="minorHAnsi" w:cstheme="minorBidi"/>
          <w:smallCaps w:val="0"/>
          <w:noProof/>
          <w:sz w:val="24"/>
          <w:szCs w:val="22"/>
        </w:rPr>
      </w:pPr>
      <w:del w:id="313" w:author="ANDESTECH\ryjou" w:date="2016-02-24T15:12:00Z">
        <w:r w:rsidRPr="000A27C8" w:rsidDel="000A27C8">
          <w:rPr>
            <w:rPrChange w:id="314" w:author="ANDESTECH\ryjou" w:date="2016-02-24T15:12:00Z">
              <w:rPr>
                <w:rStyle w:val="aa"/>
                <w:smallCaps w:val="0"/>
                <w:noProof/>
              </w:rPr>
            </w:rPrChange>
          </w:rPr>
          <w:delText>Figure 3. The waveform of burst read transaction without wait cycles</w:delText>
        </w:r>
        <w:r w:rsidDel="000A27C8">
          <w:rPr>
            <w:noProof/>
            <w:webHidden/>
          </w:rPr>
          <w:tab/>
          <w:delText>10</w:delText>
        </w:r>
      </w:del>
    </w:p>
    <w:p w:rsidR="00A813EE" w:rsidDel="000A27C8" w:rsidRDefault="00A813EE">
      <w:pPr>
        <w:pStyle w:val="af0"/>
        <w:tabs>
          <w:tab w:val="right" w:leader="dot" w:pos="10232"/>
        </w:tabs>
        <w:rPr>
          <w:del w:id="315" w:author="ANDESTECH\ryjou" w:date="2016-02-24T15:12:00Z"/>
          <w:rFonts w:asciiTheme="minorHAnsi" w:eastAsiaTheme="minorEastAsia" w:hAnsiTheme="minorHAnsi" w:cstheme="minorBidi"/>
          <w:smallCaps w:val="0"/>
          <w:noProof/>
          <w:sz w:val="24"/>
          <w:szCs w:val="22"/>
        </w:rPr>
      </w:pPr>
      <w:del w:id="316" w:author="ANDESTECH\ryjou" w:date="2016-02-24T15:12:00Z">
        <w:r w:rsidRPr="000A27C8" w:rsidDel="000A27C8">
          <w:rPr>
            <w:rPrChange w:id="317" w:author="ANDESTECH\ryjou" w:date="2016-02-24T15:12:00Z">
              <w:rPr>
                <w:rStyle w:val="aa"/>
                <w:smallCaps w:val="0"/>
                <w:noProof/>
              </w:rPr>
            </w:rPrChange>
          </w:rPr>
          <w:delText>Figure 4. The waveform of burst read data transaction with wait cycles</w:delText>
        </w:r>
        <w:r w:rsidDel="000A27C8">
          <w:rPr>
            <w:noProof/>
            <w:webHidden/>
          </w:rPr>
          <w:tab/>
          <w:delText>11</w:delText>
        </w:r>
      </w:del>
    </w:p>
    <w:p w:rsidR="00A813EE" w:rsidDel="000A27C8" w:rsidRDefault="00A813EE">
      <w:pPr>
        <w:pStyle w:val="af0"/>
        <w:tabs>
          <w:tab w:val="right" w:leader="dot" w:pos="10232"/>
        </w:tabs>
        <w:rPr>
          <w:del w:id="318" w:author="ANDESTECH\ryjou" w:date="2016-02-24T15:12:00Z"/>
          <w:rFonts w:asciiTheme="minorHAnsi" w:eastAsiaTheme="minorEastAsia" w:hAnsiTheme="minorHAnsi" w:cstheme="minorBidi"/>
          <w:smallCaps w:val="0"/>
          <w:noProof/>
          <w:sz w:val="24"/>
          <w:szCs w:val="22"/>
        </w:rPr>
      </w:pPr>
      <w:del w:id="319" w:author="ANDESTECH\ryjou" w:date="2016-02-24T15:12:00Z">
        <w:r w:rsidRPr="000A27C8" w:rsidDel="000A27C8">
          <w:rPr>
            <w:rPrChange w:id="320" w:author="ANDESTECH\ryjou" w:date="2016-02-24T15:12:00Z">
              <w:rPr>
                <w:rStyle w:val="aa"/>
                <w:smallCaps w:val="0"/>
                <w:noProof/>
              </w:rPr>
            </w:rPrChange>
          </w:rPr>
          <w:delText>Figure 5. The waveform of read data return with the wait state</w:delText>
        </w:r>
        <w:r w:rsidDel="000A27C8">
          <w:rPr>
            <w:noProof/>
            <w:webHidden/>
          </w:rPr>
          <w:tab/>
          <w:delText>11</w:delText>
        </w:r>
      </w:del>
    </w:p>
    <w:p w:rsidR="00A813EE" w:rsidDel="000A27C8" w:rsidRDefault="00A813EE">
      <w:pPr>
        <w:pStyle w:val="af0"/>
        <w:tabs>
          <w:tab w:val="right" w:leader="dot" w:pos="10232"/>
        </w:tabs>
        <w:rPr>
          <w:del w:id="321" w:author="ANDESTECH\ryjou" w:date="2016-02-24T15:12:00Z"/>
          <w:rFonts w:asciiTheme="minorHAnsi" w:eastAsiaTheme="minorEastAsia" w:hAnsiTheme="minorHAnsi" w:cstheme="minorBidi"/>
          <w:smallCaps w:val="0"/>
          <w:noProof/>
          <w:sz w:val="24"/>
          <w:szCs w:val="22"/>
        </w:rPr>
      </w:pPr>
      <w:del w:id="322" w:author="ANDESTECH\ryjou" w:date="2016-02-24T15:12:00Z">
        <w:r w:rsidRPr="000A27C8" w:rsidDel="000A27C8">
          <w:rPr>
            <w:rPrChange w:id="323" w:author="ANDESTECH\ryjou" w:date="2016-02-24T15:12:00Z">
              <w:rPr>
                <w:rStyle w:val="aa"/>
                <w:smallCaps w:val="0"/>
                <w:noProof/>
              </w:rPr>
            </w:rPrChange>
          </w:rPr>
          <w:delText>Figure 6. The waveform of single write transaction without the wait cycles</w:delText>
        </w:r>
        <w:r w:rsidDel="000A27C8">
          <w:rPr>
            <w:noProof/>
            <w:webHidden/>
          </w:rPr>
          <w:tab/>
          <w:delText>12</w:delText>
        </w:r>
      </w:del>
    </w:p>
    <w:p w:rsidR="00A813EE" w:rsidDel="000A27C8" w:rsidRDefault="00A813EE">
      <w:pPr>
        <w:pStyle w:val="af0"/>
        <w:tabs>
          <w:tab w:val="right" w:leader="dot" w:pos="10232"/>
        </w:tabs>
        <w:rPr>
          <w:del w:id="324" w:author="ANDESTECH\ryjou" w:date="2016-02-24T15:12:00Z"/>
          <w:rFonts w:asciiTheme="minorHAnsi" w:eastAsiaTheme="minorEastAsia" w:hAnsiTheme="minorHAnsi" w:cstheme="minorBidi"/>
          <w:smallCaps w:val="0"/>
          <w:noProof/>
          <w:sz w:val="24"/>
          <w:szCs w:val="22"/>
        </w:rPr>
      </w:pPr>
      <w:del w:id="325" w:author="ANDESTECH\ryjou" w:date="2016-02-24T15:12:00Z">
        <w:r w:rsidRPr="000A27C8" w:rsidDel="000A27C8">
          <w:rPr>
            <w:rPrChange w:id="326" w:author="ANDESTECH\ryjou" w:date="2016-02-24T15:12:00Z">
              <w:rPr>
                <w:rStyle w:val="aa"/>
                <w:smallCaps w:val="0"/>
                <w:noProof/>
              </w:rPr>
            </w:rPrChange>
          </w:rPr>
          <w:delText>Figure 7. The waveform of burst write transaction with the wait cycles</w:delText>
        </w:r>
        <w:r w:rsidDel="000A27C8">
          <w:rPr>
            <w:noProof/>
            <w:webHidden/>
          </w:rPr>
          <w:tab/>
          <w:delText>12</w:delText>
        </w:r>
      </w:del>
    </w:p>
    <w:p w:rsidR="00A813EE" w:rsidDel="000A27C8" w:rsidRDefault="00A813EE">
      <w:pPr>
        <w:pStyle w:val="af0"/>
        <w:tabs>
          <w:tab w:val="right" w:leader="dot" w:pos="10232"/>
        </w:tabs>
        <w:rPr>
          <w:del w:id="327" w:author="ANDESTECH\ryjou" w:date="2016-02-24T15:12:00Z"/>
          <w:rFonts w:asciiTheme="minorHAnsi" w:eastAsiaTheme="minorEastAsia" w:hAnsiTheme="minorHAnsi" w:cstheme="minorBidi"/>
          <w:smallCaps w:val="0"/>
          <w:noProof/>
          <w:sz w:val="24"/>
          <w:szCs w:val="22"/>
        </w:rPr>
      </w:pPr>
      <w:del w:id="328" w:author="ANDESTECH\ryjou" w:date="2016-02-24T15:12:00Z">
        <w:r w:rsidRPr="000A27C8" w:rsidDel="000A27C8">
          <w:rPr>
            <w:rPrChange w:id="329" w:author="ANDESTECH\ryjou" w:date="2016-02-24T15:12:00Z">
              <w:rPr>
                <w:rStyle w:val="aa"/>
                <w:smallCaps w:val="0"/>
                <w:noProof/>
              </w:rPr>
            </w:rPrChange>
          </w:rPr>
          <w:delText>Figure 8. The waveform of two sequential read-write transactions with non-sequential grant and ack</w:delText>
        </w:r>
        <w:r w:rsidDel="000A27C8">
          <w:rPr>
            <w:noProof/>
            <w:webHidden/>
          </w:rPr>
          <w:tab/>
          <w:delText>13</w:delText>
        </w:r>
      </w:del>
    </w:p>
    <w:p w:rsidR="00A813EE" w:rsidDel="000A27C8" w:rsidRDefault="00A813EE">
      <w:pPr>
        <w:pStyle w:val="af0"/>
        <w:tabs>
          <w:tab w:val="right" w:leader="dot" w:pos="10232"/>
        </w:tabs>
        <w:rPr>
          <w:del w:id="330" w:author="ANDESTECH\ryjou" w:date="2016-02-24T15:12:00Z"/>
          <w:rFonts w:asciiTheme="minorHAnsi" w:eastAsiaTheme="minorEastAsia" w:hAnsiTheme="minorHAnsi" w:cstheme="minorBidi"/>
          <w:smallCaps w:val="0"/>
          <w:noProof/>
          <w:sz w:val="24"/>
          <w:szCs w:val="22"/>
        </w:rPr>
      </w:pPr>
      <w:del w:id="331" w:author="ANDESTECH\ryjou" w:date="2016-02-24T15:12:00Z">
        <w:r w:rsidRPr="000A27C8" w:rsidDel="000A27C8">
          <w:rPr>
            <w:rPrChange w:id="332" w:author="ANDESTECH\ryjou" w:date="2016-02-24T15:12:00Z">
              <w:rPr>
                <w:rStyle w:val="aa"/>
                <w:smallCaps w:val="0"/>
                <w:noProof/>
              </w:rPr>
            </w:rPrChange>
          </w:rPr>
          <w:delText>Figure 9. The waveform of write transaction with the bus error</w:delText>
        </w:r>
        <w:r w:rsidDel="000A27C8">
          <w:rPr>
            <w:noProof/>
            <w:webHidden/>
          </w:rPr>
          <w:tab/>
          <w:delText>14</w:delText>
        </w:r>
      </w:del>
    </w:p>
    <w:p w:rsidR="00A813EE" w:rsidDel="000A27C8" w:rsidRDefault="00A813EE">
      <w:pPr>
        <w:pStyle w:val="af0"/>
        <w:tabs>
          <w:tab w:val="right" w:leader="dot" w:pos="10232"/>
        </w:tabs>
        <w:rPr>
          <w:del w:id="333" w:author="ANDESTECH\ryjou" w:date="2016-02-24T15:12:00Z"/>
          <w:rFonts w:asciiTheme="minorHAnsi" w:eastAsiaTheme="minorEastAsia" w:hAnsiTheme="minorHAnsi" w:cstheme="minorBidi"/>
          <w:smallCaps w:val="0"/>
          <w:noProof/>
          <w:sz w:val="24"/>
          <w:szCs w:val="22"/>
        </w:rPr>
      </w:pPr>
      <w:del w:id="334" w:author="ANDESTECH\ryjou" w:date="2016-02-24T15:12:00Z">
        <w:r w:rsidRPr="000A27C8" w:rsidDel="000A27C8">
          <w:rPr>
            <w:rPrChange w:id="335" w:author="ANDESTECH\ryjou" w:date="2016-02-24T15:12:00Z">
              <w:rPr>
                <w:rStyle w:val="aa"/>
                <w:smallCaps w:val="0"/>
                <w:noProof/>
              </w:rPr>
            </w:rPrChange>
          </w:rPr>
          <w:delText>Figure 10. The waveform of two sequential read transaction with non-sequential ack and grant</w:delText>
        </w:r>
        <w:r w:rsidDel="000A27C8">
          <w:rPr>
            <w:noProof/>
            <w:webHidden/>
          </w:rPr>
          <w:tab/>
          <w:delText>15</w:delText>
        </w:r>
      </w:del>
    </w:p>
    <w:p w:rsidR="00A813EE" w:rsidDel="000A27C8" w:rsidRDefault="00A813EE">
      <w:pPr>
        <w:pStyle w:val="af0"/>
        <w:tabs>
          <w:tab w:val="right" w:leader="dot" w:pos="10232"/>
        </w:tabs>
        <w:rPr>
          <w:del w:id="336" w:author="ANDESTECH\ryjou" w:date="2016-02-24T15:12:00Z"/>
          <w:rFonts w:asciiTheme="minorHAnsi" w:eastAsiaTheme="minorEastAsia" w:hAnsiTheme="minorHAnsi" w:cstheme="minorBidi"/>
          <w:smallCaps w:val="0"/>
          <w:noProof/>
          <w:sz w:val="24"/>
          <w:szCs w:val="22"/>
        </w:rPr>
      </w:pPr>
      <w:del w:id="337" w:author="ANDESTECH\ryjou" w:date="2016-02-24T15:12:00Z">
        <w:r w:rsidRPr="000A27C8" w:rsidDel="000A27C8">
          <w:rPr>
            <w:rPrChange w:id="338" w:author="ANDESTECH\ryjou" w:date="2016-02-24T15:12:00Z">
              <w:rPr>
                <w:rStyle w:val="aa"/>
                <w:smallCaps w:val="0"/>
                <w:noProof/>
              </w:rPr>
            </w:rPrChange>
          </w:rPr>
          <w:delText>Figure 11. The block diagram of BIU</w:delText>
        </w:r>
        <w:r w:rsidDel="000A27C8">
          <w:rPr>
            <w:noProof/>
            <w:webHidden/>
          </w:rPr>
          <w:tab/>
          <w:delText>16</w:delText>
        </w:r>
      </w:del>
    </w:p>
    <w:p w:rsidR="00A813EE" w:rsidDel="000A27C8" w:rsidRDefault="00A813EE">
      <w:pPr>
        <w:pStyle w:val="af0"/>
        <w:tabs>
          <w:tab w:val="right" w:leader="dot" w:pos="10232"/>
        </w:tabs>
        <w:rPr>
          <w:del w:id="339" w:author="ANDESTECH\ryjou" w:date="2016-02-24T15:12:00Z"/>
          <w:rFonts w:asciiTheme="minorHAnsi" w:eastAsiaTheme="minorEastAsia" w:hAnsiTheme="minorHAnsi" w:cstheme="minorBidi"/>
          <w:smallCaps w:val="0"/>
          <w:noProof/>
          <w:sz w:val="24"/>
          <w:szCs w:val="22"/>
        </w:rPr>
      </w:pPr>
      <w:del w:id="340" w:author="ANDESTECH\ryjou" w:date="2016-02-24T15:12:00Z">
        <w:r w:rsidRPr="000A27C8" w:rsidDel="000A27C8">
          <w:rPr>
            <w:rPrChange w:id="341" w:author="ANDESTECH\ryjou" w:date="2016-02-24T15:12:00Z">
              <w:rPr>
                <w:rStyle w:val="aa"/>
                <w:smallCaps w:val="0"/>
                <w:noProof/>
              </w:rPr>
            </w:rPrChange>
          </w:rPr>
          <w:delText>Figure 12. The block diagram of the biu_path</w:delText>
        </w:r>
        <w:r w:rsidDel="000A27C8">
          <w:rPr>
            <w:noProof/>
            <w:webHidden/>
          </w:rPr>
          <w:tab/>
          <w:delText>17</w:delText>
        </w:r>
      </w:del>
    </w:p>
    <w:p w:rsidR="00A813EE" w:rsidDel="000A27C8" w:rsidRDefault="00A813EE">
      <w:pPr>
        <w:pStyle w:val="af0"/>
        <w:tabs>
          <w:tab w:val="right" w:leader="dot" w:pos="10232"/>
        </w:tabs>
        <w:rPr>
          <w:del w:id="342" w:author="ANDESTECH\ryjou" w:date="2016-02-24T15:12:00Z"/>
          <w:rFonts w:asciiTheme="minorHAnsi" w:eastAsiaTheme="minorEastAsia" w:hAnsiTheme="minorHAnsi" w:cstheme="minorBidi"/>
          <w:smallCaps w:val="0"/>
          <w:noProof/>
          <w:sz w:val="24"/>
          <w:szCs w:val="22"/>
        </w:rPr>
      </w:pPr>
      <w:del w:id="343" w:author="ANDESTECH\ryjou" w:date="2016-02-24T15:12:00Z">
        <w:r w:rsidRPr="000A27C8" w:rsidDel="000A27C8">
          <w:rPr>
            <w:rPrChange w:id="344" w:author="ANDESTECH\ryjou" w:date="2016-02-24T15:12:00Z">
              <w:rPr>
                <w:rStyle w:val="aa"/>
                <w:smallCaps w:val="0"/>
                <w:noProof/>
              </w:rPr>
            </w:rPrChange>
          </w:rPr>
          <w:delText>Figure 13 the data path in synchronization module</w:delText>
        </w:r>
        <w:r w:rsidDel="000A27C8">
          <w:rPr>
            <w:noProof/>
            <w:webHidden/>
          </w:rPr>
          <w:tab/>
          <w:delText>18</w:delText>
        </w:r>
      </w:del>
    </w:p>
    <w:p w:rsidR="00A813EE" w:rsidDel="000A27C8" w:rsidRDefault="00A813EE">
      <w:pPr>
        <w:pStyle w:val="af0"/>
        <w:tabs>
          <w:tab w:val="right" w:leader="dot" w:pos="10232"/>
        </w:tabs>
        <w:rPr>
          <w:del w:id="345" w:author="ANDESTECH\ryjou" w:date="2016-02-24T15:12:00Z"/>
          <w:rFonts w:asciiTheme="minorHAnsi" w:eastAsiaTheme="minorEastAsia" w:hAnsiTheme="minorHAnsi" w:cstheme="minorBidi"/>
          <w:smallCaps w:val="0"/>
          <w:noProof/>
          <w:sz w:val="24"/>
          <w:szCs w:val="22"/>
        </w:rPr>
      </w:pPr>
      <w:del w:id="346" w:author="ANDESTECH\ryjou" w:date="2016-02-24T15:12:00Z">
        <w:r w:rsidRPr="000A27C8" w:rsidDel="000A27C8">
          <w:rPr>
            <w:rPrChange w:id="347" w:author="ANDESTECH\ryjou" w:date="2016-02-24T15:12:00Z">
              <w:rPr>
                <w:rStyle w:val="aa"/>
                <w:smallCaps w:val="0"/>
                <w:noProof/>
              </w:rPr>
            </w:rPrChange>
          </w:rPr>
          <w:delText>Figure 14. AXI wrapper block diagram</w:delText>
        </w:r>
        <w:r w:rsidDel="000A27C8">
          <w:rPr>
            <w:noProof/>
            <w:webHidden/>
          </w:rPr>
          <w:tab/>
          <w:delText>19</w:delText>
        </w:r>
      </w:del>
    </w:p>
    <w:p w:rsidR="00A813EE" w:rsidDel="000A27C8" w:rsidRDefault="00A813EE">
      <w:pPr>
        <w:pStyle w:val="af0"/>
        <w:tabs>
          <w:tab w:val="right" w:leader="dot" w:pos="10232"/>
        </w:tabs>
        <w:rPr>
          <w:del w:id="348" w:author="ANDESTECH\ryjou" w:date="2016-02-24T15:12:00Z"/>
          <w:rFonts w:asciiTheme="minorHAnsi" w:eastAsiaTheme="minorEastAsia" w:hAnsiTheme="minorHAnsi" w:cstheme="minorBidi"/>
          <w:smallCaps w:val="0"/>
          <w:noProof/>
          <w:sz w:val="24"/>
          <w:szCs w:val="22"/>
        </w:rPr>
      </w:pPr>
      <w:del w:id="349" w:author="ANDESTECH\ryjou" w:date="2016-02-24T15:12:00Z">
        <w:r w:rsidRPr="000A27C8" w:rsidDel="000A27C8">
          <w:rPr>
            <w:rPrChange w:id="350" w:author="ANDESTECH\ryjou" w:date="2016-02-24T15:12:00Z">
              <w:rPr>
                <w:rStyle w:val="aa"/>
                <w:smallCaps w:val="0"/>
                <w:noProof/>
              </w:rPr>
            </w:rPrChange>
          </w:rPr>
          <w:delText>Figure 15. BID precise logic</w:delText>
        </w:r>
        <w:r w:rsidDel="000A27C8">
          <w:rPr>
            <w:noProof/>
            <w:webHidden/>
          </w:rPr>
          <w:tab/>
          <w:delText>21</w:delText>
        </w:r>
      </w:del>
    </w:p>
    <w:p w:rsidR="00CD79EB" w:rsidRDefault="00CF387E" w:rsidP="00115AC0">
      <w:r>
        <w:lastRenderedPageBreak/>
        <w:fldChar w:fldCharType="end"/>
      </w:r>
    </w:p>
    <w:p w:rsidR="00CD79EB" w:rsidRPr="002D1D39" w:rsidRDefault="00CD79EB" w:rsidP="002D1D39">
      <w:pPr>
        <w:jc w:val="right"/>
        <w:rPr>
          <w:b/>
          <w:color w:val="333399"/>
          <w:sz w:val="32"/>
          <w:szCs w:val="32"/>
        </w:rPr>
      </w:pPr>
      <w:r>
        <w:br w:type="page"/>
      </w:r>
      <w:r w:rsidRPr="002D1D39">
        <w:rPr>
          <w:b/>
          <w:color w:val="333399"/>
          <w:sz w:val="32"/>
          <w:szCs w:val="32"/>
        </w:rPr>
        <w:lastRenderedPageBreak/>
        <w:t>Typographical Convention Index</w:t>
      </w:r>
    </w:p>
    <w:p w:rsidR="005B5B59" w:rsidRPr="002D1D39" w:rsidRDefault="005B5B59" w:rsidP="005B5B59">
      <w:pPr>
        <w:pStyle w:val="Index"/>
        <w:ind w:right="640"/>
        <w:jc w:val="left"/>
        <w:rPr>
          <w:rFonts w:eastAsia="新細明體"/>
        </w:rPr>
        <w:sectPr w:rsidR="005B5B59" w:rsidRPr="002D1D39" w:rsidSect="00C4726F">
          <w:headerReference w:type="default" r:id="rId13"/>
          <w:footerReference w:type="default" r:id="rId14"/>
          <w:type w:val="continuous"/>
          <w:pgSz w:w="12242" w:h="15842" w:code="1"/>
          <w:pgMar w:top="284" w:right="1000" w:bottom="567" w:left="1000" w:header="284" w:footer="284" w:gutter="0"/>
          <w:pgNumType w:fmt="lowerRoman" w:start="1"/>
          <w:cols w:space="425"/>
          <w:titlePg/>
          <w:docGrid w:type="lines" w:linePitch="406"/>
        </w:sectPr>
      </w:pPr>
    </w:p>
    <w:tbl>
      <w:tblPr>
        <w:tblStyle w:val="ad"/>
        <w:tblW w:w="0" w:type="auto"/>
        <w:tblInd w:w="80" w:type="dxa"/>
        <w:tblLook w:val="01E0" w:firstRow="1" w:lastRow="1" w:firstColumn="1" w:lastColumn="1" w:noHBand="0" w:noVBand="0"/>
      </w:tblPr>
      <w:tblGrid>
        <w:gridCol w:w="2059"/>
        <w:gridCol w:w="2059"/>
        <w:gridCol w:w="2060"/>
        <w:gridCol w:w="2060"/>
        <w:gridCol w:w="2060"/>
      </w:tblGrid>
      <w:tr w:rsidR="00187B23">
        <w:tc>
          <w:tcPr>
            <w:tcW w:w="2059" w:type="dxa"/>
            <w:tcBorders>
              <w:top w:val="single" w:sz="8" w:space="0" w:color="auto"/>
              <w:left w:val="single" w:sz="8" w:space="0" w:color="auto"/>
              <w:bottom w:val="single" w:sz="8" w:space="0" w:color="auto"/>
              <w:right w:val="single" w:sz="8" w:space="0" w:color="auto"/>
            </w:tcBorders>
            <w:shd w:val="clear" w:color="auto" w:fill="333399"/>
          </w:tcPr>
          <w:p w:rsidR="00187B23" w:rsidRPr="00C97E90" w:rsidRDefault="00187B23" w:rsidP="00187B23">
            <w:pPr>
              <w:pStyle w:val="TableContent-Left"/>
              <w:rPr>
                <w:rFonts w:ascii="Lucida Sans Unicode" w:hAnsi="Lucida Sans Unicode" w:cs="Lucida Sans Unicode"/>
                <w:color w:val="FFFFFF"/>
              </w:rPr>
            </w:pPr>
            <w:r w:rsidRPr="00C97E90">
              <w:rPr>
                <w:rFonts w:ascii="Lucida Sans Unicode" w:hAnsi="Lucida Sans Unicode" w:cs="Lucida Sans Unicode"/>
                <w:color w:val="FFFFFF"/>
              </w:rPr>
              <w:lastRenderedPageBreak/>
              <w:t>Document Element</w:t>
            </w:r>
          </w:p>
        </w:tc>
        <w:tc>
          <w:tcPr>
            <w:tcW w:w="2059" w:type="dxa"/>
            <w:tcBorders>
              <w:top w:val="single" w:sz="8" w:space="0" w:color="auto"/>
              <w:left w:val="single" w:sz="8" w:space="0" w:color="auto"/>
              <w:bottom w:val="single" w:sz="8" w:space="0" w:color="auto"/>
              <w:right w:val="single" w:sz="8" w:space="0" w:color="auto"/>
            </w:tcBorders>
            <w:shd w:val="clear" w:color="auto" w:fill="333399"/>
          </w:tcPr>
          <w:p w:rsidR="00187B23" w:rsidRPr="00C97E90" w:rsidRDefault="00187B23" w:rsidP="00187B23">
            <w:pPr>
              <w:pStyle w:val="TableContent-Left"/>
              <w:rPr>
                <w:rFonts w:ascii="Lucida Sans Unicode" w:hAnsi="Lucida Sans Unicode" w:cs="Lucida Sans Unicode"/>
                <w:color w:val="FFFFFF"/>
              </w:rPr>
            </w:pPr>
            <w:r w:rsidRPr="00C97E90">
              <w:rPr>
                <w:rFonts w:ascii="Lucida Sans Unicode" w:hAnsi="Lucida Sans Unicode" w:cs="Lucida Sans Unicode"/>
                <w:color w:val="FFFFFF"/>
              </w:rPr>
              <w:t>Font</w:t>
            </w:r>
          </w:p>
        </w:tc>
        <w:tc>
          <w:tcPr>
            <w:tcW w:w="2060" w:type="dxa"/>
            <w:tcBorders>
              <w:top w:val="single" w:sz="8" w:space="0" w:color="auto"/>
              <w:left w:val="single" w:sz="8" w:space="0" w:color="auto"/>
              <w:bottom w:val="single" w:sz="8" w:space="0" w:color="auto"/>
              <w:right w:val="single" w:sz="8" w:space="0" w:color="auto"/>
            </w:tcBorders>
            <w:shd w:val="clear" w:color="auto" w:fill="333399"/>
          </w:tcPr>
          <w:p w:rsidR="00187B23" w:rsidRPr="00C97E90" w:rsidRDefault="00187B23" w:rsidP="00187B23">
            <w:pPr>
              <w:pStyle w:val="TableContent-Left"/>
              <w:rPr>
                <w:rFonts w:ascii="Lucida Sans Unicode" w:hAnsi="Lucida Sans Unicode" w:cs="Lucida Sans Unicode"/>
                <w:color w:val="FFFFFF"/>
              </w:rPr>
            </w:pPr>
            <w:r w:rsidRPr="00C97E90">
              <w:rPr>
                <w:rFonts w:ascii="Lucida Sans Unicode" w:hAnsi="Lucida Sans Unicode" w:cs="Lucida Sans Unicode"/>
                <w:color w:val="FFFFFF"/>
              </w:rPr>
              <w:t>Font Style</w:t>
            </w:r>
          </w:p>
        </w:tc>
        <w:tc>
          <w:tcPr>
            <w:tcW w:w="2060" w:type="dxa"/>
            <w:tcBorders>
              <w:top w:val="single" w:sz="8" w:space="0" w:color="auto"/>
              <w:left w:val="single" w:sz="8" w:space="0" w:color="auto"/>
              <w:bottom w:val="single" w:sz="8" w:space="0" w:color="auto"/>
              <w:right w:val="single" w:sz="8" w:space="0" w:color="auto"/>
            </w:tcBorders>
            <w:shd w:val="clear" w:color="auto" w:fill="333399"/>
          </w:tcPr>
          <w:p w:rsidR="00187B23" w:rsidRPr="00C97E90" w:rsidRDefault="00187B23" w:rsidP="00187B23">
            <w:pPr>
              <w:pStyle w:val="TableContent-Left"/>
              <w:rPr>
                <w:rFonts w:ascii="Lucida Sans Unicode" w:hAnsi="Lucida Sans Unicode" w:cs="Lucida Sans Unicode"/>
                <w:color w:val="FFFFFF"/>
              </w:rPr>
            </w:pPr>
            <w:r w:rsidRPr="00C97E90">
              <w:rPr>
                <w:rFonts w:ascii="Lucida Sans Unicode" w:hAnsi="Lucida Sans Unicode" w:cs="Lucida Sans Unicode"/>
                <w:color w:val="FFFFFF"/>
              </w:rPr>
              <w:t>Size</w:t>
            </w:r>
          </w:p>
        </w:tc>
        <w:tc>
          <w:tcPr>
            <w:tcW w:w="2060" w:type="dxa"/>
            <w:tcBorders>
              <w:top w:val="single" w:sz="8" w:space="0" w:color="auto"/>
              <w:left w:val="single" w:sz="8" w:space="0" w:color="auto"/>
              <w:bottom w:val="single" w:sz="8" w:space="0" w:color="auto"/>
              <w:right w:val="single" w:sz="8" w:space="0" w:color="auto"/>
            </w:tcBorders>
            <w:shd w:val="clear" w:color="auto" w:fill="333399"/>
          </w:tcPr>
          <w:p w:rsidR="00187B23" w:rsidRPr="00C97E90" w:rsidRDefault="00187B23" w:rsidP="00187B23">
            <w:pPr>
              <w:pStyle w:val="TableContent-Left"/>
              <w:rPr>
                <w:rFonts w:ascii="Lucida Sans Unicode" w:hAnsi="Lucida Sans Unicode" w:cs="Lucida Sans Unicode"/>
                <w:color w:val="FFFFFF"/>
              </w:rPr>
            </w:pPr>
            <w:r w:rsidRPr="00C97E90">
              <w:rPr>
                <w:rFonts w:ascii="Lucida Sans Unicode" w:hAnsi="Lucida Sans Unicode" w:cs="Lucida Sans Unicode"/>
                <w:color w:val="FFFFFF"/>
              </w:rPr>
              <w:t>Color</w:t>
            </w:r>
          </w:p>
        </w:tc>
      </w:tr>
      <w:tr w:rsidR="00187B23" w:rsidRPr="00C1128F">
        <w:tc>
          <w:tcPr>
            <w:tcW w:w="2059" w:type="dxa"/>
          </w:tcPr>
          <w:p w:rsidR="00187B23" w:rsidRPr="00C1128F" w:rsidRDefault="00187B23" w:rsidP="00187B23">
            <w:pPr>
              <w:pStyle w:val="TableContent-Left"/>
              <w:rPr>
                <w:b w:val="0"/>
                <w:sz w:val="24"/>
              </w:rPr>
            </w:pPr>
            <w:r w:rsidRPr="00C1128F">
              <w:rPr>
                <w:b w:val="0"/>
                <w:sz w:val="24"/>
              </w:rPr>
              <w:t>Normal</w:t>
            </w:r>
          </w:p>
        </w:tc>
        <w:tc>
          <w:tcPr>
            <w:tcW w:w="2059" w:type="dxa"/>
          </w:tcPr>
          <w:p w:rsidR="00187B23" w:rsidRPr="00C1128F" w:rsidRDefault="00187B23" w:rsidP="00187B23">
            <w:pPr>
              <w:pStyle w:val="TableContent-Left"/>
              <w:rPr>
                <w:rFonts w:eastAsia="新細明體"/>
                <w:b w:val="0"/>
                <w:sz w:val="24"/>
              </w:rPr>
            </w:pPr>
            <w:r w:rsidRPr="00C1128F">
              <w:rPr>
                <w:rFonts w:eastAsia="新細明體" w:hint="eastAsia"/>
                <w:b w:val="0"/>
                <w:sz w:val="24"/>
              </w:rPr>
              <w:t>Georgia</w:t>
            </w:r>
          </w:p>
        </w:tc>
        <w:tc>
          <w:tcPr>
            <w:tcW w:w="2060" w:type="dxa"/>
          </w:tcPr>
          <w:p w:rsidR="00187B23" w:rsidRPr="00C1128F" w:rsidRDefault="00187B23" w:rsidP="00187B23">
            <w:pPr>
              <w:pStyle w:val="TableContent-Left"/>
              <w:rPr>
                <w:b w:val="0"/>
                <w:sz w:val="24"/>
              </w:rPr>
            </w:pPr>
            <w:r w:rsidRPr="00C1128F">
              <w:rPr>
                <w:b w:val="0"/>
                <w:sz w:val="24"/>
              </w:rPr>
              <w:t>Normal</w:t>
            </w:r>
          </w:p>
        </w:tc>
        <w:tc>
          <w:tcPr>
            <w:tcW w:w="2060" w:type="dxa"/>
          </w:tcPr>
          <w:p w:rsidR="00187B23" w:rsidRPr="00C1128F" w:rsidRDefault="00187B23" w:rsidP="00187B23">
            <w:pPr>
              <w:pStyle w:val="TableContent-Left"/>
              <w:rPr>
                <w:rFonts w:eastAsia="新細明體"/>
                <w:b w:val="0"/>
                <w:sz w:val="24"/>
              </w:rPr>
            </w:pPr>
            <w:r w:rsidRPr="00C1128F">
              <w:rPr>
                <w:b w:val="0"/>
                <w:sz w:val="24"/>
              </w:rPr>
              <w:t>1</w:t>
            </w:r>
            <w:r w:rsidRPr="00C1128F">
              <w:rPr>
                <w:rFonts w:eastAsia="新細明體" w:hint="eastAsia"/>
                <w:b w:val="0"/>
                <w:sz w:val="24"/>
              </w:rPr>
              <w:t>2</w:t>
            </w:r>
          </w:p>
        </w:tc>
        <w:tc>
          <w:tcPr>
            <w:tcW w:w="2060" w:type="dxa"/>
          </w:tcPr>
          <w:p w:rsidR="00187B23" w:rsidRPr="00C1128F" w:rsidRDefault="00187B23" w:rsidP="00187B23">
            <w:pPr>
              <w:pStyle w:val="TableContent-Left"/>
              <w:rPr>
                <w:b w:val="0"/>
                <w:sz w:val="24"/>
              </w:rPr>
            </w:pPr>
            <w:r w:rsidRPr="00C1128F">
              <w:rPr>
                <w:b w:val="0"/>
                <w:sz w:val="24"/>
              </w:rPr>
              <w:t>Black</w:t>
            </w:r>
          </w:p>
        </w:tc>
      </w:tr>
      <w:tr w:rsidR="00187B23" w:rsidRPr="00C1128F">
        <w:tc>
          <w:tcPr>
            <w:tcW w:w="2059" w:type="dxa"/>
          </w:tcPr>
          <w:p w:rsidR="00187B23" w:rsidRPr="00C1128F" w:rsidRDefault="00187B23" w:rsidP="00187B23">
            <w:pPr>
              <w:pStyle w:val="TableContent-Left"/>
              <w:rPr>
                <w:rFonts w:ascii="Lucida Console" w:hAnsi="Lucida Console"/>
                <w:sz w:val="22"/>
                <w:szCs w:val="22"/>
              </w:rPr>
            </w:pPr>
            <w:r w:rsidRPr="00C1128F">
              <w:rPr>
                <w:rFonts w:ascii="Lucida Console" w:hAnsi="Lucida Console" w:cs="Courier New"/>
                <w:b w:val="0"/>
                <w:color w:val="333399"/>
                <w:sz w:val="22"/>
                <w:szCs w:val="22"/>
              </w:rPr>
              <w:t>Code</w:t>
            </w:r>
          </w:p>
        </w:tc>
        <w:tc>
          <w:tcPr>
            <w:tcW w:w="2059" w:type="dxa"/>
          </w:tcPr>
          <w:p w:rsidR="00187B23" w:rsidRPr="00C1128F" w:rsidRDefault="00187B23" w:rsidP="00187B23">
            <w:pPr>
              <w:pStyle w:val="TableContent-Left"/>
              <w:rPr>
                <w:rFonts w:ascii="Lucida Console" w:eastAsia="新細明體" w:hAnsi="Lucida Console" w:cs="Courier New"/>
                <w:b w:val="0"/>
                <w:color w:val="333399"/>
                <w:sz w:val="22"/>
                <w:szCs w:val="22"/>
              </w:rPr>
            </w:pPr>
            <w:r w:rsidRPr="00C1128F">
              <w:rPr>
                <w:rFonts w:ascii="Lucida Console" w:eastAsia="新細明體" w:hAnsi="Lucida Console" w:cs="Courier New" w:hint="eastAsia"/>
                <w:b w:val="0"/>
                <w:color w:val="333399"/>
                <w:sz w:val="22"/>
                <w:szCs w:val="22"/>
              </w:rPr>
              <w:t>Lucida Console</w:t>
            </w:r>
          </w:p>
        </w:tc>
        <w:tc>
          <w:tcPr>
            <w:tcW w:w="2060" w:type="dxa"/>
          </w:tcPr>
          <w:p w:rsidR="00187B23" w:rsidRPr="00C1128F" w:rsidRDefault="00187B23" w:rsidP="00187B23">
            <w:pPr>
              <w:pStyle w:val="TableContent-Left"/>
              <w:rPr>
                <w:rFonts w:ascii="Lucida Console" w:hAnsi="Lucida Console" w:cs="Courier New"/>
                <w:b w:val="0"/>
                <w:color w:val="333399"/>
                <w:sz w:val="22"/>
                <w:szCs w:val="22"/>
              </w:rPr>
            </w:pPr>
            <w:r w:rsidRPr="00C1128F">
              <w:rPr>
                <w:rFonts w:ascii="Lucida Console" w:hAnsi="Lucida Console" w:cs="Courier New"/>
                <w:b w:val="0"/>
                <w:color w:val="333399"/>
                <w:sz w:val="22"/>
                <w:szCs w:val="22"/>
              </w:rPr>
              <w:t>Normal</w:t>
            </w:r>
          </w:p>
        </w:tc>
        <w:tc>
          <w:tcPr>
            <w:tcW w:w="2060" w:type="dxa"/>
          </w:tcPr>
          <w:p w:rsidR="00187B23" w:rsidRPr="00C1128F" w:rsidRDefault="00187B23" w:rsidP="00187B23">
            <w:pPr>
              <w:pStyle w:val="TableContent-Left"/>
              <w:rPr>
                <w:rFonts w:ascii="Lucida Console" w:hAnsi="Lucida Console" w:cs="Courier New"/>
                <w:b w:val="0"/>
                <w:color w:val="333399"/>
                <w:sz w:val="22"/>
                <w:szCs w:val="22"/>
              </w:rPr>
            </w:pPr>
            <w:r w:rsidRPr="00C1128F">
              <w:rPr>
                <w:rFonts w:ascii="Lucida Console" w:hAnsi="Lucida Console" w:cs="Courier New"/>
                <w:b w:val="0"/>
                <w:color w:val="333399"/>
                <w:sz w:val="22"/>
                <w:szCs w:val="22"/>
              </w:rPr>
              <w:t>11</w:t>
            </w:r>
          </w:p>
        </w:tc>
        <w:tc>
          <w:tcPr>
            <w:tcW w:w="2060" w:type="dxa"/>
          </w:tcPr>
          <w:p w:rsidR="00187B23" w:rsidRPr="00C1128F" w:rsidRDefault="00187B23" w:rsidP="00187B23">
            <w:pPr>
              <w:pStyle w:val="TableContent-Left"/>
              <w:rPr>
                <w:rFonts w:ascii="Lucida Console" w:hAnsi="Lucida Console"/>
                <w:sz w:val="22"/>
                <w:szCs w:val="22"/>
              </w:rPr>
            </w:pPr>
            <w:r w:rsidRPr="00C1128F">
              <w:rPr>
                <w:rFonts w:ascii="Lucida Console" w:hAnsi="Lucida Console" w:cs="Courier New"/>
                <w:b w:val="0"/>
                <w:color w:val="333399"/>
                <w:sz w:val="22"/>
                <w:szCs w:val="22"/>
              </w:rPr>
              <w:t>Indigo</w:t>
            </w:r>
          </w:p>
        </w:tc>
      </w:tr>
      <w:tr w:rsidR="00187B23" w:rsidRPr="00C1128F">
        <w:tc>
          <w:tcPr>
            <w:tcW w:w="2059" w:type="dxa"/>
          </w:tcPr>
          <w:p w:rsidR="00187B23" w:rsidRPr="00C1128F" w:rsidRDefault="00187B23" w:rsidP="00187B23">
            <w:pPr>
              <w:pStyle w:val="TableContent-Left"/>
              <w:rPr>
                <w:rFonts w:ascii="Lucida Console" w:hAnsi="Lucida Console" w:cs="Courier New"/>
                <w:color w:val="333399"/>
                <w:sz w:val="22"/>
                <w:szCs w:val="22"/>
              </w:rPr>
            </w:pPr>
            <w:r w:rsidRPr="00C1128F">
              <w:rPr>
                <w:rFonts w:ascii="Lucida Console" w:hAnsi="Lucida Console" w:cs="Courier New"/>
                <w:color w:val="333399"/>
                <w:sz w:val="22"/>
                <w:szCs w:val="22"/>
              </w:rPr>
              <w:t>USER VARIABLE</w:t>
            </w:r>
          </w:p>
        </w:tc>
        <w:tc>
          <w:tcPr>
            <w:tcW w:w="2059" w:type="dxa"/>
          </w:tcPr>
          <w:p w:rsidR="00187B23" w:rsidRPr="00C1128F" w:rsidRDefault="00187B23" w:rsidP="00187B23">
            <w:pPr>
              <w:pStyle w:val="TableContent-Left"/>
              <w:rPr>
                <w:rFonts w:ascii="Lucida Console" w:hAnsi="Lucida Console" w:cs="Courier New"/>
                <w:color w:val="333399"/>
                <w:sz w:val="22"/>
                <w:szCs w:val="22"/>
              </w:rPr>
            </w:pPr>
            <w:r w:rsidRPr="00C1128F">
              <w:rPr>
                <w:rFonts w:ascii="Lucida Console" w:eastAsia="新細明體" w:hAnsi="Lucida Console" w:cs="Courier New" w:hint="eastAsia"/>
                <w:color w:val="333399"/>
                <w:sz w:val="22"/>
                <w:szCs w:val="22"/>
              </w:rPr>
              <w:t xml:space="preserve">Lucida Console </w:t>
            </w:r>
          </w:p>
        </w:tc>
        <w:tc>
          <w:tcPr>
            <w:tcW w:w="2060" w:type="dxa"/>
          </w:tcPr>
          <w:p w:rsidR="00187B23" w:rsidRPr="00C1128F" w:rsidRDefault="00187B23" w:rsidP="00187B23">
            <w:pPr>
              <w:pStyle w:val="TableContent-Left"/>
              <w:rPr>
                <w:rFonts w:ascii="Lucida Console" w:hAnsi="Lucida Console" w:cs="Courier New"/>
                <w:color w:val="333399"/>
                <w:sz w:val="22"/>
                <w:szCs w:val="22"/>
              </w:rPr>
            </w:pPr>
            <w:r w:rsidRPr="00C1128F">
              <w:rPr>
                <w:rFonts w:ascii="Lucida Console" w:hAnsi="Lucida Console" w:cs="Courier New"/>
                <w:color w:val="333399"/>
                <w:sz w:val="22"/>
                <w:szCs w:val="22"/>
              </w:rPr>
              <w:t>ALL-CAPS</w:t>
            </w:r>
          </w:p>
        </w:tc>
        <w:tc>
          <w:tcPr>
            <w:tcW w:w="2060" w:type="dxa"/>
          </w:tcPr>
          <w:p w:rsidR="00187B23" w:rsidRPr="00C1128F" w:rsidRDefault="00187B23" w:rsidP="00187B23">
            <w:pPr>
              <w:pStyle w:val="TableContent-Left"/>
              <w:rPr>
                <w:rFonts w:ascii="Lucida Console" w:hAnsi="Lucida Console" w:cs="Courier New"/>
                <w:color w:val="333399"/>
                <w:sz w:val="22"/>
                <w:szCs w:val="22"/>
              </w:rPr>
            </w:pPr>
            <w:r w:rsidRPr="00C1128F">
              <w:rPr>
                <w:rFonts w:ascii="Lucida Console" w:hAnsi="Lucida Console" w:cs="Courier New"/>
                <w:color w:val="333399"/>
                <w:sz w:val="22"/>
                <w:szCs w:val="22"/>
              </w:rPr>
              <w:t>11</w:t>
            </w:r>
          </w:p>
        </w:tc>
        <w:tc>
          <w:tcPr>
            <w:tcW w:w="2060" w:type="dxa"/>
          </w:tcPr>
          <w:p w:rsidR="00187B23" w:rsidRPr="00C1128F" w:rsidRDefault="00187B23" w:rsidP="00187B23">
            <w:pPr>
              <w:pStyle w:val="TableContent-Left"/>
              <w:rPr>
                <w:rFonts w:ascii="Lucida Console" w:hAnsi="Lucida Console" w:cs="Courier New"/>
                <w:color w:val="333399"/>
                <w:sz w:val="22"/>
                <w:szCs w:val="22"/>
              </w:rPr>
            </w:pPr>
            <w:r w:rsidRPr="00C1128F">
              <w:rPr>
                <w:rFonts w:ascii="Lucida Console" w:hAnsi="Lucida Console" w:cs="Courier New"/>
                <w:color w:val="333399"/>
                <w:sz w:val="22"/>
                <w:szCs w:val="22"/>
              </w:rPr>
              <w:t>INDIGO</w:t>
            </w:r>
          </w:p>
        </w:tc>
      </w:tr>
      <w:tr w:rsidR="00187B23" w:rsidRPr="00C1128F">
        <w:tc>
          <w:tcPr>
            <w:tcW w:w="2059" w:type="dxa"/>
          </w:tcPr>
          <w:p w:rsidR="00187B23" w:rsidRPr="00C1128F" w:rsidRDefault="00187B23" w:rsidP="00187B23">
            <w:pPr>
              <w:pStyle w:val="TableContent-Left"/>
              <w:rPr>
                <w:b w:val="0"/>
                <w:color w:val="FF0000"/>
                <w:sz w:val="24"/>
              </w:rPr>
            </w:pPr>
            <w:r w:rsidRPr="00C1128F">
              <w:rPr>
                <w:b w:val="0"/>
                <w:color w:val="FF0000"/>
                <w:sz w:val="24"/>
              </w:rPr>
              <w:t>Note/Warning</w:t>
            </w:r>
          </w:p>
        </w:tc>
        <w:tc>
          <w:tcPr>
            <w:tcW w:w="2059" w:type="dxa"/>
          </w:tcPr>
          <w:p w:rsidR="00187B23" w:rsidRPr="00C1128F" w:rsidRDefault="00187B23" w:rsidP="00187B23">
            <w:pPr>
              <w:pStyle w:val="TableContent-Left"/>
              <w:rPr>
                <w:rFonts w:eastAsia="新細明體"/>
                <w:b w:val="0"/>
                <w:color w:val="FF0000"/>
                <w:sz w:val="24"/>
              </w:rPr>
            </w:pPr>
            <w:r w:rsidRPr="00C1128F">
              <w:rPr>
                <w:rFonts w:eastAsia="新細明體" w:hint="eastAsia"/>
                <w:b w:val="0"/>
                <w:color w:val="FF0000"/>
                <w:sz w:val="24"/>
              </w:rPr>
              <w:t>Georgia</w:t>
            </w:r>
          </w:p>
        </w:tc>
        <w:tc>
          <w:tcPr>
            <w:tcW w:w="2060" w:type="dxa"/>
          </w:tcPr>
          <w:p w:rsidR="00187B23" w:rsidRPr="00C1128F" w:rsidRDefault="00187B23" w:rsidP="00187B23">
            <w:pPr>
              <w:pStyle w:val="TableContent-Left"/>
              <w:rPr>
                <w:b w:val="0"/>
                <w:color w:val="FF0000"/>
                <w:sz w:val="24"/>
              </w:rPr>
            </w:pPr>
            <w:r w:rsidRPr="00C1128F">
              <w:rPr>
                <w:b w:val="0"/>
                <w:color w:val="FF0000"/>
                <w:sz w:val="24"/>
              </w:rPr>
              <w:t>Normal</w:t>
            </w:r>
          </w:p>
        </w:tc>
        <w:tc>
          <w:tcPr>
            <w:tcW w:w="2060" w:type="dxa"/>
          </w:tcPr>
          <w:p w:rsidR="00187B23" w:rsidRPr="00C1128F" w:rsidRDefault="00187B23" w:rsidP="00187B23">
            <w:pPr>
              <w:pStyle w:val="TableContent-Left"/>
              <w:rPr>
                <w:rFonts w:eastAsia="新細明體"/>
                <w:b w:val="0"/>
                <w:color w:val="FF0000"/>
                <w:sz w:val="24"/>
              </w:rPr>
            </w:pPr>
            <w:r w:rsidRPr="00C1128F">
              <w:rPr>
                <w:b w:val="0"/>
                <w:color w:val="FF0000"/>
                <w:sz w:val="24"/>
              </w:rPr>
              <w:t>1</w:t>
            </w:r>
            <w:r w:rsidRPr="00C1128F">
              <w:rPr>
                <w:rFonts w:eastAsia="新細明體" w:hint="eastAsia"/>
                <w:b w:val="0"/>
                <w:color w:val="FF0000"/>
                <w:sz w:val="24"/>
              </w:rPr>
              <w:t>2</w:t>
            </w:r>
          </w:p>
        </w:tc>
        <w:tc>
          <w:tcPr>
            <w:tcW w:w="2060" w:type="dxa"/>
          </w:tcPr>
          <w:p w:rsidR="00187B23" w:rsidRPr="00C1128F" w:rsidRDefault="00187B23" w:rsidP="00187B23">
            <w:pPr>
              <w:pStyle w:val="TableContent-Left"/>
              <w:rPr>
                <w:b w:val="0"/>
                <w:color w:val="FF0000"/>
                <w:sz w:val="24"/>
              </w:rPr>
            </w:pPr>
            <w:r w:rsidRPr="00C1128F">
              <w:rPr>
                <w:b w:val="0"/>
                <w:color w:val="FF0000"/>
                <w:sz w:val="24"/>
              </w:rPr>
              <w:t>Red</w:t>
            </w:r>
          </w:p>
        </w:tc>
      </w:tr>
      <w:tr w:rsidR="00187B23" w:rsidRPr="00C1128F">
        <w:tc>
          <w:tcPr>
            <w:tcW w:w="2059" w:type="dxa"/>
          </w:tcPr>
          <w:p w:rsidR="00187B23" w:rsidRPr="00C1128F" w:rsidRDefault="00187B23" w:rsidP="00187B23">
            <w:pPr>
              <w:pStyle w:val="TableContent-Left"/>
              <w:rPr>
                <w:color w:val="0000FF"/>
                <w:sz w:val="24"/>
                <w:u w:val="single"/>
              </w:rPr>
            </w:pPr>
            <w:r w:rsidRPr="00C1128F">
              <w:rPr>
                <w:color w:val="0000FF"/>
                <w:sz w:val="24"/>
                <w:u w:val="single"/>
              </w:rPr>
              <w:t>Hyperlink</w:t>
            </w:r>
          </w:p>
        </w:tc>
        <w:tc>
          <w:tcPr>
            <w:tcW w:w="2059" w:type="dxa"/>
          </w:tcPr>
          <w:p w:rsidR="00187B23" w:rsidRPr="00C1128F" w:rsidRDefault="00187B23" w:rsidP="00187B23">
            <w:pPr>
              <w:pStyle w:val="TableContent-Left"/>
              <w:rPr>
                <w:rFonts w:eastAsia="新細明體"/>
                <w:color w:val="0000FF"/>
                <w:sz w:val="24"/>
              </w:rPr>
            </w:pPr>
            <w:r w:rsidRPr="00C1128F">
              <w:rPr>
                <w:rFonts w:eastAsia="新細明體" w:hint="eastAsia"/>
                <w:color w:val="0000FF"/>
                <w:sz w:val="24"/>
              </w:rPr>
              <w:t>Georgia</w:t>
            </w:r>
          </w:p>
        </w:tc>
        <w:tc>
          <w:tcPr>
            <w:tcW w:w="2060" w:type="dxa"/>
          </w:tcPr>
          <w:p w:rsidR="00187B23" w:rsidRPr="00C1128F" w:rsidRDefault="00187B23" w:rsidP="00187B23">
            <w:pPr>
              <w:pStyle w:val="TableContent-Left"/>
              <w:rPr>
                <w:color w:val="0000FF"/>
                <w:sz w:val="24"/>
              </w:rPr>
            </w:pPr>
            <w:r w:rsidRPr="00C1128F">
              <w:rPr>
                <w:color w:val="0000FF"/>
                <w:sz w:val="24"/>
              </w:rPr>
              <w:t xml:space="preserve">Bold + </w:t>
            </w:r>
            <w:r w:rsidRPr="00C1128F">
              <w:rPr>
                <w:color w:val="0000FF"/>
                <w:sz w:val="24"/>
                <w:u w:val="single"/>
              </w:rPr>
              <w:t>Underlined</w:t>
            </w:r>
          </w:p>
        </w:tc>
        <w:tc>
          <w:tcPr>
            <w:tcW w:w="2060" w:type="dxa"/>
          </w:tcPr>
          <w:p w:rsidR="00187B23" w:rsidRPr="00C1128F" w:rsidRDefault="00187B23" w:rsidP="00187B23">
            <w:pPr>
              <w:pStyle w:val="TableContent-Left"/>
              <w:rPr>
                <w:rFonts w:eastAsia="新細明體"/>
                <w:color w:val="0000FF"/>
                <w:sz w:val="24"/>
              </w:rPr>
            </w:pPr>
            <w:r w:rsidRPr="00C1128F">
              <w:rPr>
                <w:color w:val="0000FF"/>
                <w:sz w:val="24"/>
              </w:rPr>
              <w:t>1</w:t>
            </w:r>
            <w:r w:rsidRPr="00C1128F">
              <w:rPr>
                <w:rFonts w:eastAsia="新細明體" w:hint="eastAsia"/>
                <w:color w:val="0000FF"/>
                <w:sz w:val="24"/>
              </w:rPr>
              <w:t>2</w:t>
            </w:r>
          </w:p>
        </w:tc>
        <w:tc>
          <w:tcPr>
            <w:tcW w:w="2060" w:type="dxa"/>
          </w:tcPr>
          <w:p w:rsidR="00187B23" w:rsidRPr="00C1128F" w:rsidRDefault="00187B23" w:rsidP="00187B23">
            <w:pPr>
              <w:pStyle w:val="TableContent-Left"/>
              <w:rPr>
                <w:color w:val="0000FF"/>
                <w:sz w:val="24"/>
              </w:rPr>
            </w:pPr>
            <w:r w:rsidRPr="00C1128F">
              <w:rPr>
                <w:color w:val="0000FF"/>
                <w:sz w:val="24"/>
              </w:rPr>
              <w:t>Blue</w:t>
            </w:r>
          </w:p>
        </w:tc>
      </w:tr>
    </w:tbl>
    <w:p w:rsidR="00D20F22" w:rsidRPr="005B5B59" w:rsidRDefault="00C01206" w:rsidP="00E15DD0">
      <w:pPr>
        <w:pStyle w:val="1"/>
        <w:pageBreakBefore/>
        <w:tabs>
          <w:tab w:val="num" w:pos="480"/>
        </w:tabs>
        <w:spacing w:before="406" w:after="203"/>
        <w:ind w:left="0"/>
        <w:rPr>
          <w:rFonts w:eastAsia="新細明體"/>
        </w:rPr>
      </w:pPr>
      <w:bookmarkStart w:id="353" w:name="_Toc444090099"/>
      <w:r>
        <w:rPr>
          <w:rFonts w:eastAsia="新細明體" w:hint="eastAsia"/>
        </w:rPr>
        <w:lastRenderedPageBreak/>
        <w:t>Overview</w:t>
      </w:r>
      <w:bookmarkEnd w:id="353"/>
    </w:p>
    <w:p w:rsidR="007033BA" w:rsidRDefault="007033BA" w:rsidP="007033BA">
      <w:pPr>
        <w:pStyle w:val="21"/>
        <w:spacing w:before="203"/>
        <w:rPr>
          <w:rFonts w:eastAsiaTheme="minorEastAsia"/>
        </w:rPr>
      </w:pPr>
      <w:bookmarkStart w:id="354" w:name="_Toc444090100"/>
      <w:r>
        <w:rPr>
          <w:rFonts w:eastAsiaTheme="minorEastAsia" w:hint="eastAsia"/>
        </w:rPr>
        <w:t>Introduction</w:t>
      </w:r>
      <w:bookmarkEnd w:id="354"/>
    </w:p>
    <w:p w:rsidR="00C728E8" w:rsidRDefault="0059007D" w:rsidP="00C728E8">
      <w:pPr>
        <w:rPr>
          <w:rFonts w:eastAsia="新細明體"/>
        </w:rPr>
      </w:pPr>
      <w:r>
        <w:rPr>
          <w:rFonts w:eastAsia="新細明體"/>
        </w:rPr>
        <w:t>Bus Interface Unit</w:t>
      </w:r>
      <w:r>
        <w:rPr>
          <w:rFonts w:eastAsia="新細明體" w:hint="eastAsia"/>
        </w:rPr>
        <w:t xml:space="preserve"> (</w:t>
      </w:r>
      <w:r w:rsidR="00C728E8">
        <w:rPr>
          <w:rFonts w:eastAsia="新細明體"/>
        </w:rPr>
        <w:t>BIU</w:t>
      </w:r>
      <w:r>
        <w:rPr>
          <w:rFonts w:eastAsia="新細明體" w:hint="eastAsia"/>
        </w:rPr>
        <w:t>)</w:t>
      </w:r>
      <w:r w:rsidR="00C728E8">
        <w:rPr>
          <w:rFonts w:eastAsia="新細明體"/>
        </w:rPr>
        <w:t xml:space="preserve"> is </w:t>
      </w:r>
      <w:r w:rsidR="00C728E8">
        <w:rPr>
          <w:rFonts w:eastAsia="新細明體" w:hint="eastAsia"/>
        </w:rPr>
        <w:t>designed</w:t>
      </w:r>
      <w:r w:rsidR="00C728E8">
        <w:rPr>
          <w:rFonts w:eastAsia="新細明體"/>
        </w:rPr>
        <w:t xml:space="preserve"> for transferring data between the processor core and the system bus. In </w:t>
      </w:r>
      <w:r w:rsidR="003B3910">
        <w:rPr>
          <w:rFonts w:eastAsia="新細明體" w:hint="eastAsia"/>
        </w:rPr>
        <w:t>the core</w:t>
      </w:r>
      <w:r w:rsidR="00C728E8">
        <w:rPr>
          <w:rFonts w:eastAsia="新細明體"/>
        </w:rPr>
        <w:t xml:space="preserve">, there are </w:t>
      </w:r>
      <w:r w:rsidR="003B3910">
        <w:rPr>
          <w:rFonts w:eastAsia="新細明體" w:hint="eastAsia"/>
        </w:rPr>
        <w:t>five</w:t>
      </w:r>
      <w:r w:rsidR="00C728E8">
        <w:rPr>
          <w:rFonts w:eastAsia="新細明體"/>
        </w:rPr>
        <w:t xml:space="preserve"> </w:t>
      </w:r>
      <w:r w:rsidR="002A690F">
        <w:rPr>
          <w:rFonts w:eastAsia="新細明體" w:hint="eastAsia"/>
        </w:rPr>
        <w:t>modules</w:t>
      </w:r>
      <w:r w:rsidR="00C728E8">
        <w:rPr>
          <w:rFonts w:eastAsia="新細明體"/>
        </w:rPr>
        <w:t xml:space="preserve"> which send requests to BIU: FCU, LSU</w:t>
      </w:r>
      <w:r w:rsidR="003B3910">
        <w:rPr>
          <w:rFonts w:eastAsia="新細明體" w:hint="eastAsia"/>
        </w:rPr>
        <w:t>,</w:t>
      </w:r>
      <w:r w:rsidR="00C728E8">
        <w:rPr>
          <w:rFonts w:eastAsia="新細明體"/>
        </w:rPr>
        <w:t xml:space="preserve"> </w:t>
      </w:r>
      <w:r w:rsidR="003B3910">
        <w:rPr>
          <w:rFonts w:eastAsia="新細明體" w:hint="eastAsia"/>
        </w:rPr>
        <w:t xml:space="preserve">MMU, LDMA, </w:t>
      </w:r>
      <w:r w:rsidR="00C728E8">
        <w:rPr>
          <w:rFonts w:eastAsia="新細明體"/>
        </w:rPr>
        <w:t>and EDM.</w:t>
      </w:r>
    </w:p>
    <w:p w:rsidR="007033BA" w:rsidRPr="00C728E8" w:rsidRDefault="007033BA" w:rsidP="007033BA">
      <w:pPr>
        <w:tabs>
          <w:tab w:val="left" w:pos="6690"/>
        </w:tabs>
        <w:rPr>
          <w:rFonts w:eastAsia="新細明體"/>
        </w:rPr>
      </w:pPr>
    </w:p>
    <w:p w:rsidR="00C01206" w:rsidRDefault="00C01206" w:rsidP="00C01206">
      <w:pPr>
        <w:pStyle w:val="21"/>
        <w:spacing w:before="203"/>
        <w:rPr>
          <w:rFonts w:eastAsiaTheme="minorEastAsia"/>
        </w:rPr>
      </w:pPr>
      <w:bookmarkStart w:id="355" w:name="_Toc444090101"/>
      <w:r>
        <w:rPr>
          <w:rFonts w:eastAsiaTheme="minorEastAsia" w:hint="eastAsia"/>
        </w:rPr>
        <w:t>Features</w:t>
      </w:r>
      <w:bookmarkEnd w:id="355"/>
    </w:p>
    <w:p w:rsidR="00FE14F6" w:rsidRPr="00BD3B81" w:rsidRDefault="00BA3128" w:rsidP="00315478">
      <w:pPr>
        <w:pStyle w:val="Bullets"/>
        <w:rPr>
          <w:ins w:id="356" w:author="ANDESTECH\ryjou" w:date="2016-02-26T17:23:00Z"/>
          <w:rPrChange w:id="357" w:author="ANDESTECH\ryjou" w:date="2016-02-26T17:23:00Z">
            <w:rPr>
              <w:ins w:id="358" w:author="ANDESTECH\ryjou" w:date="2016-02-26T17:23:00Z"/>
              <w:rFonts w:eastAsiaTheme="minorEastAsia"/>
            </w:rPr>
          </w:rPrChange>
        </w:rPr>
      </w:pPr>
      <w:r>
        <w:rPr>
          <w:rFonts w:eastAsiaTheme="minorEastAsia" w:hint="eastAsia"/>
        </w:rPr>
        <w:t xml:space="preserve">Support </w:t>
      </w:r>
      <w:r w:rsidR="00161782">
        <w:rPr>
          <w:rFonts w:eastAsiaTheme="minorEastAsia" w:hint="eastAsia"/>
        </w:rPr>
        <w:t xml:space="preserve">64-bit </w:t>
      </w:r>
      <w:r>
        <w:t>AMBA</w:t>
      </w:r>
      <w:r w:rsidRPr="0065508C">
        <w:rPr>
          <w:vertAlign w:val="superscript"/>
        </w:rPr>
        <w:t>®</w:t>
      </w:r>
      <w:r>
        <w:rPr>
          <w:rFonts w:eastAsiaTheme="minorEastAsia" w:hint="eastAsia"/>
        </w:rPr>
        <w:t xml:space="preserve"> AXI4</w:t>
      </w:r>
      <w:r>
        <w:t>™</w:t>
      </w:r>
      <w:r>
        <w:rPr>
          <w:rFonts w:eastAsiaTheme="minorEastAsia" w:hint="eastAsia"/>
        </w:rPr>
        <w:t xml:space="preserve"> interface</w:t>
      </w:r>
    </w:p>
    <w:p w:rsidR="00BD3B81" w:rsidRPr="0097786E" w:rsidRDefault="00BD3B81" w:rsidP="00315478">
      <w:pPr>
        <w:pStyle w:val="Bullets"/>
      </w:pPr>
      <w:ins w:id="359" w:author="ANDESTECH\ryjou" w:date="2016-02-26T17:23:00Z">
        <w:r>
          <w:rPr>
            <w:rFonts w:eastAsiaTheme="minorEastAsia" w:hint="eastAsia"/>
          </w:rPr>
          <w:t xml:space="preserve">Support 64-bit </w:t>
        </w:r>
        <w:r>
          <w:t>AMBA</w:t>
        </w:r>
        <w:r w:rsidRPr="0065508C">
          <w:rPr>
            <w:vertAlign w:val="superscript"/>
          </w:rPr>
          <w:t>®</w:t>
        </w:r>
        <w:r>
          <w:rPr>
            <w:rFonts w:eastAsiaTheme="minorEastAsia" w:hint="eastAsia"/>
          </w:rPr>
          <w:t xml:space="preserve"> AHB2</w:t>
        </w:r>
        <w:r>
          <w:t>™</w:t>
        </w:r>
        <w:r>
          <w:rPr>
            <w:rFonts w:eastAsiaTheme="minorEastAsia" w:hint="eastAsia"/>
          </w:rPr>
          <w:t xml:space="preserve"> interface</w:t>
        </w:r>
      </w:ins>
    </w:p>
    <w:p w:rsidR="00182294" w:rsidRPr="0097786E" w:rsidRDefault="00FE14F6" w:rsidP="0097786E">
      <w:pPr>
        <w:pStyle w:val="Bullets"/>
      </w:pPr>
      <w:r w:rsidRPr="0097786E">
        <w:rPr>
          <w:rFonts w:eastAsiaTheme="minorEastAsia"/>
        </w:rPr>
        <w:t>S</w:t>
      </w:r>
      <w:r w:rsidRPr="0097786E">
        <w:rPr>
          <w:rFonts w:eastAsiaTheme="minorEastAsia" w:hint="eastAsia"/>
        </w:rPr>
        <w:t xml:space="preserve">upport the wait </w:t>
      </w:r>
      <w:r w:rsidR="00841BDF" w:rsidRPr="0097786E">
        <w:rPr>
          <w:rFonts w:eastAsiaTheme="minorEastAsia" w:hint="eastAsia"/>
        </w:rPr>
        <w:t>state</w:t>
      </w:r>
      <w:r w:rsidRPr="0097786E">
        <w:rPr>
          <w:rFonts w:eastAsiaTheme="minorEastAsia" w:hint="eastAsia"/>
        </w:rPr>
        <w:t xml:space="preserve"> </w:t>
      </w:r>
      <w:r w:rsidR="005E5C69">
        <w:rPr>
          <w:rFonts w:eastAsiaTheme="minorEastAsia" w:hint="eastAsia"/>
        </w:rPr>
        <w:t xml:space="preserve">for read data </w:t>
      </w:r>
      <w:r w:rsidR="009C4EF0">
        <w:rPr>
          <w:rFonts w:eastAsiaTheme="minorEastAsia" w:hint="eastAsia"/>
        </w:rPr>
        <w:t xml:space="preserve">return </w:t>
      </w:r>
      <w:r w:rsidR="0097786E" w:rsidRPr="0097786E">
        <w:rPr>
          <w:rFonts w:eastAsiaTheme="minorEastAsia" w:hint="eastAsia"/>
        </w:rPr>
        <w:t>w</w:t>
      </w:r>
      <w:r w:rsidR="0097786E" w:rsidRPr="0097786E">
        <w:rPr>
          <w:rFonts w:eastAsia="新細明體" w:hint="eastAsia"/>
        </w:rPr>
        <w:t>hen the LSU send</w:t>
      </w:r>
      <w:r w:rsidR="0017734E">
        <w:rPr>
          <w:rFonts w:eastAsia="新細明體" w:hint="eastAsia"/>
        </w:rPr>
        <w:t>s</w:t>
      </w:r>
      <w:r w:rsidR="0097786E" w:rsidRPr="0097786E">
        <w:rPr>
          <w:rFonts w:eastAsia="新細明體" w:hint="eastAsia"/>
        </w:rPr>
        <w:t xml:space="preserve"> the wait state to BIU, BIU needs to hold the </w:t>
      </w:r>
      <w:r w:rsidR="004A203D">
        <w:rPr>
          <w:rFonts w:eastAsia="新細明體" w:hint="eastAsia"/>
        </w:rPr>
        <w:t xml:space="preserve">read </w:t>
      </w:r>
      <w:r w:rsidR="0097786E" w:rsidRPr="0097786E">
        <w:rPr>
          <w:rFonts w:eastAsia="新細明體" w:hint="eastAsia"/>
        </w:rPr>
        <w:t>data until the wait state is released</w:t>
      </w:r>
      <w:r w:rsidR="00BF3A0F" w:rsidRPr="0097786E">
        <w:rPr>
          <w:rFonts w:eastAsiaTheme="minorEastAsia" w:hint="eastAsia"/>
        </w:rPr>
        <w:t xml:space="preserve"> </w:t>
      </w:r>
    </w:p>
    <w:p w:rsidR="00AB00DB" w:rsidRDefault="00AB00DB" w:rsidP="00AB0BFF">
      <w:pPr>
        <w:pStyle w:val="Bullets"/>
        <w:numPr>
          <w:ilvl w:val="0"/>
          <w:numId w:val="0"/>
        </w:numPr>
      </w:pPr>
    </w:p>
    <w:p w:rsidR="00E557A5" w:rsidRDefault="00E557A5" w:rsidP="00E557A5">
      <w:pPr>
        <w:pStyle w:val="Bullets"/>
        <w:numPr>
          <w:ilvl w:val="0"/>
          <w:numId w:val="0"/>
        </w:numPr>
        <w:snapToGrid/>
        <w:spacing w:line="240" w:lineRule="auto"/>
        <w:ind w:left="480" w:hanging="480"/>
        <w:rPr>
          <w:rFonts w:eastAsiaTheme="minorEastAsia"/>
        </w:rPr>
      </w:pPr>
    </w:p>
    <w:p w:rsidR="00C01206" w:rsidRDefault="00712E32" w:rsidP="00712E32">
      <w:pPr>
        <w:pStyle w:val="21"/>
        <w:pageBreakBefore/>
        <w:spacing w:before="203"/>
        <w:ind w:left="215" w:hanging="215"/>
        <w:rPr>
          <w:rFonts w:eastAsiaTheme="minorEastAsia"/>
        </w:rPr>
      </w:pPr>
      <w:bookmarkStart w:id="360" w:name="_Toc444090102"/>
      <w:r w:rsidRPr="00712E32">
        <w:rPr>
          <w:rFonts w:eastAsiaTheme="minorEastAsia"/>
        </w:rPr>
        <w:lastRenderedPageBreak/>
        <w:t>Block Diagra</w:t>
      </w:r>
      <w:r>
        <w:rPr>
          <w:rFonts w:eastAsiaTheme="minorEastAsia" w:hint="eastAsia"/>
        </w:rPr>
        <w:t>m</w:t>
      </w:r>
      <w:bookmarkEnd w:id="360"/>
    </w:p>
    <w:bookmarkStart w:id="361" w:name="_MON_1514818050"/>
    <w:bookmarkStart w:id="362" w:name="_MON_1514818062"/>
    <w:bookmarkStart w:id="363" w:name="_MON_1514870130"/>
    <w:bookmarkStart w:id="364" w:name="_MON_1514870793"/>
    <w:bookmarkStart w:id="365" w:name="_MON_1514871139"/>
    <w:bookmarkStart w:id="366" w:name="_MON_1514890444"/>
    <w:bookmarkStart w:id="367" w:name="_MON_1514900788"/>
    <w:bookmarkStart w:id="368" w:name="_MON_1415172855"/>
    <w:bookmarkStart w:id="369" w:name="_MON_1515240824"/>
    <w:bookmarkStart w:id="370" w:name="_MON_1515398569"/>
    <w:bookmarkStart w:id="371" w:name="_MON_1515413313"/>
    <w:bookmarkStart w:id="372" w:name="_MON_1515413462"/>
    <w:bookmarkStart w:id="373" w:name="_MON_1515413482"/>
    <w:bookmarkStart w:id="374" w:name="_MON_1515414642"/>
    <w:bookmarkStart w:id="375" w:name="_MON_1515414656"/>
    <w:bookmarkStart w:id="376" w:name="_MON_1515414672"/>
    <w:bookmarkStart w:id="377" w:name="_MON_1514817364"/>
    <w:bookmarkStart w:id="378" w:name="_MON_1515592748"/>
    <w:bookmarkStart w:id="379" w:name="_MON_1515592777"/>
    <w:bookmarkStart w:id="380" w:name="_MON_1514817687"/>
    <w:bookmarkStart w:id="381" w:name="_MON_1514817714"/>
    <w:bookmarkStart w:id="382" w:name="_MON_1514817849"/>
    <w:bookmarkStart w:id="383" w:name="_MON_1514817864"/>
    <w:bookmarkStart w:id="384" w:name="_MON_1514818035"/>
    <w:bookmarkStart w:id="385" w:name="_Ref378090466"/>
    <w:bookmarkStart w:id="386" w:name="_Toc378093275"/>
    <w:bookmarkStart w:id="387" w:name="_Toc40838935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Start w:id="388" w:name="_MON_1514818042"/>
    <w:bookmarkEnd w:id="388"/>
    <w:p w:rsidR="00315478" w:rsidRDefault="00E4272B" w:rsidP="00712E32">
      <w:pPr>
        <w:pStyle w:val="ae"/>
        <w:jc w:val="center"/>
      </w:pPr>
      <w:r>
        <w:object w:dxaOrig="10620" w:dyaOrig="6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9pt;height:321.4pt" o:ole="">
            <v:imagedata r:id="rId15" o:title=""/>
          </v:shape>
          <o:OLEObject Type="Embed" ProgID="Word.Picture.8" ShapeID="_x0000_i1025" DrawAspect="Content" ObjectID="_1543149608" r:id="rId16"/>
        </w:object>
      </w:r>
    </w:p>
    <w:p w:rsidR="00712E32" w:rsidRDefault="00712E32" w:rsidP="00712E32">
      <w:pPr>
        <w:pStyle w:val="ae"/>
        <w:jc w:val="center"/>
        <w:rPr>
          <w:rFonts w:eastAsia="新細明體"/>
        </w:rPr>
      </w:pPr>
      <w:bookmarkStart w:id="389" w:name="_Toc445889132"/>
      <w:r>
        <w:t xml:space="preserve">Figure </w:t>
      </w:r>
      <w:r w:rsidR="00E85432">
        <w:fldChar w:fldCharType="begin"/>
      </w:r>
      <w:r w:rsidR="00E85432">
        <w:instrText xml:space="preserve"> SEQ Figure \* ARABIC </w:instrText>
      </w:r>
      <w:r w:rsidR="00E85432">
        <w:fldChar w:fldCharType="separate"/>
      </w:r>
      <w:r w:rsidR="00D87DE0">
        <w:rPr>
          <w:noProof/>
        </w:rPr>
        <w:t>1</w:t>
      </w:r>
      <w:r w:rsidR="00E85432">
        <w:rPr>
          <w:noProof/>
        </w:rPr>
        <w:fldChar w:fldCharType="end"/>
      </w:r>
      <w:bookmarkEnd w:id="385"/>
      <w:r>
        <w:rPr>
          <w:rFonts w:eastAsia="新細明體" w:hint="eastAsia"/>
        </w:rPr>
        <w:t>. Block Diagram</w:t>
      </w:r>
      <w:bookmarkEnd w:id="386"/>
      <w:bookmarkEnd w:id="387"/>
      <w:bookmarkEnd w:id="389"/>
    </w:p>
    <w:p w:rsidR="00712E32" w:rsidRDefault="00712E32" w:rsidP="00712E32">
      <w:pPr>
        <w:pStyle w:val="21"/>
        <w:spacing w:before="203"/>
        <w:rPr>
          <w:rFonts w:eastAsiaTheme="minorEastAsia"/>
        </w:rPr>
      </w:pPr>
      <w:bookmarkStart w:id="390" w:name="_Toc444090103"/>
      <w:r>
        <w:rPr>
          <w:rFonts w:eastAsiaTheme="minorEastAsia" w:hint="eastAsia"/>
        </w:rPr>
        <w:t>Function Description</w:t>
      </w:r>
      <w:bookmarkEnd w:id="390"/>
    </w:p>
    <w:p w:rsidR="000D6440" w:rsidRDefault="000D6440" w:rsidP="000D6440">
      <w:pPr>
        <w:pStyle w:val="31"/>
        <w:spacing w:before="203"/>
        <w:rPr>
          <w:rFonts w:eastAsia="新細明體"/>
        </w:rPr>
      </w:pPr>
      <w:bookmarkStart w:id="391" w:name="_Toc444090104"/>
      <w:r>
        <w:rPr>
          <w:rFonts w:eastAsia="新細明體" w:hint="eastAsia"/>
        </w:rPr>
        <w:t>BIU PATH</w:t>
      </w:r>
      <w:bookmarkEnd w:id="391"/>
    </w:p>
    <w:p w:rsidR="00B257FF" w:rsidRDefault="000D6440" w:rsidP="000D6440">
      <w:pPr>
        <w:rPr>
          <w:rFonts w:eastAsiaTheme="minorEastAsia"/>
        </w:rPr>
      </w:pPr>
      <w:r>
        <w:rPr>
          <w:rFonts w:eastAsiaTheme="minorEastAsia" w:hint="eastAsia"/>
        </w:rPr>
        <w:t xml:space="preserve">Allocate the </w:t>
      </w:r>
      <w:r w:rsidR="00D711C9">
        <w:rPr>
          <w:rFonts w:eastAsiaTheme="minorEastAsia" w:hint="eastAsia"/>
        </w:rPr>
        <w:t>priority of request</w:t>
      </w:r>
      <w:r w:rsidR="004A07F1">
        <w:rPr>
          <w:rFonts w:eastAsiaTheme="minorEastAsia" w:hint="eastAsia"/>
        </w:rPr>
        <w:t>s for read and write command</w:t>
      </w:r>
      <w:r w:rsidR="00B257FF">
        <w:rPr>
          <w:rFonts w:eastAsiaTheme="minorEastAsia" w:hint="eastAsia"/>
        </w:rPr>
        <w:t>.</w:t>
      </w:r>
      <w:r w:rsidR="00C5752C">
        <w:rPr>
          <w:rFonts w:eastAsiaTheme="minorEastAsia" w:hint="eastAsia"/>
        </w:rPr>
        <w:t xml:space="preserve"> </w:t>
      </w:r>
    </w:p>
    <w:p w:rsidR="000D6440" w:rsidRPr="00511B3E" w:rsidRDefault="00B257FF" w:rsidP="000D6440">
      <w:pPr>
        <w:rPr>
          <w:rFonts w:eastAsiaTheme="minorEastAsia"/>
        </w:rPr>
      </w:pPr>
      <w:r>
        <w:rPr>
          <w:rFonts w:eastAsiaTheme="minorEastAsia" w:hint="eastAsia"/>
        </w:rPr>
        <w:t>S</w:t>
      </w:r>
      <w:r w:rsidR="00C5752C">
        <w:rPr>
          <w:rFonts w:eastAsiaTheme="minorEastAsia" w:hint="eastAsia"/>
        </w:rPr>
        <w:t xml:space="preserve">ends or receives the command </w:t>
      </w:r>
      <w:r w:rsidR="00840253">
        <w:rPr>
          <w:rFonts w:eastAsiaTheme="minorEastAsia" w:hint="eastAsia"/>
        </w:rPr>
        <w:t>or</w:t>
      </w:r>
      <w:r w:rsidR="00C5752C">
        <w:rPr>
          <w:rFonts w:eastAsiaTheme="minorEastAsia" w:hint="eastAsia"/>
        </w:rPr>
        <w:t xml:space="preserve"> data from/to BIU_SYNC</w:t>
      </w:r>
      <w:r w:rsidR="00727B75">
        <w:rPr>
          <w:rFonts w:eastAsiaTheme="minorEastAsia" w:hint="eastAsia"/>
        </w:rPr>
        <w:t>.</w:t>
      </w:r>
      <w:r w:rsidR="00320BB6">
        <w:rPr>
          <w:rFonts w:eastAsiaTheme="minorEastAsia" w:hint="eastAsia"/>
        </w:rPr>
        <w:t xml:space="preserve">  </w:t>
      </w:r>
    </w:p>
    <w:p w:rsidR="000D6440" w:rsidRDefault="000D6440" w:rsidP="000D6440">
      <w:pPr>
        <w:pStyle w:val="31"/>
        <w:spacing w:before="203"/>
        <w:rPr>
          <w:rFonts w:eastAsia="新細明體"/>
        </w:rPr>
      </w:pPr>
      <w:bookmarkStart w:id="392" w:name="_Toc444090105"/>
      <w:r>
        <w:rPr>
          <w:rFonts w:eastAsia="新細明體" w:hint="eastAsia"/>
        </w:rPr>
        <w:t>BIU SYNC</w:t>
      </w:r>
      <w:bookmarkEnd w:id="392"/>
    </w:p>
    <w:p w:rsidR="000D6440" w:rsidRPr="000D6440" w:rsidRDefault="000D6440" w:rsidP="000D6440">
      <w:pPr>
        <w:rPr>
          <w:rFonts w:eastAsiaTheme="minorEastAsia"/>
        </w:rPr>
      </w:pPr>
      <w:r>
        <w:rPr>
          <w:rFonts w:eastAsiaTheme="minorEastAsia" w:hint="eastAsia"/>
        </w:rPr>
        <w:t>Synchronize the command</w:t>
      </w:r>
      <w:r w:rsidR="00320BB6">
        <w:rPr>
          <w:rFonts w:eastAsiaTheme="minorEastAsia" w:hint="eastAsia"/>
        </w:rPr>
        <w:t xml:space="preserve"> and </w:t>
      </w:r>
      <w:r>
        <w:rPr>
          <w:rFonts w:eastAsiaTheme="minorEastAsia" w:hint="eastAsia"/>
        </w:rPr>
        <w:t>data between core clock domain and bus clock domain.</w:t>
      </w:r>
    </w:p>
    <w:p w:rsidR="0033283C" w:rsidRDefault="00764DA4" w:rsidP="0033283C">
      <w:pPr>
        <w:pStyle w:val="31"/>
        <w:spacing w:before="203"/>
        <w:rPr>
          <w:rFonts w:eastAsia="新細明體"/>
        </w:rPr>
      </w:pPr>
      <w:bookmarkStart w:id="393" w:name="_Toc444090106"/>
      <w:r>
        <w:rPr>
          <w:rFonts w:eastAsia="新細明體" w:hint="eastAsia"/>
        </w:rPr>
        <w:t>BUS Wrapper</w:t>
      </w:r>
      <w:bookmarkEnd w:id="393"/>
    </w:p>
    <w:p w:rsidR="00764DA4" w:rsidRPr="00343BA8" w:rsidRDefault="0068535E" w:rsidP="00764DA4">
      <w:pPr>
        <w:rPr>
          <w:rFonts w:eastAsia="新細明體"/>
        </w:rPr>
      </w:pPr>
      <w:r>
        <w:rPr>
          <w:rFonts w:eastAsia="新細明體" w:hint="eastAsia"/>
        </w:rPr>
        <w:t>Transfer</w:t>
      </w:r>
      <w:r w:rsidR="00764DA4">
        <w:rPr>
          <w:rFonts w:eastAsia="新細明體" w:hint="eastAsia"/>
        </w:rPr>
        <w:t xml:space="preserve"> the </w:t>
      </w:r>
      <w:r w:rsidR="009E1007">
        <w:rPr>
          <w:rFonts w:eastAsia="新細明體" w:hint="eastAsia"/>
        </w:rPr>
        <w:t>data</w:t>
      </w:r>
      <w:r w:rsidR="00764DA4">
        <w:rPr>
          <w:rFonts w:eastAsia="新細明體" w:hint="eastAsia"/>
        </w:rPr>
        <w:t xml:space="preserve"> from/to the </w:t>
      </w:r>
      <w:r w:rsidR="00674876">
        <w:rPr>
          <w:rFonts w:eastAsia="新細明體" w:hint="eastAsia"/>
        </w:rPr>
        <w:t>bus</w:t>
      </w:r>
      <w:r w:rsidR="00E155FD">
        <w:rPr>
          <w:rFonts w:eastAsia="新細明體" w:hint="eastAsia"/>
        </w:rPr>
        <w:t>.</w:t>
      </w:r>
    </w:p>
    <w:p w:rsidR="00435F96" w:rsidRDefault="00712E32" w:rsidP="00E15DD0">
      <w:pPr>
        <w:pStyle w:val="1"/>
        <w:pageBreakBefore/>
        <w:tabs>
          <w:tab w:val="num" w:pos="480"/>
        </w:tabs>
        <w:spacing w:before="406" w:after="203"/>
        <w:ind w:left="0"/>
        <w:rPr>
          <w:rFonts w:eastAsia="新細明體"/>
        </w:rPr>
      </w:pPr>
      <w:bookmarkStart w:id="394" w:name="_Toc444090107"/>
      <w:r w:rsidRPr="00712E32">
        <w:rPr>
          <w:rFonts w:eastAsia="新細明體"/>
        </w:rPr>
        <w:lastRenderedPageBreak/>
        <w:t>Signal Description</w:t>
      </w:r>
      <w:bookmarkEnd w:id="394"/>
    </w:p>
    <w:p w:rsidR="0094133D" w:rsidRDefault="0094133D" w:rsidP="00212FDC">
      <w:pPr>
        <w:pStyle w:val="21"/>
        <w:spacing w:before="203"/>
        <w:rPr>
          <w:rFonts w:eastAsiaTheme="minorEastAsia"/>
        </w:rPr>
      </w:pPr>
      <w:bookmarkStart w:id="395" w:name="_Toc444090108"/>
      <w:r>
        <w:rPr>
          <w:rFonts w:eastAsiaTheme="minorEastAsia" w:hint="eastAsia"/>
        </w:rPr>
        <w:t xml:space="preserve">Signal </w:t>
      </w:r>
      <w:r w:rsidR="00A15931">
        <w:rPr>
          <w:rFonts w:eastAsiaTheme="minorEastAsia" w:hint="eastAsia"/>
        </w:rPr>
        <w:t>D</w:t>
      </w:r>
      <w:r>
        <w:rPr>
          <w:rFonts w:eastAsiaTheme="minorEastAsia" w:hint="eastAsia"/>
        </w:rPr>
        <w:t>efinition</w:t>
      </w:r>
      <w:bookmarkEnd w:id="395"/>
    </w:p>
    <w:p w:rsidR="008F5B47" w:rsidRPr="008F5B47" w:rsidRDefault="008F5B47" w:rsidP="008F5B47">
      <w:pPr>
        <w:rPr>
          <w:rFonts w:eastAsiaTheme="minorEastAsia"/>
        </w:rPr>
      </w:pPr>
      <w:r>
        <w:rPr>
          <w:rFonts w:eastAsiaTheme="minorEastAsia" w:hint="eastAsia"/>
        </w:rPr>
        <w:t xml:space="preserve">The </w:t>
      </w:r>
      <w:r w:rsidR="00DB7212">
        <w:rPr>
          <w:rFonts w:eastAsiaTheme="minorEastAsia" w:hint="eastAsia"/>
        </w:rPr>
        <w:t xml:space="preserve">rule of </w:t>
      </w:r>
      <w:r>
        <w:rPr>
          <w:rFonts w:eastAsiaTheme="minorEastAsia" w:hint="eastAsia"/>
        </w:rPr>
        <w:t>acknowledge signal definition is as following descriptions:</w:t>
      </w:r>
    </w:p>
    <w:p w:rsidR="00314A59" w:rsidRDefault="00314A59" w:rsidP="00314A59">
      <w:pPr>
        <w:ind w:firstLine="482"/>
        <w:rPr>
          <w:rFonts w:eastAsiaTheme="minorEastAsia"/>
        </w:rPr>
      </w:pPr>
      <w:r>
        <w:rPr>
          <w:rFonts w:eastAsiaTheme="minorEastAsia" w:hint="eastAsia"/>
        </w:rPr>
        <w:t>xxx</w:t>
      </w:r>
      <w:r>
        <w:rPr>
          <w:rFonts w:eastAsiaTheme="minorEastAsia"/>
        </w:rPr>
        <w:t>_</w:t>
      </w:r>
      <w:r>
        <w:rPr>
          <w:rFonts w:eastAsiaTheme="minorEastAsia" w:hint="eastAsia"/>
        </w:rPr>
        <w:t>yyy_read_ack (read data phase ack)</w:t>
      </w:r>
    </w:p>
    <w:p w:rsidR="00314A59" w:rsidRDefault="00314A59" w:rsidP="00314A59">
      <w:pPr>
        <w:ind w:firstLine="482"/>
        <w:rPr>
          <w:rFonts w:eastAsiaTheme="minorEastAsia"/>
        </w:rPr>
      </w:pPr>
      <w:r>
        <w:rPr>
          <w:rFonts w:eastAsiaTheme="minorEastAsia" w:hint="eastAsia"/>
        </w:rPr>
        <w:t>xxx</w:t>
      </w:r>
      <w:r>
        <w:rPr>
          <w:rFonts w:eastAsiaTheme="minorEastAsia"/>
        </w:rPr>
        <w:t>_</w:t>
      </w:r>
      <w:r>
        <w:rPr>
          <w:rFonts w:eastAsiaTheme="minorEastAsia" w:hint="eastAsia"/>
        </w:rPr>
        <w:t>yyy_write_ack (write data phase ack)</w:t>
      </w:r>
    </w:p>
    <w:p w:rsidR="00314A59" w:rsidRDefault="00314A59" w:rsidP="00314A59">
      <w:pPr>
        <w:ind w:firstLine="482"/>
        <w:rPr>
          <w:rFonts w:eastAsiaTheme="minorEastAsia"/>
        </w:rPr>
      </w:pPr>
      <w:r>
        <w:rPr>
          <w:rFonts w:eastAsiaTheme="minorEastAsia" w:hint="eastAsia"/>
        </w:rPr>
        <w:t>xxx</w:t>
      </w:r>
      <w:r>
        <w:rPr>
          <w:rFonts w:eastAsiaTheme="minorEastAsia"/>
        </w:rPr>
        <w:t>_</w:t>
      </w:r>
      <w:r>
        <w:rPr>
          <w:rFonts w:eastAsiaTheme="minorEastAsia" w:hint="eastAsia"/>
        </w:rPr>
        <w:t>yyy_accept_write_ack (</w:t>
      </w:r>
      <w:r w:rsidR="001F0940">
        <w:rPr>
          <w:rFonts w:eastAsiaTheme="minorEastAsia" w:hint="eastAsia"/>
        </w:rPr>
        <w:t xml:space="preserve">accept </w:t>
      </w:r>
      <w:r>
        <w:rPr>
          <w:rFonts w:eastAsiaTheme="minorEastAsia" w:hint="eastAsia"/>
        </w:rPr>
        <w:t xml:space="preserve">write </w:t>
      </w:r>
      <w:r w:rsidR="001F0940">
        <w:rPr>
          <w:rFonts w:eastAsiaTheme="minorEastAsia" w:hint="eastAsia"/>
        </w:rPr>
        <w:t>data</w:t>
      </w:r>
      <w:r>
        <w:rPr>
          <w:rFonts w:eastAsiaTheme="minorEastAsia" w:hint="eastAsia"/>
        </w:rPr>
        <w:t xml:space="preserve"> ack)</w:t>
      </w:r>
    </w:p>
    <w:p w:rsidR="00314A59" w:rsidRPr="00A66EED" w:rsidRDefault="00314A59" w:rsidP="00314A59">
      <w:pPr>
        <w:rPr>
          <w:rFonts w:eastAsiaTheme="minorEastAsia"/>
        </w:rPr>
      </w:pPr>
      <w:r>
        <w:rPr>
          <w:rFonts w:eastAsiaTheme="minorEastAsia" w:hint="eastAsia"/>
        </w:rPr>
        <w:t>xxx: source, yyy: destination</w:t>
      </w:r>
    </w:p>
    <w:p w:rsidR="00314A59" w:rsidRPr="00314A59" w:rsidRDefault="00314A59" w:rsidP="00314A59">
      <w:pPr>
        <w:rPr>
          <w:rFonts w:eastAsiaTheme="minorEastAsia"/>
        </w:rPr>
      </w:pPr>
    </w:p>
    <w:p w:rsidR="00C124EB" w:rsidRPr="009721DA" w:rsidRDefault="00C124EB" w:rsidP="00C124EB">
      <w:pPr>
        <w:pStyle w:val="Bullets"/>
        <w:numPr>
          <w:ilvl w:val="0"/>
          <w:numId w:val="0"/>
        </w:numPr>
        <w:rPr>
          <w:rFonts w:eastAsiaTheme="minorEastAsia"/>
        </w:rPr>
      </w:pPr>
      <w:bookmarkStart w:id="396" w:name="_Ref421020516"/>
      <w:bookmarkStart w:id="397" w:name="_Toc423090158"/>
      <w:bookmarkStart w:id="398" w:name="_Toc437436320"/>
      <w:bookmarkStart w:id="399" w:name="_Toc442173792"/>
      <w:r>
        <w:t xml:space="preserve">Table </w:t>
      </w:r>
      <w:r w:rsidR="00E85432">
        <w:fldChar w:fldCharType="begin"/>
      </w:r>
      <w:r w:rsidR="00E85432">
        <w:instrText xml:space="preserve"> SEQ Table \* ARABIC </w:instrText>
      </w:r>
      <w:r w:rsidR="00E85432">
        <w:fldChar w:fldCharType="separate"/>
      </w:r>
      <w:r w:rsidR="00581594">
        <w:rPr>
          <w:noProof/>
        </w:rPr>
        <w:t>1</w:t>
      </w:r>
      <w:r w:rsidR="00E85432">
        <w:rPr>
          <w:noProof/>
        </w:rPr>
        <w:fldChar w:fldCharType="end"/>
      </w:r>
      <w:bookmarkEnd w:id="396"/>
      <w:r w:rsidRPr="00BA17B9">
        <w:rPr>
          <w:rFonts w:hint="eastAsia"/>
        </w:rPr>
        <w:t xml:space="preserve">. </w:t>
      </w:r>
      <w:bookmarkEnd w:id="397"/>
      <w:r w:rsidRPr="002E15F3">
        <w:rPr>
          <w:rFonts w:eastAsia="新細明體"/>
        </w:rPr>
        <w:t>Signal Definition</w:t>
      </w:r>
      <w:bookmarkEnd w:id="398"/>
      <w:bookmarkEnd w:id="399"/>
    </w:p>
    <w:tbl>
      <w:tblPr>
        <w:tblW w:w="10342" w:type="dxa"/>
        <w:tblInd w:w="142" w:type="dxa"/>
        <w:tblBorders>
          <w:top w:val="single" w:sz="4" w:space="0" w:color="0000FF"/>
          <w:bottom w:val="single" w:sz="4" w:space="0" w:color="0000FF"/>
          <w:insideH w:val="single" w:sz="4" w:space="0" w:color="0000FF"/>
        </w:tblBorders>
        <w:shd w:val="clear" w:color="auto" w:fill="FFFFFF"/>
        <w:tblLayout w:type="fixed"/>
        <w:tblCellMar>
          <w:left w:w="170" w:type="dxa"/>
          <w:right w:w="0" w:type="dxa"/>
        </w:tblCellMar>
        <w:tblLook w:val="0000" w:firstRow="0" w:lastRow="0" w:firstColumn="0" w:lastColumn="0" w:noHBand="0" w:noVBand="0"/>
      </w:tblPr>
      <w:tblGrid>
        <w:gridCol w:w="2863"/>
        <w:gridCol w:w="1106"/>
        <w:gridCol w:w="6373"/>
      </w:tblGrid>
      <w:tr w:rsidR="00226EED" w:rsidRPr="00712E32" w:rsidTr="00322671">
        <w:trPr>
          <w:cantSplit/>
          <w:tblHeader/>
        </w:trPr>
        <w:tc>
          <w:tcPr>
            <w:tcW w:w="2863" w:type="dxa"/>
            <w:tcBorders>
              <w:top w:val="single" w:sz="12" w:space="0" w:color="0000FF"/>
              <w:bottom w:val="single" w:sz="12" w:space="0" w:color="0000FF"/>
            </w:tcBorders>
            <w:shd w:val="clear" w:color="auto" w:fill="E5EAFF"/>
            <w:vAlign w:val="center"/>
          </w:tcPr>
          <w:p w:rsidR="00226EED" w:rsidRPr="00712E32" w:rsidRDefault="00226EED" w:rsidP="004258AE">
            <w:pPr>
              <w:adjustRightInd w:val="0"/>
              <w:snapToGrid/>
              <w:spacing w:before="120" w:after="120" w:line="0" w:lineRule="atLeast"/>
              <w:textAlignment w:val="baseline"/>
              <w:rPr>
                <w:rFonts w:eastAsia="Candara" w:cs="Candara"/>
                <w:b/>
                <w:color w:val="000000"/>
                <w:sz w:val="20"/>
                <w:szCs w:val="24"/>
              </w:rPr>
            </w:pPr>
            <w:r w:rsidRPr="00712E32">
              <w:rPr>
                <w:rFonts w:eastAsia="新細明體" w:cs="Candara"/>
                <w:b/>
                <w:color w:val="000000"/>
                <w:sz w:val="20"/>
                <w:szCs w:val="24"/>
              </w:rPr>
              <w:t xml:space="preserve">Signal </w:t>
            </w:r>
            <w:r w:rsidRPr="00712E32">
              <w:rPr>
                <w:rFonts w:eastAsia="Candara" w:cs="Candara"/>
                <w:b/>
                <w:color w:val="000000"/>
                <w:sz w:val="20"/>
                <w:szCs w:val="24"/>
              </w:rPr>
              <w:t>Name</w:t>
            </w:r>
          </w:p>
        </w:tc>
        <w:tc>
          <w:tcPr>
            <w:tcW w:w="1106" w:type="dxa"/>
            <w:tcBorders>
              <w:top w:val="single" w:sz="12" w:space="0" w:color="0000FF"/>
              <w:bottom w:val="single" w:sz="12" w:space="0" w:color="0000FF"/>
            </w:tcBorders>
            <w:shd w:val="clear" w:color="auto" w:fill="E5EAFF"/>
            <w:vAlign w:val="center"/>
          </w:tcPr>
          <w:p w:rsidR="00226EED" w:rsidRPr="00712E32" w:rsidRDefault="00226EED" w:rsidP="00010316">
            <w:pPr>
              <w:adjustRightInd w:val="0"/>
              <w:snapToGrid/>
              <w:spacing w:before="120" w:after="120" w:line="0" w:lineRule="atLeast"/>
              <w:jc w:val="center"/>
              <w:textAlignment w:val="baseline"/>
              <w:rPr>
                <w:rFonts w:eastAsia="Candara" w:cs="Candara"/>
                <w:b/>
                <w:color w:val="000000"/>
                <w:sz w:val="20"/>
                <w:szCs w:val="24"/>
              </w:rPr>
            </w:pPr>
            <w:r w:rsidRPr="00712E32">
              <w:rPr>
                <w:rFonts w:eastAsia="新細明體" w:cs="Candara"/>
                <w:b/>
                <w:color w:val="000000"/>
                <w:sz w:val="20"/>
                <w:szCs w:val="24"/>
              </w:rPr>
              <w:t xml:space="preserve">I/O </w:t>
            </w:r>
            <w:r w:rsidRPr="00712E32">
              <w:rPr>
                <w:rFonts w:eastAsia="Candara" w:cs="Candara"/>
                <w:b/>
                <w:color w:val="000000"/>
                <w:sz w:val="20"/>
                <w:szCs w:val="24"/>
              </w:rPr>
              <w:t>Type</w:t>
            </w:r>
          </w:p>
        </w:tc>
        <w:tc>
          <w:tcPr>
            <w:tcW w:w="6373" w:type="dxa"/>
            <w:tcBorders>
              <w:top w:val="single" w:sz="12" w:space="0" w:color="0000FF"/>
              <w:bottom w:val="single" w:sz="12" w:space="0" w:color="0000FF"/>
            </w:tcBorders>
            <w:shd w:val="clear" w:color="auto" w:fill="E5EAFF"/>
            <w:vAlign w:val="center"/>
          </w:tcPr>
          <w:p w:rsidR="00226EED" w:rsidRPr="00712E32" w:rsidRDefault="00226EED" w:rsidP="00010316">
            <w:pPr>
              <w:adjustRightInd w:val="0"/>
              <w:snapToGrid/>
              <w:spacing w:before="120" w:after="120" w:line="0" w:lineRule="atLeast"/>
              <w:textAlignment w:val="baseline"/>
              <w:rPr>
                <w:rFonts w:eastAsia="Candara" w:cs="Candara"/>
                <w:b/>
                <w:color w:val="000000"/>
                <w:sz w:val="20"/>
                <w:szCs w:val="24"/>
              </w:rPr>
            </w:pPr>
            <w:r w:rsidRPr="00712E32">
              <w:rPr>
                <w:rFonts w:eastAsia="Candara" w:cs="Candara"/>
                <w:b/>
                <w:color w:val="000000"/>
                <w:sz w:val="20"/>
                <w:szCs w:val="24"/>
              </w:rPr>
              <w:t>Description</w:t>
            </w:r>
          </w:p>
        </w:tc>
      </w:tr>
      <w:tr w:rsidR="00322671" w:rsidRPr="00712E32" w:rsidTr="00322671">
        <w:trPr>
          <w:cantSplit/>
        </w:trPr>
        <w:tc>
          <w:tcPr>
            <w:tcW w:w="2863" w:type="dxa"/>
            <w:tcBorders>
              <w:top w:val="single" w:sz="12" w:space="0" w:color="0000FF"/>
            </w:tcBorders>
            <w:shd w:val="clear" w:color="auto" w:fill="FFFFFF"/>
            <w:vAlign w:val="center"/>
          </w:tcPr>
          <w:p w:rsidR="00322671" w:rsidRDefault="00425C54" w:rsidP="00425C54">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b/>
                <w:color w:val="000000"/>
                <w:sz w:val="20"/>
                <w:szCs w:val="24"/>
              </w:rPr>
              <w:t>FCU</w:t>
            </w:r>
            <w:r w:rsidR="00322671">
              <w:rPr>
                <w:rFonts w:eastAsia="新細明體" w:cs="Candara" w:hint="eastAsia"/>
                <w:b/>
                <w:color w:val="000000"/>
                <w:sz w:val="20"/>
                <w:szCs w:val="24"/>
              </w:rPr>
              <w:t xml:space="preserve"> </w:t>
            </w:r>
            <w:r w:rsidR="00322671" w:rsidRPr="00712E32">
              <w:rPr>
                <w:rFonts w:eastAsia="新細明體" w:cs="Candara"/>
                <w:b/>
                <w:color w:val="000000"/>
                <w:sz w:val="20"/>
                <w:szCs w:val="24"/>
              </w:rPr>
              <w:t>signals</w:t>
            </w:r>
            <w:r w:rsidR="000A1B18">
              <w:rPr>
                <w:rFonts w:eastAsia="新細明體" w:cs="Candara" w:hint="eastAsia"/>
                <w:b/>
                <w:color w:val="000000"/>
                <w:sz w:val="20"/>
                <w:szCs w:val="24"/>
              </w:rPr>
              <w:t xml:space="preserve"> </w:t>
            </w:r>
          </w:p>
        </w:tc>
        <w:tc>
          <w:tcPr>
            <w:tcW w:w="1106" w:type="dxa"/>
            <w:tcBorders>
              <w:top w:val="single" w:sz="12" w:space="0" w:color="0000FF"/>
            </w:tcBorders>
            <w:shd w:val="clear" w:color="auto" w:fill="FFFFFF"/>
            <w:vAlign w:val="center"/>
          </w:tcPr>
          <w:p w:rsidR="00322671" w:rsidRDefault="00322671" w:rsidP="00010316">
            <w:pPr>
              <w:adjustRightInd w:val="0"/>
              <w:snapToGrid/>
              <w:spacing w:before="120" w:after="120" w:line="0" w:lineRule="atLeast"/>
              <w:jc w:val="center"/>
              <w:textAlignment w:val="baseline"/>
              <w:rPr>
                <w:rFonts w:eastAsia="新細明體" w:cs="Candara"/>
                <w:color w:val="000000"/>
                <w:sz w:val="20"/>
                <w:szCs w:val="24"/>
              </w:rPr>
            </w:pPr>
          </w:p>
        </w:tc>
        <w:tc>
          <w:tcPr>
            <w:tcW w:w="6373" w:type="dxa"/>
            <w:tcBorders>
              <w:top w:val="single" w:sz="12" w:space="0" w:color="0000FF"/>
            </w:tcBorders>
            <w:shd w:val="clear" w:color="auto" w:fill="FFFFFF"/>
            <w:vAlign w:val="center"/>
          </w:tcPr>
          <w:p w:rsidR="00322671" w:rsidRDefault="00322671" w:rsidP="00010316">
            <w:pPr>
              <w:adjustRightInd w:val="0"/>
              <w:snapToGrid/>
              <w:spacing w:before="120" w:after="120" w:line="0" w:lineRule="atLeast"/>
              <w:textAlignment w:val="baseline"/>
              <w:rPr>
                <w:rFonts w:eastAsia="新細明體" w:cs="Candara"/>
                <w:color w:val="000000"/>
                <w:sz w:val="20"/>
                <w:szCs w:val="24"/>
              </w:rPr>
            </w:pPr>
          </w:p>
        </w:tc>
      </w:tr>
      <w:tr w:rsidR="00322671" w:rsidRPr="00712E32" w:rsidTr="00322671">
        <w:trPr>
          <w:cantSplit/>
        </w:trPr>
        <w:tc>
          <w:tcPr>
            <w:tcW w:w="2863" w:type="dxa"/>
            <w:tcBorders>
              <w:top w:val="single" w:sz="12" w:space="0" w:color="0000FF"/>
            </w:tcBorders>
            <w:shd w:val="clear" w:color="auto" w:fill="FFFFFF"/>
            <w:vAlign w:val="center"/>
          </w:tcPr>
          <w:p w:rsidR="00322671" w:rsidRPr="00712E32" w:rsidRDefault="00425C54" w:rsidP="00CE553B">
            <w:pPr>
              <w:adjustRightInd w:val="0"/>
              <w:snapToGrid/>
              <w:spacing w:before="120" w:after="120" w:line="0" w:lineRule="atLeast"/>
              <w:textAlignment w:val="baseline"/>
              <w:rPr>
                <w:rFonts w:eastAsia="新細明體" w:cs="Candara"/>
                <w:color w:val="000000"/>
                <w:sz w:val="20"/>
                <w:szCs w:val="24"/>
              </w:rPr>
            </w:pPr>
            <w:r w:rsidRPr="00425C54">
              <w:rPr>
                <w:rFonts w:eastAsiaTheme="minorEastAsia"/>
                <w:sz w:val="20"/>
                <w:szCs w:val="20"/>
              </w:rPr>
              <w:t>fcu_biu_addr</w:t>
            </w:r>
            <w:r w:rsidR="00CE553B">
              <w:rPr>
                <w:rFonts w:eastAsiaTheme="minorEastAsia" w:hint="eastAsia"/>
                <w:sz w:val="20"/>
                <w:szCs w:val="20"/>
              </w:rPr>
              <w:t>[</w:t>
            </w:r>
            <w:r w:rsidR="001F0940">
              <w:rPr>
                <w:rFonts w:eastAsiaTheme="minorEastAsia"/>
                <w:sz w:val="20"/>
                <w:szCs w:val="20"/>
              </w:rPr>
              <w:t>`NDS_ADDR_MSB:</w:t>
            </w:r>
            <w:r w:rsidR="001F0940">
              <w:rPr>
                <w:rFonts w:eastAsiaTheme="minorEastAsia" w:hint="eastAsia"/>
                <w:sz w:val="20"/>
                <w:szCs w:val="20"/>
              </w:rPr>
              <w:t>0</w:t>
            </w:r>
            <w:r w:rsidR="00CE553B">
              <w:rPr>
                <w:rFonts w:eastAsiaTheme="minorEastAsia" w:hint="eastAsia"/>
                <w:sz w:val="20"/>
                <w:szCs w:val="20"/>
              </w:rPr>
              <w:t>]</w:t>
            </w:r>
          </w:p>
        </w:tc>
        <w:tc>
          <w:tcPr>
            <w:tcW w:w="1106" w:type="dxa"/>
            <w:tcBorders>
              <w:top w:val="single" w:sz="12" w:space="0" w:color="0000FF"/>
            </w:tcBorders>
            <w:shd w:val="clear" w:color="auto" w:fill="FFFFFF"/>
            <w:vAlign w:val="center"/>
          </w:tcPr>
          <w:p w:rsidR="00322671" w:rsidRPr="00712E32" w:rsidRDefault="00322671" w:rsidP="004258AE">
            <w:pPr>
              <w:adjustRightInd w:val="0"/>
              <w:snapToGrid/>
              <w:spacing w:before="120" w:after="120" w:line="0" w:lineRule="atLeast"/>
              <w:jc w:val="center"/>
              <w:textAlignment w:val="baseline"/>
              <w:rPr>
                <w:rFonts w:eastAsia="新細明體" w:cs="Candara"/>
                <w:color w:val="000000"/>
                <w:sz w:val="20"/>
                <w:szCs w:val="24"/>
              </w:rPr>
            </w:pPr>
            <w:r>
              <w:rPr>
                <w:rFonts w:eastAsia="新細明體" w:cs="Candara" w:hint="eastAsia"/>
                <w:color w:val="000000"/>
                <w:sz w:val="20"/>
                <w:szCs w:val="24"/>
              </w:rPr>
              <w:t>I</w:t>
            </w:r>
          </w:p>
        </w:tc>
        <w:tc>
          <w:tcPr>
            <w:tcW w:w="6373" w:type="dxa"/>
            <w:tcBorders>
              <w:top w:val="single" w:sz="12" w:space="0" w:color="0000FF"/>
            </w:tcBorders>
            <w:shd w:val="clear" w:color="auto" w:fill="FFFFFF"/>
            <w:vAlign w:val="center"/>
          </w:tcPr>
          <w:p w:rsidR="00322671" w:rsidRPr="004965FC" w:rsidRDefault="00242121" w:rsidP="00425C54">
            <w:pPr>
              <w:adjustRightInd w:val="0"/>
              <w:snapToGrid/>
              <w:spacing w:before="120" w:after="120" w:line="0" w:lineRule="atLeast"/>
              <w:textAlignment w:val="baseline"/>
              <w:rPr>
                <w:rFonts w:eastAsia="新細明體" w:cs="Candara"/>
                <w:color w:val="000000"/>
                <w:sz w:val="20"/>
                <w:szCs w:val="20"/>
              </w:rPr>
            </w:pPr>
            <w:r w:rsidRPr="004965FC">
              <w:rPr>
                <w:rFonts w:eastAsia="新細明體" w:cs="Candara"/>
                <w:color w:val="000000"/>
                <w:sz w:val="20"/>
                <w:szCs w:val="20"/>
              </w:rPr>
              <w:t>T</w:t>
            </w:r>
            <w:r w:rsidR="00425C54" w:rsidRPr="004965FC">
              <w:rPr>
                <w:rFonts w:eastAsia="新細明體" w:cs="Candara" w:hint="eastAsia"/>
                <w:color w:val="000000"/>
                <w:sz w:val="20"/>
                <w:szCs w:val="20"/>
              </w:rPr>
              <w:t>he FCU request address</w:t>
            </w:r>
          </w:p>
        </w:tc>
      </w:tr>
      <w:tr w:rsidR="00322671" w:rsidRPr="00712E32" w:rsidTr="00322671">
        <w:trPr>
          <w:cantSplit/>
        </w:trPr>
        <w:tc>
          <w:tcPr>
            <w:tcW w:w="2863" w:type="dxa"/>
            <w:shd w:val="clear" w:color="auto" w:fill="FFFFFF"/>
            <w:vAlign w:val="center"/>
          </w:tcPr>
          <w:p w:rsidR="00322671" w:rsidRPr="00712E32" w:rsidRDefault="00425C54" w:rsidP="00010316">
            <w:pPr>
              <w:adjustRightInd w:val="0"/>
              <w:snapToGrid/>
              <w:spacing w:before="120" w:after="120" w:line="0" w:lineRule="atLeast"/>
              <w:textAlignment w:val="baseline"/>
              <w:rPr>
                <w:rFonts w:eastAsia="新細明體" w:cs="Candara"/>
                <w:color w:val="000000"/>
                <w:sz w:val="20"/>
                <w:szCs w:val="24"/>
              </w:rPr>
            </w:pPr>
            <w:r w:rsidRPr="00425C54">
              <w:rPr>
                <w:rFonts w:eastAsia="新細明體" w:cs="Candara"/>
                <w:color w:val="000000"/>
                <w:sz w:val="20"/>
                <w:szCs w:val="24"/>
              </w:rPr>
              <w:t>fcu_biu_length</w:t>
            </w:r>
            <w:r w:rsidR="00CE553B">
              <w:rPr>
                <w:rFonts w:eastAsia="新細明體" w:cs="Candara" w:hint="eastAsia"/>
                <w:color w:val="000000"/>
                <w:sz w:val="20"/>
                <w:szCs w:val="24"/>
              </w:rPr>
              <w:t>[1:0]</w:t>
            </w:r>
          </w:p>
        </w:tc>
        <w:tc>
          <w:tcPr>
            <w:tcW w:w="1106" w:type="dxa"/>
            <w:shd w:val="clear" w:color="auto" w:fill="FFFFFF"/>
            <w:vAlign w:val="center"/>
          </w:tcPr>
          <w:p w:rsidR="00322671" w:rsidRPr="00712E32" w:rsidRDefault="00322671" w:rsidP="00010316">
            <w:pPr>
              <w:adjustRightInd w:val="0"/>
              <w:snapToGrid/>
              <w:spacing w:before="120" w:after="120" w:line="0" w:lineRule="atLeast"/>
              <w:jc w:val="center"/>
              <w:textAlignment w:val="baseline"/>
              <w:rPr>
                <w:rFonts w:eastAsia="新細明體" w:cs="Candara"/>
                <w:color w:val="000000"/>
                <w:sz w:val="20"/>
                <w:szCs w:val="24"/>
              </w:rPr>
            </w:pPr>
            <w:r>
              <w:rPr>
                <w:rFonts w:eastAsia="新細明體" w:cs="Candara" w:hint="eastAsia"/>
                <w:color w:val="000000"/>
                <w:sz w:val="20"/>
                <w:szCs w:val="24"/>
              </w:rPr>
              <w:t>I</w:t>
            </w:r>
          </w:p>
        </w:tc>
        <w:tc>
          <w:tcPr>
            <w:tcW w:w="6373" w:type="dxa"/>
            <w:shd w:val="clear" w:color="auto" w:fill="FFFFFF"/>
            <w:vAlign w:val="center"/>
          </w:tcPr>
          <w:p w:rsidR="00950E5F" w:rsidRPr="004965FC" w:rsidRDefault="00950E5F" w:rsidP="00950E5F">
            <w:pPr>
              <w:rPr>
                <w:rFonts w:eastAsiaTheme="minorEastAsia"/>
                <w:sz w:val="20"/>
                <w:szCs w:val="20"/>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b00: single, 2</w:t>
            </w:r>
            <w:r w:rsidRPr="004965FC">
              <w:rPr>
                <w:rFonts w:eastAsiaTheme="minorEastAsia"/>
                <w:sz w:val="20"/>
                <w:szCs w:val="20"/>
              </w:rPr>
              <w:t>’</w:t>
            </w:r>
            <w:r>
              <w:rPr>
                <w:rFonts w:eastAsiaTheme="minorEastAsia" w:hint="eastAsia"/>
                <w:sz w:val="20"/>
                <w:szCs w:val="20"/>
              </w:rPr>
              <w:t>b01: 2</w:t>
            </w:r>
          </w:p>
          <w:p w:rsidR="00322671" w:rsidRPr="004965FC" w:rsidRDefault="00950E5F" w:rsidP="00950E5F">
            <w:pPr>
              <w:adjustRightInd w:val="0"/>
              <w:snapToGrid/>
              <w:spacing w:before="120" w:after="120" w:line="0" w:lineRule="atLeast"/>
              <w:textAlignment w:val="baseline"/>
              <w:rPr>
                <w:rFonts w:eastAsia="新細明體" w:cs="Candara"/>
                <w:color w:val="000000"/>
                <w:sz w:val="20"/>
                <w:szCs w:val="20"/>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b10: 4, 4</w:t>
            </w:r>
            <w:r w:rsidRPr="004965FC">
              <w:rPr>
                <w:rFonts w:eastAsiaTheme="minorEastAsia"/>
                <w:sz w:val="20"/>
                <w:szCs w:val="20"/>
              </w:rPr>
              <w:t>’</w:t>
            </w:r>
            <w:r w:rsidRPr="004965FC">
              <w:rPr>
                <w:rFonts w:eastAsiaTheme="minorEastAsia" w:hint="eastAsia"/>
                <w:sz w:val="20"/>
                <w:szCs w:val="20"/>
              </w:rPr>
              <w:t>b11: 8</w:t>
            </w:r>
          </w:p>
        </w:tc>
      </w:tr>
      <w:tr w:rsidR="00C338B6" w:rsidRPr="00712E32" w:rsidTr="00322671">
        <w:trPr>
          <w:cantSplit/>
        </w:trPr>
        <w:tc>
          <w:tcPr>
            <w:tcW w:w="2863" w:type="dxa"/>
            <w:shd w:val="clear" w:color="auto" w:fill="FFFFFF"/>
            <w:vAlign w:val="center"/>
          </w:tcPr>
          <w:p w:rsidR="00C338B6" w:rsidRPr="00772E9E" w:rsidRDefault="00C338B6" w:rsidP="00E43C14">
            <w:pPr>
              <w:adjustRightInd w:val="0"/>
              <w:snapToGrid/>
              <w:spacing w:before="120" w:after="120" w:line="0" w:lineRule="atLeast"/>
              <w:textAlignment w:val="baseline"/>
              <w:rPr>
                <w:rFonts w:eastAsia="新細明體" w:cs="Candara"/>
                <w:color w:val="FF0000"/>
                <w:sz w:val="20"/>
                <w:szCs w:val="24"/>
              </w:rPr>
            </w:pPr>
            <w:r w:rsidRPr="00772E9E">
              <w:rPr>
                <w:rFonts w:eastAsia="新細明體" w:cs="Candara" w:hint="eastAsia"/>
                <w:color w:val="FF0000"/>
                <w:sz w:val="20"/>
                <w:szCs w:val="24"/>
              </w:rPr>
              <w:t>fcu_biu_</w:t>
            </w:r>
            <w:r w:rsidR="00E43C14">
              <w:rPr>
                <w:rFonts w:eastAsia="新細明體" w:cs="Candara" w:hint="eastAsia"/>
                <w:color w:val="FF0000"/>
                <w:sz w:val="20"/>
                <w:szCs w:val="24"/>
              </w:rPr>
              <w:t>size</w:t>
            </w:r>
            <w:r w:rsidRPr="00772E9E">
              <w:rPr>
                <w:rFonts w:eastAsia="新細明體" w:cs="Candara" w:hint="eastAsia"/>
                <w:color w:val="FF0000"/>
                <w:sz w:val="20"/>
                <w:szCs w:val="24"/>
              </w:rPr>
              <w:t>[1:0]</w:t>
            </w:r>
          </w:p>
        </w:tc>
        <w:tc>
          <w:tcPr>
            <w:tcW w:w="1106" w:type="dxa"/>
            <w:shd w:val="clear" w:color="auto" w:fill="FFFFFF"/>
            <w:vAlign w:val="center"/>
          </w:tcPr>
          <w:p w:rsidR="00C338B6" w:rsidRPr="00772E9E" w:rsidRDefault="00C338B6" w:rsidP="00010316">
            <w:pPr>
              <w:adjustRightInd w:val="0"/>
              <w:snapToGrid/>
              <w:spacing w:before="120" w:after="120" w:line="0" w:lineRule="atLeast"/>
              <w:jc w:val="center"/>
              <w:textAlignment w:val="baseline"/>
              <w:rPr>
                <w:rFonts w:eastAsia="新細明體" w:cs="Candara"/>
                <w:color w:val="FF0000"/>
                <w:sz w:val="20"/>
                <w:szCs w:val="24"/>
              </w:rPr>
            </w:pPr>
            <w:r w:rsidRPr="00772E9E">
              <w:rPr>
                <w:rFonts w:eastAsia="新細明體" w:cs="Candara" w:hint="eastAsia"/>
                <w:color w:val="FF0000"/>
                <w:sz w:val="20"/>
                <w:szCs w:val="24"/>
              </w:rPr>
              <w:t>I</w:t>
            </w:r>
          </w:p>
        </w:tc>
        <w:tc>
          <w:tcPr>
            <w:tcW w:w="6373" w:type="dxa"/>
            <w:shd w:val="clear" w:color="auto" w:fill="FFFFFF"/>
            <w:vAlign w:val="center"/>
          </w:tcPr>
          <w:p w:rsidR="00C338B6" w:rsidRPr="00772E9E" w:rsidRDefault="00C338B6" w:rsidP="00C338B6">
            <w:pPr>
              <w:rPr>
                <w:rFonts w:eastAsiaTheme="minorEastAsia"/>
                <w:color w:val="FF0000"/>
                <w:sz w:val="20"/>
                <w:szCs w:val="20"/>
              </w:rPr>
            </w:pPr>
            <w:r w:rsidRPr="00772E9E">
              <w:rPr>
                <w:rFonts w:eastAsiaTheme="minorEastAsia"/>
                <w:color w:val="FF0000"/>
                <w:sz w:val="20"/>
                <w:szCs w:val="20"/>
              </w:rPr>
              <w:t>2’</w:t>
            </w:r>
            <w:r w:rsidRPr="00772E9E">
              <w:rPr>
                <w:rFonts w:eastAsiaTheme="minorEastAsia" w:hint="eastAsia"/>
                <w:color w:val="FF0000"/>
                <w:sz w:val="20"/>
                <w:szCs w:val="20"/>
              </w:rPr>
              <w:t>b00: byte. 2</w:t>
            </w:r>
            <w:r w:rsidRPr="00772E9E">
              <w:rPr>
                <w:rFonts w:eastAsiaTheme="minorEastAsia"/>
                <w:color w:val="FF0000"/>
                <w:sz w:val="20"/>
                <w:szCs w:val="20"/>
              </w:rPr>
              <w:t>’</w:t>
            </w:r>
            <w:r w:rsidRPr="00772E9E">
              <w:rPr>
                <w:rFonts w:eastAsiaTheme="minorEastAsia" w:hint="eastAsia"/>
                <w:color w:val="FF0000"/>
                <w:sz w:val="20"/>
                <w:szCs w:val="20"/>
              </w:rPr>
              <w:t>b01: halfword.</w:t>
            </w:r>
          </w:p>
          <w:p w:rsidR="00C338B6" w:rsidRPr="00772E9E" w:rsidRDefault="00C338B6" w:rsidP="00C338B6">
            <w:pPr>
              <w:rPr>
                <w:rFonts w:eastAsiaTheme="minorEastAsia"/>
                <w:color w:val="FF0000"/>
                <w:sz w:val="20"/>
                <w:szCs w:val="20"/>
              </w:rPr>
            </w:pPr>
            <w:r w:rsidRPr="00772E9E">
              <w:rPr>
                <w:rFonts w:eastAsiaTheme="minorEastAsia" w:hint="eastAsia"/>
                <w:color w:val="FF0000"/>
                <w:sz w:val="20"/>
                <w:szCs w:val="20"/>
              </w:rPr>
              <w:t>2</w:t>
            </w:r>
            <w:r w:rsidRPr="00772E9E">
              <w:rPr>
                <w:rFonts w:eastAsiaTheme="minorEastAsia"/>
                <w:color w:val="FF0000"/>
                <w:sz w:val="20"/>
                <w:szCs w:val="20"/>
              </w:rPr>
              <w:t>’</w:t>
            </w:r>
            <w:r w:rsidRPr="00772E9E">
              <w:rPr>
                <w:rFonts w:eastAsiaTheme="minorEastAsia" w:hint="eastAsia"/>
                <w:color w:val="FF0000"/>
                <w:sz w:val="20"/>
                <w:szCs w:val="20"/>
              </w:rPr>
              <w:t>b10: word. 2</w:t>
            </w:r>
            <w:r w:rsidRPr="00772E9E">
              <w:rPr>
                <w:rFonts w:eastAsiaTheme="minorEastAsia"/>
                <w:color w:val="FF0000"/>
                <w:sz w:val="20"/>
                <w:szCs w:val="20"/>
              </w:rPr>
              <w:t>’</w:t>
            </w:r>
            <w:r w:rsidRPr="00772E9E">
              <w:rPr>
                <w:rFonts w:eastAsiaTheme="minorEastAsia" w:hint="eastAsia"/>
                <w:color w:val="FF0000"/>
                <w:sz w:val="20"/>
                <w:szCs w:val="20"/>
              </w:rPr>
              <w:t>b11: double word(for cache line)</w:t>
            </w:r>
          </w:p>
        </w:tc>
      </w:tr>
      <w:tr w:rsidR="006A5CC8" w:rsidRPr="00712E32" w:rsidTr="00322671">
        <w:trPr>
          <w:cantSplit/>
        </w:trPr>
        <w:tc>
          <w:tcPr>
            <w:tcW w:w="2863" w:type="dxa"/>
            <w:shd w:val="clear" w:color="auto" w:fill="FFFFFF"/>
            <w:vAlign w:val="center"/>
          </w:tcPr>
          <w:p w:rsidR="006A5CC8" w:rsidRPr="006A5CC8" w:rsidRDefault="006A5CC8" w:rsidP="00010316">
            <w:pPr>
              <w:adjustRightInd w:val="0"/>
              <w:snapToGrid/>
              <w:spacing w:before="120" w:after="120" w:line="0" w:lineRule="atLeast"/>
              <w:textAlignment w:val="baseline"/>
              <w:rPr>
                <w:rFonts w:eastAsia="新細明體" w:cs="Candara"/>
                <w:color w:val="FF0000"/>
                <w:sz w:val="20"/>
                <w:szCs w:val="20"/>
              </w:rPr>
            </w:pPr>
            <w:r w:rsidRPr="006A5CC8">
              <w:rPr>
                <w:rFonts w:eastAsia="新細明體" w:cs="Candara" w:hint="eastAsia"/>
                <w:color w:val="FF0000"/>
                <w:sz w:val="20"/>
                <w:szCs w:val="20"/>
              </w:rPr>
              <w:t>fcu_biu_</w:t>
            </w:r>
            <w:r w:rsidRPr="006A5CC8">
              <w:rPr>
                <w:rFonts w:eastAsiaTheme="minorEastAsia"/>
                <w:color w:val="FF0000"/>
                <w:sz w:val="20"/>
                <w:szCs w:val="20"/>
              </w:rPr>
              <w:t>cacheability</w:t>
            </w:r>
            <w:r w:rsidR="00CE553B">
              <w:rPr>
                <w:rFonts w:eastAsiaTheme="minorEastAsia" w:hint="eastAsia"/>
                <w:color w:val="FF0000"/>
                <w:sz w:val="20"/>
                <w:szCs w:val="20"/>
              </w:rPr>
              <w:t>[2:0]</w:t>
            </w:r>
          </w:p>
        </w:tc>
        <w:tc>
          <w:tcPr>
            <w:tcW w:w="1106" w:type="dxa"/>
            <w:shd w:val="clear" w:color="auto" w:fill="FFFFFF"/>
            <w:vAlign w:val="center"/>
          </w:tcPr>
          <w:p w:rsidR="006A5CC8" w:rsidRPr="006A5CC8" w:rsidRDefault="006A5CC8" w:rsidP="00010316">
            <w:pPr>
              <w:adjustRightInd w:val="0"/>
              <w:snapToGrid/>
              <w:spacing w:before="120" w:after="120" w:line="0" w:lineRule="atLeast"/>
              <w:jc w:val="center"/>
              <w:textAlignment w:val="baseline"/>
              <w:rPr>
                <w:rFonts w:eastAsia="新細明體" w:cs="Candara"/>
                <w:color w:val="FF0000"/>
                <w:sz w:val="20"/>
                <w:szCs w:val="24"/>
              </w:rPr>
            </w:pPr>
            <w:r w:rsidRPr="006A5CC8">
              <w:rPr>
                <w:rFonts w:eastAsia="新細明體" w:cs="Candara" w:hint="eastAsia"/>
                <w:color w:val="FF0000"/>
                <w:sz w:val="20"/>
                <w:szCs w:val="24"/>
              </w:rPr>
              <w:t>I</w:t>
            </w:r>
          </w:p>
        </w:tc>
        <w:tc>
          <w:tcPr>
            <w:tcW w:w="6373" w:type="dxa"/>
            <w:shd w:val="clear" w:color="auto" w:fill="FFFFFF"/>
            <w:vAlign w:val="center"/>
          </w:tcPr>
          <w:p w:rsidR="006A5CC8" w:rsidRPr="006A5CC8" w:rsidRDefault="006A5CC8" w:rsidP="00242121">
            <w:pPr>
              <w:adjustRightInd w:val="0"/>
              <w:snapToGrid/>
              <w:spacing w:before="120" w:after="120" w:line="0" w:lineRule="atLeast"/>
              <w:textAlignment w:val="baseline"/>
              <w:rPr>
                <w:rFonts w:eastAsia="新細明體" w:cs="Candara"/>
                <w:color w:val="FF0000"/>
                <w:sz w:val="20"/>
                <w:szCs w:val="20"/>
              </w:rPr>
            </w:pPr>
            <w:r w:rsidRPr="006A5CC8">
              <w:rPr>
                <w:rFonts w:eastAsia="新細明體" w:cs="Candara" w:hint="eastAsia"/>
                <w:color w:val="FF0000"/>
                <w:sz w:val="20"/>
                <w:szCs w:val="20"/>
              </w:rPr>
              <w:t xml:space="preserve">FCU read </w:t>
            </w:r>
            <w:r w:rsidRPr="006A5CC8">
              <w:rPr>
                <w:rFonts w:eastAsiaTheme="minorEastAsia"/>
                <w:color w:val="FF0000"/>
                <w:sz w:val="20"/>
                <w:szCs w:val="20"/>
              </w:rPr>
              <w:t>cacheability</w:t>
            </w:r>
            <w:ins w:id="400" w:author="ANDESTECH\ryjou" w:date="2016-02-24T08:44:00Z">
              <w:r w:rsidR="005E1D62">
                <w:rPr>
                  <w:rFonts w:eastAsiaTheme="minorEastAsia" w:hint="eastAsia"/>
                  <w:color w:val="FF0000"/>
                  <w:sz w:val="20"/>
                  <w:szCs w:val="20"/>
                </w:rPr>
                <w:t>;</w:t>
              </w:r>
            </w:ins>
            <w:ins w:id="401" w:author="ANDESTECH\ryjou" w:date="2016-02-24T08:43:00Z">
              <w:r w:rsidR="005E1D62">
                <w:rPr>
                  <w:rFonts w:eastAsiaTheme="minorEastAsia" w:hint="eastAsia"/>
                  <w:color w:val="FF0000"/>
                  <w:sz w:val="20"/>
                  <w:szCs w:val="20"/>
                </w:rPr>
                <w:t xml:space="preserve"> </w:t>
              </w:r>
              <w:r w:rsidR="005E1D62" w:rsidRPr="005E1D62">
                <w:rPr>
                  <w:rFonts w:eastAsiaTheme="minorEastAsia"/>
                  <w:color w:val="FF0000"/>
                  <w:sz w:val="20"/>
                  <w:szCs w:val="20"/>
                </w:rPr>
                <w:t>[2]: wt; [1]: noncache; [0]: nonbuf;</w:t>
              </w:r>
            </w:ins>
          </w:p>
        </w:tc>
      </w:tr>
      <w:tr w:rsidR="0060193A" w:rsidRPr="00712E32" w:rsidTr="00322671">
        <w:trPr>
          <w:cantSplit/>
        </w:trPr>
        <w:tc>
          <w:tcPr>
            <w:tcW w:w="2863" w:type="dxa"/>
            <w:shd w:val="clear" w:color="auto" w:fill="FFFFFF"/>
            <w:vAlign w:val="center"/>
          </w:tcPr>
          <w:p w:rsidR="0060193A" w:rsidRDefault="00683F37" w:rsidP="00010316">
            <w:pPr>
              <w:adjustRightInd w:val="0"/>
              <w:snapToGrid/>
              <w:spacing w:before="120" w:after="120" w:line="0" w:lineRule="atLeast"/>
              <w:textAlignment w:val="baseline"/>
              <w:rPr>
                <w:rFonts w:eastAsia="新細明體" w:cs="Candara"/>
                <w:color w:val="000000"/>
                <w:sz w:val="20"/>
                <w:szCs w:val="24"/>
              </w:rPr>
            </w:pPr>
            <w:r w:rsidRPr="00683F37">
              <w:rPr>
                <w:rFonts w:eastAsia="新細明體" w:cs="Candara"/>
                <w:color w:val="000000"/>
                <w:sz w:val="20"/>
                <w:szCs w:val="24"/>
              </w:rPr>
              <w:t>fcu_biu_req</w:t>
            </w:r>
          </w:p>
        </w:tc>
        <w:tc>
          <w:tcPr>
            <w:tcW w:w="1106" w:type="dxa"/>
            <w:shd w:val="clear" w:color="auto" w:fill="FFFFFF"/>
            <w:vAlign w:val="center"/>
          </w:tcPr>
          <w:p w:rsidR="0060193A" w:rsidRDefault="0060193A" w:rsidP="00010316">
            <w:pPr>
              <w:adjustRightInd w:val="0"/>
              <w:snapToGrid/>
              <w:spacing w:before="120" w:after="120" w:line="0" w:lineRule="atLeast"/>
              <w:jc w:val="center"/>
              <w:textAlignment w:val="baseline"/>
              <w:rPr>
                <w:rFonts w:eastAsia="新細明體" w:cs="Candara"/>
                <w:color w:val="000000"/>
                <w:sz w:val="20"/>
                <w:szCs w:val="24"/>
              </w:rPr>
            </w:pPr>
            <w:r>
              <w:rPr>
                <w:rFonts w:eastAsia="新細明體" w:cs="Candara" w:hint="eastAsia"/>
                <w:color w:val="000000"/>
                <w:sz w:val="20"/>
                <w:szCs w:val="24"/>
              </w:rPr>
              <w:t>I</w:t>
            </w:r>
          </w:p>
        </w:tc>
        <w:tc>
          <w:tcPr>
            <w:tcW w:w="6373" w:type="dxa"/>
            <w:shd w:val="clear" w:color="auto" w:fill="FFFFFF"/>
            <w:vAlign w:val="center"/>
          </w:tcPr>
          <w:p w:rsidR="0060193A" w:rsidRPr="004965FC" w:rsidRDefault="0018292A" w:rsidP="0018292A">
            <w:pPr>
              <w:adjustRightInd w:val="0"/>
              <w:snapToGrid/>
              <w:spacing w:before="120" w:after="120" w:line="0" w:lineRule="atLeast"/>
              <w:textAlignment w:val="baseline"/>
              <w:rPr>
                <w:rFonts w:eastAsia="新細明體" w:cs="Candara"/>
                <w:color w:val="000000"/>
                <w:sz w:val="20"/>
                <w:szCs w:val="20"/>
              </w:rPr>
            </w:pPr>
            <w:r>
              <w:rPr>
                <w:rFonts w:eastAsia="新細明體" w:cs="Candara" w:hint="eastAsia"/>
                <w:color w:val="000000"/>
                <w:sz w:val="20"/>
                <w:szCs w:val="20"/>
              </w:rPr>
              <w:t xml:space="preserve">FCU </w:t>
            </w:r>
            <w:r w:rsidR="004965FC" w:rsidRPr="004965FC">
              <w:rPr>
                <w:rFonts w:eastAsia="新細明體" w:cs="Candara" w:hint="eastAsia"/>
                <w:color w:val="000000"/>
                <w:sz w:val="20"/>
                <w:szCs w:val="20"/>
              </w:rPr>
              <w:t xml:space="preserve">request </w:t>
            </w:r>
            <w:r w:rsidR="00D979B2">
              <w:rPr>
                <w:rFonts w:eastAsia="新細明體" w:cs="Candara" w:hint="eastAsia"/>
                <w:color w:val="000000"/>
                <w:sz w:val="20"/>
                <w:szCs w:val="20"/>
              </w:rPr>
              <w:t>to BIU</w:t>
            </w:r>
          </w:p>
        </w:tc>
      </w:tr>
      <w:tr w:rsidR="00322671" w:rsidRPr="00712E32" w:rsidTr="00322671">
        <w:trPr>
          <w:cantSplit/>
        </w:trPr>
        <w:tc>
          <w:tcPr>
            <w:tcW w:w="2863" w:type="dxa"/>
            <w:shd w:val="clear" w:color="auto" w:fill="FFFFFF"/>
            <w:vAlign w:val="center"/>
          </w:tcPr>
          <w:p w:rsidR="00322671" w:rsidRDefault="00683F37" w:rsidP="00F30F9A">
            <w:pPr>
              <w:adjustRightInd w:val="0"/>
              <w:snapToGrid/>
              <w:spacing w:before="120" w:after="120" w:line="0" w:lineRule="atLeast"/>
              <w:textAlignment w:val="baseline"/>
              <w:rPr>
                <w:rFonts w:eastAsia="新細明體" w:cs="Candara"/>
                <w:color w:val="000000"/>
                <w:sz w:val="20"/>
                <w:szCs w:val="24"/>
              </w:rPr>
            </w:pPr>
            <w:r w:rsidRPr="00683F37">
              <w:rPr>
                <w:rFonts w:eastAsia="新細明體" w:cs="Candara"/>
                <w:color w:val="000000"/>
                <w:sz w:val="20"/>
                <w:szCs w:val="24"/>
              </w:rPr>
              <w:t>fcu_biu_req_kill</w:t>
            </w:r>
          </w:p>
        </w:tc>
        <w:tc>
          <w:tcPr>
            <w:tcW w:w="1106" w:type="dxa"/>
            <w:tcBorders>
              <w:bottom w:val="single" w:sz="4" w:space="0" w:color="0000FF"/>
            </w:tcBorders>
            <w:shd w:val="clear" w:color="auto" w:fill="FFFFFF"/>
            <w:vAlign w:val="center"/>
          </w:tcPr>
          <w:p w:rsidR="00322671" w:rsidRDefault="00322671" w:rsidP="00010316">
            <w:pPr>
              <w:adjustRightInd w:val="0"/>
              <w:snapToGrid/>
              <w:spacing w:before="120" w:after="120" w:line="0" w:lineRule="atLeast"/>
              <w:jc w:val="center"/>
              <w:textAlignment w:val="baseline"/>
              <w:rPr>
                <w:rFonts w:eastAsia="新細明體" w:cs="Candara"/>
                <w:color w:val="000000"/>
                <w:sz w:val="20"/>
                <w:szCs w:val="24"/>
              </w:rPr>
            </w:pPr>
            <w:r>
              <w:rPr>
                <w:rFonts w:eastAsia="新細明體" w:cs="Candara" w:hint="eastAsia"/>
                <w:color w:val="000000"/>
                <w:sz w:val="20"/>
                <w:szCs w:val="24"/>
              </w:rPr>
              <w:t>I</w:t>
            </w:r>
          </w:p>
        </w:tc>
        <w:tc>
          <w:tcPr>
            <w:tcW w:w="6373" w:type="dxa"/>
            <w:shd w:val="clear" w:color="auto" w:fill="FFFFFF"/>
            <w:vAlign w:val="center"/>
          </w:tcPr>
          <w:p w:rsidR="00322671" w:rsidRPr="004965FC" w:rsidRDefault="0018292A" w:rsidP="004965FC">
            <w:pPr>
              <w:adjustRightInd w:val="0"/>
              <w:snapToGrid/>
              <w:spacing w:before="120" w:after="120" w:line="0" w:lineRule="atLeast"/>
              <w:textAlignment w:val="baseline"/>
              <w:rPr>
                <w:rFonts w:eastAsia="新細明體" w:cs="Candara"/>
                <w:color w:val="000000"/>
                <w:sz w:val="20"/>
                <w:szCs w:val="20"/>
              </w:rPr>
            </w:pPr>
            <w:r>
              <w:rPr>
                <w:rFonts w:eastAsia="新細明體" w:cs="Candara" w:hint="eastAsia"/>
                <w:color w:val="000000"/>
                <w:sz w:val="20"/>
                <w:szCs w:val="20"/>
              </w:rPr>
              <w:t>FCU</w:t>
            </w:r>
            <w:r w:rsidR="004965FC" w:rsidRPr="004965FC">
              <w:rPr>
                <w:rFonts w:eastAsia="新細明體" w:cs="Candara" w:hint="eastAsia"/>
                <w:color w:val="000000"/>
                <w:sz w:val="20"/>
                <w:szCs w:val="20"/>
              </w:rPr>
              <w:t xml:space="preserve"> kill request</w:t>
            </w:r>
            <w:r w:rsidR="00D979B2">
              <w:rPr>
                <w:rFonts w:eastAsia="新細明體" w:cs="Candara" w:hint="eastAsia"/>
                <w:color w:val="000000"/>
                <w:sz w:val="20"/>
                <w:szCs w:val="20"/>
              </w:rPr>
              <w:t xml:space="preserve"> to BIU</w:t>
            </w:r>
          </w:p>
        </w:tc>
      </w:tr>
      <w:tr w:rsidR="00322671" w:rsidTr="00322671">
        <w:trPr>
          <w:cantSplit/>
        </w:trPr>
        <w:tc>
          <w:tcPr>
            <w:tcW w:w="2863" w:type="dxa"/>
            <w:tcBorders>
              <w:top w:val="single" w:sz="4" w:space="0" w:color="0000FF"/>
              <w:bottom w:val="single" w:sz="4" w:space="0" w:color="0000FF"/>
              <w:right w:val="nil"/>
            </w:tcBorders>
            <w:shd w:val="clear" w:color="auto" w:fill="FFFFFF"/>
            <w:vAlign w:val="center"/>
          </w:tcPr>
          <w:p w:rsidR="00322671" w:rsidRPr="00B11666" w:rsidRDefault="00683F37" w:rsidP="00010316">
            <w:pPr>
              <w:adjustRightInd w:val="0"/>
              <w:snapToGrid/>
              <w:spacing w:before="120" w:after="120" w:line="0" w:lineRule="atLeast"/>
              <w:textAlignment w:val="baseline"/>
              <w:rPr>
                <w:rFonts w:eastAsia="新細明體" w:cs="Candara"/>
                <w:color w:val="FF0000"/>
                <w:sz w:val="20"/>
                <w:szCs w:val="24"/>
              </w:rPr>
            </w:pPr>
            <w:r w:rsidRPr="00B11666">
              <w:rPr>
                <w:rFonts w:eastAsia="新細明體" w:cs="Candara"/>
                <w:color w:val="FF0000"/>
                <w:sz w:val="20"/>
                <w:szCs w:val="24"/>
              </w:rPr>
              <w:t>biu_fcu_</w:t>
            </w:r>
            <w:r w:rsidR="001F0940">
              <w:rPr>
                <w:rFonts w:eastAsia="新細明體" w:cs="Candara" w:hint="eastAsia"/>
                <w:color w:val="FF0000"/>
                <w:sz w:val="20"/>
                <w:szCs w:val="24"/>
              </w:rPr>
              <w:t>read_</w:t>
            </w:r>
            <w:r w:rsidR="00B11666" w:rsidRPr="00B11666">
              <w:rPr>
                <w:rFonts w:eastAsia="新細明體" w:cs="Candara" w:hint="eastAsia"/>
                <w:color w:val="FF0000"/>
                <w:sz w:val="20"/>
                <w:szCs w:val="24"/>
              </w:rPr>
              <w:t>error</w:t>
            </w:r>
          </w:p>
        </w:tc>
        <w:tc>
          <w:tcPr>
            <w:tcW w:w="1106" w:type="dxa"/>
            <w:tcBorders>
              <w:top w:val="single" w:sz="4" w:space="0" w:color="0000FF"/>
              <w:left w:val="nil"/>
              <w:bottom w:val="single" w:sz="4" w:space="0" w:color="0000FF"/>
              <w:right w:val="nil"/>
            </w:tcBorders>
            <w:shd w:val="clear" w:color="auto" w:fill="FFFFFF"/>
            <w:vAlign w:val="center"/>
          </w:tcPr>
          <w:p w:rsidR="00322671" w:rsidRPr="00B11666" w:rsidRDefault="00EB3893" w:rsidP="00010316">
            <w:pPr>
              <w:adjustRightInd w:val="0"/>
              <w:snapToGrid/>
              <w:spacing w:before="120" w:after="120" w:line="0" w:lineRule="atLeast"/>
              <w:jc w:val="center"/>
              <w:textAlignment w:val="baseline"/>
              <w:rPr>
                <w:rFonts w:eastAsia="新細明體" w:cs="Candara"/>
                <w:color w:val="FF0000"/>
                <w:sz w:val="20"/>
                <w:szCs w:val="24"/>
              </w:rPr>
            </w:pPr>
            <w:r w:rsidRPr="00B11666">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322671" w:rsidRPr="00B11666" w:rsidRDefault="0018292A" w:rsidP="0018292A">
            <w:pPr>
              <w:adjustRightInd w:val="0"/>
              <w:snapToGrid/>
              <w:spacing w:before="120" w:after="120" w:line="0" w:lineRule="atLeast"/>
              <w:textAlignment w:val="baseline"/>
              <w:rPr>
                <w:rFonts w:eastAsia="新細明體" w:cs="Candara"/>
                <w:color w:val="FF0000"/>
                <w:sz w:val="20"/>
                <w:szCs w:val="20"/>
              </w:rPr>
            </w:pPr>
            <w:r w:rsidRPr="00B11666">
              <w:rPr>
                <w:rFonts w:eastAsia="新細明體" w:cs="Candara" w:hint="eastAsia"/>
                <w:color w:val="FF0000"/>
                <w:sz w:val="20"/>
                <w:szCs w:val="20"/>
              </w:rPr>
              <w:t>An e</w:t>
            </w:r>
            <w:r w:rsidR="004965FC" w:rsidRPr="00B11666">
              <w:rPr>
                <w:rFonts w:eastAsia="新細明體" w:cs="Candara" w:hint="eastAsia"/>
                <w:color w:val="FF0000"/>
                <w:sz w:val="20"/>
                <w:szCs w:val="20"/>
              </w:rPr>
              <w:t xml:space="preserve">rror happens </w:t>
            </w:r>
            <w:r w:rsidRPr="00B11666">
              <w:rPr>
                <w:rFonts w:eastAsia="新細明體" w:cs="Candara" w:hint="eastAsia"/>
                <w:color w:val="FF0000"/>
                <w:sz w:val="20"/>
                <w:szCs w:val="20"/>
              </w:rPr>
              <w:t>in read transactions</w:t>
            </w:r>
          </w:p>
        </w:tc>
      </w:tr>
      <w:tr w:rsidR="00683F37" w:rsidTr="00683F37">
        <w:trPr>
          <w:cantSplit/>
        </w:trPr>
        <w:tc>
          <w:tcPr>
            <w:tcW w:w="2863" w:type="dxa"/>
            <w:tcBorders>
              <w:top w:val="single" w:sz="4" w:space="0" w:color="0000FF"/>
              <w:bottom w:val="single" w:sz="4" w:space="0" w:color="0000FF"/>
              <w:right w:val="nil"/>
            </w:tcBorders>
            <w:shd w:val="clear" w:color="auto" w:fill="FFFFFF"/>
            <w:vAlign w:val="center"/>
          </w:tcPr>
          <w:p w:rsidR="00683F37" w:rsidRPr="00347C6A" w:rsidRDefault="00683F37" w:rsidP="00C728E8">
            <w:pPr>
              <w:adjustRightInd w:val="0"/>
              <w:snapToGrid/>
              <w:spacing w:before="120" w:after="120" w:line="0" w:lineRule="atLeast"/>
              <w:textAlignment w:val="baseline"/>
              <w:rPr>
                <w:rFonts w:eastAsia="新細明體" w:cs="Candara"/>
                <w:color w:val="FF0000"/>
                <w:sz w:val="20"/>
                <w:szCs w:val="24"/>
              </w:rPr>
            </w:pPr>
            <w:r w:rsidRPr="00347C6A">
              <w:rPr>
                <w:rFonts w:eastAsia="新細明體" w:cs="Candara"/>
                <w:color w:val="FF0000"/>
                <w:sz w:val="20"/>
                <w:szCs w:val="24"/>
              </w:rPr>
              <w:t>biu_fcu_</w:t>
            </w:r>
            <w:r w:rsidR="00347C6A" w:rsidRPr="00347C6A">
              <w:rPr>
                <w:rFonts w:eastAsia="新細明體" w:cs="Candara" w:hint="eastAsia"/>
                <w:color w:val="FF0000"/>
                <w:sz w:val="20"/>
                <w:szCs w:val="24"/>
              </w:rPr>
              <w:t>read_</w:t>
            </w:r>
            <w:r w:rsidRPr="00347C6A">
              <w:rPr>
                <w:rFonts w:eastAsia="新細明體" w:cs="Candara"/>
                <w:color w:val="FF0000"/>
                <w:sz w:val="20"/>
                <w:szCs w:val="24"/>
              </w:rPr>
              <w:t>ack</w:t>
            </w:r>
          </w:p>
        </w:tc>
        <w:tc>
          <w:tcPr>
            <w:tcW w:w="1106" w:type="dxa"/>
            <w:tcBorders>
              <w:top w:val="single" w:sz="4" w:space="0" w:color="0000FF"/>
              <w:left w:val="nil"/>
              <w:bottom w:val="single" w:sz="4" w:space="0" w:color="0000FF"/>
              <w:right w:val="nil"/>
            </w:tcBorders>
            <w:shd w:val="clear" w:color="auto" w:fill="FFFFFF"/>
            <w:vAlign w:val="center"/>
          </w:tcPr>
          <w:p w:rsidR="00683F37" w:rsidRPr="00347C6A" w:rsidRDefault="00EB3893" w:rsidP="00C728E8">
            <w:pPr>
              <w:adjustRightInd w:val="0"/>
              <w:snapToGrid/>
              <w:spacing w:before="120" w:after="120" w:line="0" w:lineRule="atLeast"/>
              <w:jc w:val="center"/>
              <w:textAlignment w:val="baseline"/>
              <w:rPr>
                <w:rFonts w:eastAsia="新細明體" w:cs="Candara"/>
                <w:color w:val="FF0000"/>
                <w:sz w:val="20"/>
                <w:szCs w:val="24"/>
              </w:rPr>
            </w:pPr>
            <w:r w:rsidRPr="00347C6A">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683F37" w:rsidRPr="00347C6A" w:rsidRDefault="0018292A" w:rsidP="0018292A">
            <w:pPr>
              <w:adjustRightInd w:val="0"/>
              <w:snapToGrid/>
              <w:spacing w:before="120" w:after="120" w:line="0" w:lineRule="atLeast"/>
              <w:textAlignment w:val="baseline"/>
              <w:rPr>
                <w:rFonts w:eastAsia="新細明體" w:cs="Candara"/>
                <w:color w:val="FF0000"/>
                <w:sz w:val="20"/>
                <w:szCs w:val="20"/>
              </w:rPr>
            </w:pPr>
            <w:r w:rsidRPr="00347C6A">
              <w:rPr>
                <w:rFonts w:eastAsia="新細明體" w:cs="Candara" w:hint="eastAsia"/>
                <w:color w:val="FF0000"/>
                <w:sz w:val="20"/>
                <w:szCs w:val="20"/>
              </w:rPr>
              <w:t>R</w:t>
            </w:r>
            <w:r w:rsidR="004965FC" w:rsidRPr="00347C6A">
              <w:rPr>
                <w:rFonts w:eastAsia="新細明體" w:cs="Candara" w:hint="eastAsia"/>
                <w:color w:val="FF0000"/>
                <w:sz w:val="20"/>
                <w:szCs w:val="20"/>
              </w:rPr>
              <w:t xml:space="preserve">ead data </w:t>
            </w:r>
            <w:r w:rsidRPr="00347C6A">
              <w:rPr>
                <w:rFonts w:eastAsia="新細明體" w:cs="Candara" w:hint="eastAsia"/>
                <w:color w:val="FF0000"/>
                <w:sz w:val="20"/>
                <w:szCs w:val="20"/>
              </w:rPr>
              <w:t>ack</w:t>
            </w:r>
            <w:r w:rsidR="0000372D" w:rsidRPr="00347C6A">
              <w:rPr>
                <w:rFonts w:eastAsia="新細明體" w:cs="Candara" w:hint="eastAsia"/>
                <w:color w:val="FF0000"/>
                <w:sz w:val="20"/>
                <w:szCs w:val="20"/>
              </w:rPr>
              <w:t>nowledge</w:t>
            </w:r>
            <w:r w:rsidR="004965FC" w:rsidRPr="00347C6A">
              <w:rPr>
                <w:rFonts w:eastAsia="新細明體" w:cs="Candara" w:hint="eastAsia"/>
                <w:color w:val="FF0000"/>
                <w:sz w:val="20"/>
                <w:szCs w:val="20"/>
              </w:rPr>
              <w:t xml:space="preserve"> </w:t>
            </w:r>
          </w:p>
        </w:tc>
      </w:tr>
      <w:tr w:rsidR="00683F37" w:rsidTr="00683F37">
        <w:trPr>
          <w:cantSplit/>
        </w:trPr>
        <w:tc>
          <w:tcPr>
            <w:tcW w:w="2863" w:type="dxa"/>
            <w:tcBorders>
              <w:top w:val="single" w:sz="4" w:space="0" w:color="0000FF"/>
              <w:bottom w:val="single" w:sz="4" w:space="0" w:color="0000FF"/>
              <w:right w:val="nil"/>
            </w:tcBorders>
            <w:shd w:val="clear" w:color="auto" w:fill="FFFFFF"/>
            <w:vAlign w:val="center"/>
          </w:tcPr>
          <w:p w:rsidR="00683F37" w:rsidRPr="00683F37" w:rsidRDefault="00683F37" w:rsidP="00C728E8">
            <w:pPr>
              <w:adjustRightInd w:val="0"/>
              <w:snapToGrid/>
              <w:spacing w:before="120" w:after="120" w:line="0" w:lineRule="atLeast"/>
              <w:textAlignment w:val="baseline"/>
              <w:rPr>
                <w:rFonts w:eastAsia="新細明體" w:cs="Candara"/>
                <w:color w:val="000000"/>
                <w:sz w:val="20"/>
                <w:szCs w:val="24"/>
              </w:rPr>
            </w:pPr>
            <w:r w:rsidRPr="00683F37">
              <w:rPr>
                <w:rFonts w:eastAsia="新細明體" w:cs="Candara"/>
                <w:color w:val="000000"/>
                <w:sz w:val="20"/>
                <w:szCs w:val="24"/>
              </w:rPr>
              <w:t>biu_fcu_grant</w:t>
            </w:r>
          </w:p>
        </w:tc>
        <w:tc>
          <w:tcPr>
            <w:tcW w:w="1106" w:type="dxa"/>
            <w:tcBorders>
              <w:top w:val="single" w:sz="4" w:space="0" w:color="0000FF"/>
              <w:left w:val="nil"/>
              <w:bottom w:val="single" w:sz="4" w:space="0" w:color="0000FF"/>
              <w:right w:val="nil"/>
            </w:tcBorders>
            <w:shd w:val="clear" w:color="auto" w:fill="FFFFFF"/>
            <w:vAlign w:val="center"/>
          </w:tcPr>
          <w:p w:rsidR="00683F37" w:rsidRPr="0082061B" w:rsidRDefault="00EB3893"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683F37" w:rsidRDefault="0018292A"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Address grant</w:t>
            </w:r>
          </w:p>
        </w:tc>
      </w:tr>
      <w:tr w:rsidR="00683F37" w:rsidTr="00683F37">
        <w:trPr>
          <w:cantSplit/>
        </w:trPr>
        <w:tc>
          <w:tcPr>
            <w:tcW w:w="2863" w:type="dxa"/>
            <w:tcBorders>
              <w:top w:val="single" w:sz="4" w:space="0" w:color="0000FF"/>
              <w:bottom w:val="single" w:sz="4" w:space="0" w:color="0000FF"/>
              <w:right w:val="nil"/>
            </w:tcBorders>
            <w:shd w:val="clear" w:color="auto" w:fill="FFFFFF"/>
            <w:vAlign w:val="center"/>
          </w:tcPr>
          <w:p w:rsidR="00683F37" w:rsidRPr="00683F37" w:rsidRDefault="00683F37" w:rsidP="00C728E8">
            <w:pPr>
              <w:adjustRightInd w:val="0"/>
              <w:snapToGrid/>
              <w:spacing w:before="120" w:after="120" w:line="0" w:lineRule="atLeast"/>
              <w:textAlignment w:val="baseline"/>
              <w:rPr>
                <w:rFonts w:eastAsia="新細明體" w:cs="Candara"/>
                <w:color w:val="000000"/>
                <w:sz w:val="20"/>
                <w:szCs w:val="24"/>
              </w:rPr>
            </w:pPr>
            <w:r w:rsidRPr="00683F37">
              <w:rPr>
                <w:rFonts w:eastAsia="新細明體" w:cs="Candara"/>
                <w:color w:val="000000"/>
                <w:sz w:val="20"/>
                <w:szCs w:val="24"/>
              </w:rPr>
              <w:t>biu_fcu_last</w:t>
            </w:r>
          </w:p>
        </w:tc>
        <w:tc>
          <w:tcPr>
            <w:tcW w:w="1106" w:type="dxa"/>
            <w:tcBorders>
              <w:top w:val="single" w:sz="4" w:space="0" w:color="0000FF"/>
              <w:left w:val="nil"/>
              <w:bottom w:val="single" w:sz="4" w:space="0" w:color="0000FF"/>
              <w:right w:val="nil"/>
            </w:tcBorders>
            <w:shd w:val="clear" w:color="auto" w:fill="FFFFFF"/>
            <w:vAlign w:val="center"/>
          </w:tcPr>
          <w:p w:rsidR="00683F37" w:rsidRPr="0082061B" w:rsidRDefault="00EB3893"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683F37" w:rsidRDefault="00D55CE7" w:rsidP="00DB47A6">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Indicate the last read data in read transact</w:t>
            </w:r>
            <w:r w:rsidR="00DB47A6">
              <w:rPr>
                <w:rFonts w:eastAsia="新細明體" w:cs="Candara" w:hint="eastAsia"/>
                <w:color w:val="000000"/>
                <w:sz w:val="20"/>
                <w:szCs w:val="24"/>
              </w:rPr>
              <w:t>i</w:t>
            </w:r>
            <w:r>
              <w:rPr>
                <w:rFonts w:eastAsia="新細明體" w:cs="Candara" w:hint="eastAsia"/>
                <w:color w:val="000000"/>
                <w:sz w:val="20"/>
                <w:szCs w:val="24"/>
              </w:rPr>
              <w:t xml:space="preserve">ons </w:t>
            </w:r>
          </w:p>
        </w:tc>
      </w:tr>
      <w:tr w:rsidR="00683F37" w:rsidTr="00683F37">
        <w:trPr>
          <w:cantSplit/>
        </w:trPr>
        <w:tc>
          <w:tcPr>
            <w:tcW w:w="2863" w:type="dxa"/>
            <w:tcBorders>
              <w:top w:val="single" w:sz="4" w:space="0" w:color="0000FF"/>
              <w:bottom w:val="single" w:sz="4" w:space="0" w:color="0000FF"/>
              <w:right w:val="nil"/>
            </w:tcBorders>
            <w:shd w:val="clear" w:color="auto" w:fill="FFFFFF"/>
            <w:vAlign w:val="center"/>
          </w:tcPr>
          <w:p w:rsidR="00683F37" w:rsidRPr="00683F37" w:rsidRDefault="00683F37" w:rsidP="00D95A23">
            <w:pPr>
              <w:adjustRightInd w:val="0"/>
              <w:snapToGrid/>
              <w:spacing w:before="120" w:after="120" w:line="0" w:lineRule="atLeast"/>
              <w:textAlignment w:val="baseline"/>
              <w:rPr>
                <w:rFonts w:eastAsia="新細明體" w:cs="Candara"/>
                <w:color w:val="000000"/>
                <w:sz w:val="20"/>
                <w:szCs w:val="24"/>
              </w:rPr>
            </w:pPr>
            <w:r w:rsidRPr="00683F37">
              <w:rPr>
                <w:rFonts w:eastAsia="新細明體" w:cs="Candara"/>
                <w:color w:val="000000"/>
                <w:sz w:val="20"/>
                <w:szCs w:val="24"/>
              </w:rPr>
              <w:t>biu_fcu_rdata</w:t>
            </w:r>
            <w:r w:rsidR="00CE553B">
              <w:rPr>
                <w:rFonts w:eastAsia="新細明體" w:cs="Candara" w:hint="eastAsia"/>
                <w:color w:val="000000"/>
                <w:sz w:val="20"/>
                <w:szCs w:val="24"/>
              </w:rPr>
              <w:t>[</w:t>
            </w:r>
            <w:r w:rsidR="00D95A23">
              <w:rPr>
                <w:rFonts w:eastAsia="新細明體" w:cs="Candara" w:hint="eastAsia"/>
                <w:color w:val="000000"/>
                <w:sz w:val="20"/>
                <w:szCs w:val="24"/>
              </w:rPr>
              <w:t>63</w:t>
            </w:r>
            <w:r w:rsidR="00CE553B" w:rsidRPr="00CE553B">
              <w:rPr>
                <w:rFonts w:eastAsiaTheme="minorEastAsia"/>
                <w:sz w:val="20"/>
                <w:szCs w:val="20"/>
              </w:rPr>
              <w:t>:</w:t>
            </w:r>
            <w:r w:rsidR="00CE553B">
              <w:rPr>
                <w:rFonts w:eastAsiaTheme="minorEastAsia" w:hint="eastAsia"/>
                <w:sz w:val="20"/>
                <w:szCs w:val="20"/>
              </w:rPr>
              <w:t>0</w:t>
            </w:r>
            <w:r w:rsidR="00CE553B">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683F37" w:rsidRPr="0082061B" w:rsidRDefault="00EB3893"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683F37" w:rsidRDefault="00D55CE7"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Read data from bus</w:t>
            </w:r>
          </w:p>
        </w:tc>
      </w:tr>
      <w:tr w:rsidR="00EB3893" w:rsidRPr="00712E32" w:rsidTr="00C728E8">
        <w:trPr>
          <w:cantSplit/>
        </w:trPr>
        <w:tc>
          <w:tcPr>
            <w:tcW w:w="10342" w:type="dxa"/>
            <w:gridSpan w:val="3"/>
            <w:tcBorders>
              <w:top w:val="single" w:sz="12" w:space="0" w:color="0000FF"/>
              <w:bottom w:val="single" w:sz="12" w:space="0" w:color="0000FF"/>
            </w:tcBorders>
            <w:shd w:val="clear" w:color="auto" w:fill="FFFFFF"/>
            <w:vAlign w:val="center"/>
          </w:tcPr>
          <w:p w:rsidR="00EB3893" w:rsidRPr="00712E32" w:rsidRDefault="00EB3893" w:rsidP="00C728E8">
            <w:pPr>
              <w:adjustRightInd w:val="0"/>
              <w:snapToGrid/>
              <w:spacing w:before="120" w:after="120" w:line="0" w:lineRule="atLeast"/>
              <w:textAlignment w:val="baseline"/>
              <w:rPr>
                <w:rFonts w:eastAsia="Candara" w:cs="Candara"/>
                <w:b/>
                <w:color w:val="000000"/>
                <w:sz w:val="20"/>
                <w:szCs w:val="24"/>
              </w:rPr>
            </w:pPr>
            <w:r>
              <w:rPr>
                <w:rFonts w:eastAsia="新細明體" w:cs="Candara" w:hint="eastAsia"/>
                <w:b/>
                <w:color w:val="000000"/>
                <w:sz w:val="20"/>
                <w:szCs w:val="24"/>
              </w:rPr>
              <w:t xml:space="preserve">LSU </w:t>
            </w:r>
            <w:r w:rsidRPr="00712E32">
              <w:rPr>
                <w:rFonts w:eastAsia="新細明體" w:cs="Candara"/>
                <w:b/>
                <w:color w:val="000000"/>
                <w:sz w:val="20"/>
                <w:szCs w:val="24"/>
              </w:rPr>
              <w:t>signals</w:t>
            </w:r>
          </w:p>
        </w:tc>
      </w:tr>
      <w:tr w:rsidR="00EB3893" w:rsidTr="00C728E8">
        <w:trPr>
          <w:cantSplit/>
        </w:trPr>
        <w:tc>
          <w:tcPr>
            <w:tcW w:w="2863" w:type="dxa"/>
            <w:tcBorders>
              <w:top w:val="single" w:sz="4" w:space="0" w:color="0000FF"/>
              <w:bottom w:val="single" w:sz="4" w:space="0" w:color="0000FF"/>
              <w:right w:val="nil"/>
            </w:tcBorders>
            <w:shd w:val="clear" w:color="auto" w:fill="FFFFFF"/>
            <w:vAlign w:val="center"/>
          </w:tcPr>
          <w:p w:rsidR="00EB3893" w:rsidRPr="00683F37" w:rsidRDefault="00EB3893" w:rsidP="00C728E8">
            <w:pPr>
              <w:adjustRightInd w:val="0"/>
              <w:snapToGrid/>
              <w:spacing w:before="120" w:after="120" w:line="0" w:lineRule="atLeast"/>
              <w:textAlignment w:val="baseline"/>
              <w:rPr>
                <w:rFonts w:eastAsia="新細明體" w:cs="Candara"/>
                <w:color w:val="000000"/>
                <w:sz w:val="20"/>
                <w:szCs w:val="24"/>
              </w:rPr>
            </w:pPr>
            <w:r w:rsidRPr="00EB3893">
              <w:rPr>
                <w:rFonts w:eastAsia="新細明體" w:cs="Candara"/>
                <w:color w:val="000000"/>
                <w:sz w:val="20"/>
                <w:szCs w:val="24"/>
              </w:rPr>
              <w:lastRenderedPageBreak/>
              <w:t>lsu_biu_addr</w:t>
            </w:r>
            <w:r w:rsidR="00CE553B">
              <w:rPr>
                <w:rFonts w:eastAsia="新細明體" w:cs="Candara" w:hint="eastAsia"/>
                <w:color w:val="000000"/>
                <w:sz w:val="20"/>
                <w:szCs w:val="24"/>
              </w:rPr>
              <w:t>[</w:t>
            </w:r>
            <w:r w:rsidR="00CE553B" w:rsidRPr="00CE553B">
              <w:rPr>
                <w:rFonts w:eastAsia="新細明體" w:cs="Candara"/>
                <w:color w:val="000000"/>
                <w:sz w:val="20"/>
                <w:szCs w:val="24"/>
              </w:rPr>
              <w:t>`NDS_ADDR_MSB:</w:t>
            </w:r>
            <w:ins w:id="402" w:author="ANDESTECH\ryjou" w:date="2016-02-18T18:01:00Z">
              <w:r w:rsidR="00ED193F">
                <w:rPr>
                  <w:rFonts w:eastAsia="新細明體" w:cs="Candara" w:hint="eastAsia"/>
                  <w:color w:val="000000"/>
                  <w:sz w:val="20"/>
                  <w:szCs w:val="24"/>
                </w:rPr>
                <w:t>0</w:t>
              </w:r>
            </w:ins>
            <w:del w:id="403" w:author="ANDESTECH\ryjou" w:date="2016-02-18T18:01:00Z">
              <w:r w:rsidR="00CE553B" w:rsidRPr="00CE553B" w:rsidDel="00ED193F">
                <w:rPr>
                  <w:rFonts w:eastAsia="新細明體" w:cs="Candara"/>
                  <w:color w:val="000000"/>
                  <w:sz w:val="20"/>
                  <w:szCs w:val="24"/>
                </w:rPr>
                <w:delText>2</w:delText>
              </w:r>
            </w:del>
            <w:r w:rsidR="00CE553B">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EB3893" w:rsidRPr="0082061B" w:rsidRDefault="00EB3893"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EB3893" w:rsidRDefault="0060395A"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LSU request address</w:t>
            </w:r>
          </w:p>
        </w:tc>
      </w:tr>
      <w:tr w:rsidR="00EB3893" w:rsidTr="00EB3893">
        <w:trPr>
          <w:cantSplit/>
        </w:trPr>
        <w:tc>
          <w:tcPr>
            <w:tcW w:w="2863" w:type="dxa"/>
            <w:tcBorders>
              <w:top w:val="single" w:sz="4" w:space="0" w:color="0000FF"/>
              <w:bottom w:val="single" w:sz="4" w:space="0" w:color="0000FF"/>
              <w:right w:val="nil"/>
            </w:tcBorders>
            <w:shd w:val="clear" w:color="auto" w:fill="FFFFFF"/>
            <w:vAlign w:val="center"/>
          </w:tcPr>
          <w:p w:rsidR="00EB3893" w:rsidRPr="00D456A6" w:rsidRDefault="00D966C0" w:rsidP="00D456A6">
            <w:pPr>
              <w:adjustRightInd w:val="0"/>
              <w:snapToGrid/>
              <w:spacing w:before="120" w:after="120" w:line="0" w:lineRule="atLeast"/>
              <w:textAlignment w:val="baseline"/>
              <w:rPr>
                <w:rFonts w:eastAsia="新細明體" w:cs="Candara"/>
                <w:color w:val="FF0000"/>
                <w:sz w:val="20"/>
                <w:szCs w:val="24"/>
              </w:rPr>
            </w:pPr>
            <w:r w:rsidRPr="00D456A6">
              <w:rPr>
                <w:rFonts w:eastAsia="新細明體" w:cs="Candara"/>
                <w:color w:val="FF0000"/>
                <w:sz w:val="20"/>
                <w:szCs w:val="24"/>
              </w:rPr>
              <w:t>lsu_biu_</w:t>
            </w:r>
            <w:r w:rsidR="00D456A6" w:rsidRPr="00D456A6">
              <w:rPr>
                <w:rFonts w:eastAsia="新細明體" w:cs="Candara" w:hint="eastAsia"/>
                <w:color w:val="FF0000"/>
                <w:sz w:val="20"/>
                <w:szCs w:val="24"/>
              </w:rPr>
              <w:t>write</w:t>
            </w:r>
          </w:p>
        </w:tc>
        <w:tc>
          <w:tcPr>
            <w:tcW w:w="1106" w:type="dxa"/>
            <w:tcBorders>
              <w:top w:val="single" w:sz="4" w:space="0" w:color="0000FF"/>
              <w:left w:val="nil"/>
              <w:bottom w:val="single" w:sz="4" w:space="0" w:color="0000FF"/>
              <w:right w:val="nil"/>
            </w:tcBorders>
            <w:shd w:val="clear" w:color="auto" w:fill="FFFFFF"/>
            <w:vAlign w:val="center"/>
          </w:tcPr>
          <w:p w:rsidR="00EB3893" w:rsidRPr="00D456A6" w:rsidRDefault="00EB3893" w:rsidP="00C728E8">
            <w:pPr>
              <w:adjustRightInd w:val="0"/>
              <w:snapToGrid/>
              <w:spacing w:before="120" w:after="120" w:line="0" w:lineRule="atLeast"/>
              <w:jc w:val="center"/>
              <w:textAlignment w:val="baseline"/>
              <w:rPr>
                <w:rFonts w:eastAsia="新細明體" w:cs="Candara"/>
                <w:color w:val="FF0000"/>
                <w:sz w:val="20"/>
                <w:szCs w:val="24"/>
              </w:rPr>
            </w:pPr>
            <w:r w:rsidRPr="00D456A6">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EB3893" w:rsidRPr="00D456A6" w:rsidRDefault="00E65830" w:rsidP="00C728E8">
            <w:pPr>
              <w:adjustRightInd w:val="0"/>
              <w:snapToGrid/>
              <w:spacing w:before="120" w:after="120" w:line="0" w:lineRule="atLeast"/>
              <w:textAlignment w:val="baseline"/>
              <w:rPr>
                <w:rFonts w:eastAsia="新細明體" w:cs="Candara"/>
                <w:color w:val="FF0000"/>
                <w:sz w:val="20"/>
                <w:szCs w:val="20"/>
              </w:rPr>
            </w:pPr>
            <w:r w:rsidRPr="00D456A6">
              <w:rPr>
                <w:rFonts w:eastAsiaTheme="minorEastAsia" w:hint="eastAsia"/>
                <w:color w:val="FF0000"/>
                <w:sz w:val="20"/>
                <w:szCs w:val="20"/>
              </w:rPr>
              <w:t>1</w:t>
            </w:r>
            <w:r w:rsidRPr="00D456A6">
              <w:rPr>
                <w:rFonts w:eastAsiaTheme="minorEastAsia"/>
                <w:color w:val="FF0000"/>
                <w:sz w:val="20"/>
                <w:szCs w:val="20"/>
              </w:rPr>
              <w:t>’</w:t>
            </w:r>
            <w:r w:rsidRPr="00D456A6">
              <w:rPr>
                <w:rFonts w:eastAsiaTheme="minorEastAsia" w:hint="eastAsia"/>
                <w:color w:val="FF0000"/>
                <w:sz w:val="20"/>
                <w:szCs w:val="20"/>
              </w:rPr>
              <w:t>b0: read. 1</w:t>
            </w:r>
            <w:r w:rsidRPr="00D456A6">
              <w:rPr>
                <w:rFonts w:eastAsiaTheme="minorEastAsia"/>
                <w:color w:val="FF0000"/>
                <w:sz w:val="20"/>
                <w:szCs w:val="20"/>
              </w:rPr>
              <w:t>’</w:t>
            </w:r>
            <w:r w:rsidRPr="00D456A6">
              <w:rPr>
                <w:rFonts w:eastAsiaTheme="minorEastAsia" w:hint="eastAsia"/>
                <w:color w:val="FF0000"/>
                <w:sz w:val="20"/>
                <w:szCs w:val="20"/>
              </w:rPr>
              <w:t>b1: write</w:t>
            </w:r>
          </w:p>
        </w:tc>
      </w:tr>
      <w:tr w:rsidR="00EB3893" w:rsidTr="00EB3893">
        <w:trPr>
          <w:cantSplit/>
        </w:trPr>
        <w:tc>
          <w:tcPr>
            <w:tcW w:w="2863" w:type="dxa"/>
            <w:tcBorders>
              <w:top w:val="single" w:sz="4" w:space="0" w:color="0000FF"/>
              <w:bottom w:val="single" w:sz="4" w:space="0" w:color="0000FF"/>
              <w:right w:val="nil"/>
            </w:tcBorders>
            <w:shd w:val="clear" w:color="auto" w:fill="FFFFFF"/>
            <w:vAlign w:val="center"/>
          </w:tcPr>
          <w:p w:rsidR="00EB3893" w:rsidRPr="00683F37" w:rsidRDefault="00D966C0" w:rsidP="00C728E8">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lsu_biu_isync</w:t>
            </w:r>
          </w:p>
        </w:tc>
        <w:tc>
          <w:tcPr>
            <w:tcW w:w="1106" w:type="dxa"/>
            <w:tcBorders>
              <w:top w:val="single" w:sz="4" w:space="0" w:color="0000FF"/>
              <w:left w:val="nil"/>
              <w:bottom w:val="single" w:sz="4" w:space="0" w:color="0000FF"/>
              <w:right w:val="nil"/>
            </w:tcBorders>
            <w:shd w:val="clear" w:color="auto" w:fill="FFFFFF"/>
            <w:vAlign w:val="center"/>
          </w:tcPr>
          <w:p w:rsidR="00EB3893" w:rsidRPr="0082061B" w:rsidRDefault="00EB3893"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EB3893" w:rsidRPr="00D979B2" w:rsidRDefault="00D979B2" w:rsidP="00C728E8">
            <w:pPr>
              <w:adjustRightInd w:val="0"/>
              <w:snapToGrid/>
              <w:spacing w:before="120" w:after="120" w:line="0" w:lineRule="atLeast"/>
              <w:textAlignment w:val="baseline"/>
              <w:rPr>
                <w:rFonts w:eastAsia="新細明體" w:cs="Candara"/>
                <w:color w:val="000000"/>
                <w:sz w:val="20"/>
                <w:szCs w:val="20"/>
              </w:rPr>
            </w:pPr>
            <w:r w:rsidRPr="00D979B2">
              <w:rPr>
                <w:rFonts w:eastAsiaTheme="minorEastAsia" w:hint="eastAsia"/>
                <w:sz w:val="20"/>
                <w:szCs w:val="20"/>
              </w:rPr>
              <w:t xml:space="preserve">Current instruction is </w:t>
            </w:r>
            <w:r w:rsidRPr="00D979B2">
              <w:rPr>
                <w:rFonts w:eastAsiaTheme="minorEastAsia"/>
                <w:sz w:val="20"/>
                <w:szCs w:val="20"/>
              </w:rPr>
              <w:t>“</w:t>
            </w:r>
            <w:r w:rsidRPr="00D979B2">
              <w:rPr>
                <w:rFonts w:eastAsiaTheme="minorEastAsia" w:hint="eastAsia"/>
                <w:sz w:val="20"/>
                <w:szCs w:val="20"/>
              </w:rPr>
              <w:t>isync</w:t>
            </w:r>
            <w:r w:rsidRPr="00D979B2">
              <w:rPr>
                <w:rFonts w:eastAsiaTheme="minorEastAsia"/>
                <w:sz w:val="20"/>
                <w:szCs w:val="20"/>
              </w:rPr>
              <w:t>”</w:t>
            </w:r>
            <w:r w:rsidRPr="00D979B2">
              <w:rPr>
                <w:rFonts w:eastAsiaTheme="minorEastAsia" w:hint="eastAsia"/>
                <w:sz w:val="20"/>
                <w:szCs w:val="20"/>
              </w:rPr>
              <w:t>. BIU should block request from FCU</w:t>
            </w:r>
          </w:p>
        </w:tc>
      </w:tr>
      <w:tr w:rsidR="00EB3893" w:rsidTr="00EB3893">
        <w:trPr>
          <w:cantSplit/>
        </w:trPr>
        <w:tc>
          <w:tcPr>
            <w:tcW w:w="2863" w:type="dxa"/>
            <w:tcBorders>
              <w:top w:val="single" w:sz="4" w:space="0" w:color="0000FF"/>
              <w:bottom w:val="single" w:sz="4" w:space="0" w:color="0000FF"/>
              <w:right w:val="nil"/>
            </w:tcBorders>
            <w:shd w:val="clear" w:color="auto" w:fill="FFFFFF"/>
            <w:vAlign w:val="center"/>
          </w:tcPr>
          <w:p w:rsidR="00EB3893" w:rsidRPr="00683F37" w:rsidRDefault="00D966C0" w:rsidP="00C728E8">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lsu_biu_length</w:t>
            </w:r>
            <w:r w:rsidR="00CE553B">
              <w:rPr>
                <w:rFonts w:eastAsia="新細明體" w:cs="Candara" w:hint="eastAsia"/>
                <w:color w:val="00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EB3893" w:rsidRPr="0082061B" w:rsidRDefault="00EB3893"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950E5F" w:rsidRPr="004965FC" w:rsidRDefault="00950E5F" w:rsidP="00950E5F">
            <w:pPr>
              <w:rPr>
                <w:rFonts w:eastAsiaTheme="minorEastAsia"/>
                <w:sz w:val="20"/>
                <w:szCs w:val="20"/>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b00: single, 2</w:t>
            </w:r>
            <w:r w:rsidRPr="004965FC">
              <w:rPr>
                <w:rFonts w:eastAsiaTheme="minorEastAsia"/>
                <w:sz w:val="20"/>
                <w:szCs w:val="20"/>
              </w:rPr>
              <w:t>’</w:t>
            </w:r>
            <w:r>
              <w:rPr>
                <w:rFonts w:eastAsiaTheme="minorEastAsia" w:hint="eastAsia"/>
                <w:sz w:val="20"/>
                <w:szCs w:val="20"/>
              </w:rPr>
              <w:t>b01: 2</w:t>
            </w:r>
          </w:p>
          <w:p w:rsidR="00EB3893" w:rsidRDefault="00950E5F" w:rsidP="00950E5F">
            <w:pPr>
              <w:adjustRightInd w:val="0"/>
              <w:snapToGrid/>
              <w:spacing w:before="120" w:after="120" w:line="0" w:lineRule="atLeast"/>
              <w:textAlignment w:val="baseline"/>
              <w:rPr>
                <w:rFonts w:eastAsia="新細明體" w:cs="Candara"/>
                <w:color w:val="000000"/>
                <w:sz w:val="20"/>
                <w:szCs w:val="24"/>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b10: 4, 4</w:t>
            </w:r>
            <w:r w:rsidRPr="004965FC">
              <w:rPr>
                <w:rFonts w:eastAsiaTheme="minorEastAsia"/>
                <w:sz w:val="20"/>
                <w:szCs w:val="20"/>
              </w:rPr>
              <w:t>’</w:t>
            </w:r>
            <w:r w:rsidRPr="004965FC">
              <w:rPr>
                <w:rFonts w:eastAsiaTheme="minorEastAsia" w:hint="eastAsia"/>
                <w:sz w:val="20"/>
                <w:szCs w:val="20"/>
              </w:rPr>
              <w:t>b11: 8</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772E9E" w:rsidRDefault="00C338B6" w:rsidP="00E43C14">
            <w:pPr>
              <w:adjustRightInd w:val="0"/>
              <w:snapToGrid/>
              <w:spacing w:before="120" w:after="120" w:line="0" w:lineRule="atLeast"/>
              <w:textAlignment w:val="baseline"/>
              <w:rPr>
                <w:rFonts w:eastAsia="新細明體" w:cs="Candara"/>
                <w:color w:val="FF0000"/>
                <w:sz w:val="20"/>
                <w:szCs w:val="24"/>
              </w:rPr>
            </w:pPr>
            <w:r w:rsidRPr="00772E9E">
              <w:rPr>
                <w:rFonts w:eastAsia="新細明體" w:cs="Candara" w:hint="eastAsia"/>
                <w:color w:val="FF0000"/>
                <w:sz w:val="20"/>
                <w:szCs w:val="24"/>
              </w:rPr>
              <w:t>lsu_biu_</w:t>
            </w:r>
            <w:r w:rsidR="00E43C14">
              <w:rPr>
                <w:rFonts w:eastAsia="新細明體" w:cs="Candara" w:hint="eastAsia"/>
                <w:color w:val="FF0000"/>
                <w:sz w:val="20"/>
                <w:szCs w:val="24"/>
              </w:rPr>
              <w:t>size</w:t>
            </w:r>
            <w:r w:rsidRPr="00772E9E">
              <w:rPr>
                <w:rFonts w:eastAsia="新細明體" w:cs="Candara" w:hint="eastAsia"/>
                <w:color w:val="FF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C338B6" w:rsidRPr="00772E9E" w:rsidRDefault="00C338B6" w:rsidP="009C458B">
            <w:pPr>
              <w:adjustRightInd w:val="0"/>
              <w:snapToGrid/>
              <w:spacing w:before="120" w:after="120" w:line="0" w:lineRule="atLeast"/>
              <w:jc w:val="center"/>
              <w:textAlignment w:val="baseline"/>
              <w:rPr>
                <w:rFonts w:eastAsia="新細明體" w:cs="Candara"/>
                <w:color w:val="FF0000"/>
                <w:sz w:val="20"/>
                <w:szCs w:val="24"/>
              </w:rPr>
            </w:pPr>
            <w:r w:rsidRPr="00772E9E">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772E9E" w:rsidRDefault="00C338B6" w:rsidP="009C458B">
            <w:pPr>
              <w:rPr>
                <w:rFonts w:eastAsiaTheme="minorEastAsia"/>
                <w:color w:val="FF0000"/>
                <w:sz w:val="20"/>
                <w:szCs w:val="20"/>
              </w:rPr>
            </w:pPr>
            <w:r w:rsidRPr="00772E9E">
              <w:rPr>
                <w:rFonts w:eastAsiaTheme="minorEastAsia"/>
                <w:color w:val="FF0000"/>
                <w:sz w:val="20"/>
                <w:szCs w:val="20"/>
              </w:rPr>
              <w:t>2’</w:t>
            </w:r>
            <w:r w:rsidRPr="00772E9E">
              <w:rPr>
                <w:rFonts w:eastAsiaTheme="minorEastAsia" w:hint="eastAsia"/>
                <w:color w:val="FF0000"/>
                <w:sz w:val="20"/>
                <w:szCs w:val="20"/>
              </w:rPr>
              <w:t>b00: byte. 2</w:t>
            </w:r>
            <w:r w:rsidRPr="00772E9E">
              <w:rPr>
                <w:rFonts w:eastAsiaTheme="minorEastAsia"/>
                <w:color w:val="FF0000"/>
                <w:sz w:val="20"/>
                <w:szCs w:val="20"/>
              </w:rPr>
              <w:t>’</w:t>
            </w:r>
            <w:r w:rsidRPr="00772E9E">
              <w:rPr>
                <w:rFonts w:eastAsiaTheme="minorEastAsia" w:hint="eastAsia"/>
                <w:color w:val="FF0000"/>
                <w:sz w:val="20"/>
                <w:szCs w:val="20"/>
              </w:rPr>
              <w:t>b01: halfword.</w:t>
            </w:r>
          </w:p>
          <w:p w:rsidR="00C338B6" w:rsidRPr="00772E9E" w:rsidRDefault="00C338B6" w:rsidP="009C458B">
            <w:pPr>
              <w:rPr>
                <w:rFonts w:eastAsiaTheme="minorEastAsia"/>
                <w:color w:val="FF0000"/>
                <w:sz w:val="20"/>
                <w:szCs w:val="20"/>
              </w:rPr>
            </w:pPr>
            <w:r w:rsidRPr="00772E9E">
              <w:rPr>
                <w:rFonts w:eastAsiaTheme="minorEastAsia" w:hint="eastAsia"/>
                <w:color w:val="FF0000"/>
                <w:sz w:val="20"/>
                <w:szCs w:val="20"/>
              </w:rPr>
              <w:t>2</w:t>
            </w:r>
            <w:r w:rsidRPr="00772E9E">
              <w:rPr>
                <w:rFonts w:eastAsiaTheme="minorEastAsia"/>
                <w:color w:val="FF0000"/>
                <w:sz w:val="20"/>
                <w:szCs w:val="20"/>
              </w:rPr>
              <w:t>’</w:t>
            </w:r>
            <w:r w:rsidRPr="00772E9E">
              <w:rPr>
                <w:rFonts w:eastAsiaTheme="minorEastAsia" w:hint="eastAsia"/>
                <w:color w:val="FF0000"/>
                <w:sz w:val="20"/>
                <w:szCs w:val="20"/>
              </w:rPr>
              <w:t>b10: word. 2</w:t>
            </w:r>
            <w:r w:rsidRPr="00772E9E">
              <w:rPr>
                <w:rFonts w:eastAsiaTheme="minorEastAsia"/>
                <w:color w:val="FF0000"/>
                <w:sz w:val="20"/>
                <w:szCs w:val="20"/>
              </w:rPr>
              <w:t>’</w:t>
            </w:r>
            <w:r w:rsidRPr="00772E9E">
              <w:rPr>
                <w:rFonts w:eastAsiaTheme="minorEastAsia" w:hint="eastAsia"/>
                <w:color w:val="FF0000"/>
                <w:sz w:val="20"/>
                <w:szCs w:val="20"/>
              </w:rPr>
              <w:t>b11: double word(for cache line)</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rsidP="00C728E8">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lsu_biu_lock</w:t>
            </w:r>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D979B2" w:rsidRDefault="00C338B6" w:rsidP="00C728E8">
            <w:pPr>
              <w:adjustRightInd w:val="0"/>
              <w:snapToGrid/>
              <w:spacing w:before="120" w:after="120" w:line="0" w:lineRule="atLeast"/>
              <w:textAlignment w:val="baseline"/>
              <w:rPr>
                <w:rFonts w:eastAsia="新細明體" w:cs="Candara"/>
                <w:color w:val="000000"/>
                <w:sz w:val="20"/>
                <w:szCs w:val="20"/>
              </w:rPr>
            </w:pPr>
            <w:r w:rsidRPr="00D979B2">
              <w:rPr>
                <w:rFonts w:eastAsiaTheme="minorEastAsia" w:hint="eastAsia"/>
                <w:sz w:val="20"/>
                <w:szCs w:val="20"/>
              </w:rPr>
              <w:t xml:space="preserve">Indicate this transaction is an </w:t>
            </w:r>
            <w:r w:rsidRPr="00D979B2">
              <w:rPr>
                <w:rFonts w:eastAsiaTheme="minorEastAsia"/>
                <w:sz w:val="20"/>
                <w:szCs w:val="20"/>
              </w:rPr>
              <w:t>exclusive</w:t>
            </w:r>
            <w:r w:rsidRPr="00D979B2">
              <w:rPr>
                <w:rFonts w:eastAsiaTheme="minorEastAsia" w:hint="eastAsia"/>
                <w:sz w:val="20"/>
                <w:szCs w:val="20"/>
              </w:rPr>
              <w:t xml:space="preserve"> access</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rsidP="00C728E8">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lsu_biu_lock_clear</w:t>
            </w:r>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D979B2" w:rsidRDefault="00C338B6" w:rsidP="00C728E8">
            <w:pPr>
              <w:adjustRightInd w:val="0"/>
              <w:snapToGrid/>
              <w:spacing w:before="120" w:after="120" w:line="0" w:lineRule="atLeast"/>
              <w:textAlignment w:val="baseline"/>
              <w:rPr>
                <w:rFonts w:eastAsia="新細明體" w:cs="Candara"/>
                <w:color w:val="000000"/>
                <w:sz w:val="20"/>
                <w:szCs w:val="20"/>
              </w:rPr>
            </w:pPr>
            <w:r w:rsidRPr="00D979B2">
              <w:rPr>
                <w:rFonts w:eastAsiaTheme="minorEastAsia" w:hint="eastAsia"/>
                <w:sz w:val="20"/>
                <w:szCs w:val="20"/>
              </w:rPr>
              <w:t>Indicate the exclusive access fails in core</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rsidP="00C728E8">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lsu_biu_msync</w:t>
            </w:r>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D979B2" w:rsidRDefault="00C338B6" w:rsidP="00C728E8">
            <w:pPr>
              <w:adjustRightInd w:val="0"/>
              <w:snapToGrid/>
              <w:spacing w:before="120" w:after="120" w:line="0" w:lineRule="atLeast"/>
              <w:textAlignment w:val="baseline"/>
              <w:rPr>
                <w:rFonts w:eastAsia="新細明體" w:cs="Candara"/>
                <w:color w:val="000000"/>
                <w:sz w:val="20"/>
                <w:szCs w:val="20"/>
              </w:rPr>
            </w:pPr>
            <w:r w:rsidRPr="00D979B2">
              <w:rPr>
                <w:rFonts w:eastAsiaTheme="minorEastAsia"/>
                <w:sz w:val="20"/>
                <w:szCs w:val="20"/>
              </w:rPr>
              <w:t>C</w:t>
            </w:r>
            <w:r w:rsidRPr="00D979B2">
              <w:rPr>
                <w:rFonts w:eastAsiaTheme="minorEastAsia" w:hint="eastAsia"/>
                <w:sz w:val="20"/>
                <w:szCs w:val="20"/>
              </w:rPr>
              <w:t xml:space="preserve">urrent instruction is </w:t>
            </w:r>
            <w:r w:rsidRPr="00D979B2">
              <w:rPr>
                <w:rFonts w:eastAsiaTheme="minorEastAsia"/>
                <w:sz w:val="20"/>
                <w:szCs w:val="20"/>
              </w:rPr>
              <w:t>“</w:t>
            </w:r>
            <w:r w:rsidRPr="00D979B2">
              <w:rPr>
                <w:rFonts w:eastAsiaTheme="minorEastAsia" w:hint="eastAsia"/>
                <w:sz w:val="20"/>
                <w:szCs w:val="20"/>
              </w:rPr>
              <w:t>msync</w:t>
            </w:r>
            <w:r w:rsidRPr="00D979B2">
              <w:rPr>
                <w:rFonts w:eastAsiaTheme="minorEastAsia"/>
                <w:sz w:val="20"/>
                <w:szCs w:val="20"/>
              </w:rPr>
              <w:t>”</w:t>
            </w:r>
            <w:r w:rsidRPr="00D979B2">
              <w:rPr>
                <w:rFonts w:eastAsiaTheme="minorEastAsia" w:hint="eastAsia"/>
                <w:sz w:val="20"/>
                <w:szCs w:val="20"/>
              </w:rPr>
              <w:t xml:space="preserve">. BIU should block the </w:t>
            </w:r>
            <w:r w:rsidRPr="00D979B2">
              <w:rPr>
                <w:rFonts w:eastAsiaTheme="minorEastAsia"/>
                <w:sz w:val="20"/>
                <w:szCs w:val="20"/>
              </w:rPr>
              <w:t>request</w:t>
            </w:r>
            <w:r w:rsidRPr="00D979B2">
              <w:rPr>
                <w:rFonts w:eastAsiaTheme="minorEastAsia" w:hint="eastAsia"/>
                <w:sz w:val="20"/>
                <w:szCs w:val="20"/>
              </w:rPr>
              <w:t xml:space="preserve"> from LDMA and EDM</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336CAC" w:rsidRDefault="00C338B6" w:rsidP="00C728E8">
            <w:pPr>
              <w:adjustRightInd w:val="0"/>
              <w:snapToGrid/>
              <w:spacing w:before="120" w:after="120" w:line="0" w:lineRule="atLeast"/>
              <w:textAlignment w:val="baseline"/>
              <w:rPr>
                <w:rFonts w:eastAsia="新細明體" w:cs="Candara"/>
                <w:color w:val="FF0000"/>
                <w:sz w:val="20"/>
                <w:szCs w:val="24"/>
              </w:rPr>
            </w:pPr>
            <w:r w:rsidRPr="00336CAC">
              <w:rPr>
                <w:rFonts w:eastAsia="新細明體" w:cs="Candara" w:hint="eastAsia"/>
                <w:color w:val="FF0000"/>
                <w:sz w:val="20"/>
                <w:szCs w:val="24"/>
              </w:rPr>
              <w:t>lsu_biu_cacheability[2:0]</w:t>
            </w:r>
          </w:p>
        </w:tc>
        <w:tc>
          <w:tcPr>
            <w:tcW w:w="1106" w:type="dxa"/>
            <w:tcBorders>
              <w:top w:val="single" w:sz="4" w:space="0" w:color="0000FF"/>
              <w:left w:val="nil"/>
              <w:bottom w:val="single" w:sz="4" w:space="0" w:color="0000FF"/>
              <w:right w:val="nil"/>
            </w:tcBorders>
            <w:shd w:val="clear" w:color="auto" w:fill="FFFFFF"/>
            <w:vAlign w:val="center"/>
          </w:tcPr>
          <w:p w:rsidR="00C338B6" w:rsidRPr="00336CAC" w:rsidRDefault="00C338B6" w:rsidP="00C728E8">
            <w:pPr>
              <w:adjustRightInd w:val="0"/>
              <w:snapToGrid/>
              <w:spacing w:before="120" w:after="120" w:line="0" w:lineRule="atLeast"/>
              <w:jc w:val="center"/>
              <w:textAlignment w:val="baseline"/>
              <w:rPr>
                <w:rFonts w:eastAsia="新細明體" w:cs="Candara"/>
                <w:color w:val="FF0000"/>
                <w:sz w:val="20"/>
                <w:szCs w:val="24"/>
              </w:rPr>
            </w:pPr>
            <w:r w:rsidRPr="00336CAC">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336CAC" w:rsidRDefault="00C338B6" w:rsidP="00C728E8">
            <w:pPr>
              <w:adjustRightInd w:val="0"/>
              <w:snapToGrid/>
              <w:spacing w:before="120" w:after="120" w:line="0" w:lineRule="atLeast"/>
              <w:textAlignment w:val="baseline"/>
              <w:rPr>
                <w:rFonts w:eastAsia="新細明體" w:cs="Candara"/>
                <w:color w:val="FF0000"/>
                <w:sz w:val="20"/>
                <w:szCs w:val="20"/>
              </w:rPr>
            </w:pPr>
            <w:r w:rsidRPr="00336CAC">
              <w:rPr>
                <w:rFonts w:eastAsia="新細明體" w:cs="Candara" w:hint="eastAsia"/>
                <w:color w:val="FF0000"/>
                <w:sz w:val="20"/>
                <w:szCs w:val="20"/>
              </w:rPr>
              <w:t>LSU read cacheability</w:t>
            </w:r>
            <w:ins w:id="404" w:author="ANDESTECH\ryjou" w:date="2016-02-24T08:44:00Z">
              <w:r w:rsidR="005E1D62">
                <w:rPr>
                  <w:rFonts w:eastAsia="新細明體" w:cs="Candara" w:hint="eastAsia"/>
                  <w:color w:val="FF0000"/>
                  <w:sz w:val="20"/>
                  <w:szCs w:val="20"/>
                </w:rPr>
                <w:t xml:space="preserve">; </w:t>
              </w:r>
              <w:r w:rsidR="005E1D62" w:rsidRPr="005E1D62">
                <w:rPr>
                  <w:rFonts w:eastAsiaTheme="minorEastAsia"/>
                  <w:color w:val="FF0000"/>
                  <w:sz w:val="20"/>
                  <w:szCs w:val="20"/>
                </w:rPr>
                <w:t>[2]: wt; [1]: noncache; [0]: nonbuf;</w:t>
              </w:r>
              <w:r w:rsidR="005E1D62">
                <w:rPr>
                  <w:rFonts w:eastAsia="新細明體" w:cs="Candara" w:hint="eastAsia"/>
                  <w:color w:val="FF0000"/>
                  <w:sz w:val="20"/>
                  <w:szCs w:val="20"/>
                </w:rPr>
                <w:t xml:space="preserve"> </w:t>
              </w:r>
            </w:ins>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336CAC" w:rsidRDefault="00C338B6" w:rsidP="00C728E8">
            <w:pPr>
              <w:adjustRightInd w:val="0"/>
              <w:snapToGrid/>
              <w:spacing w:before="120" w:after="120" w:line="0" w:lineRule="atLeast"/>
              <w:textAlignment w:val="baseline"/>
              <w:rPr>
                <w:rFonts w:eastAsia="新細明體" w:cs="Candara"/>
                <w:color w:val="FF0000"/>
                <w:sz w:val="20"/>
                <w:szCs w:val="24"/>
              </w:rPr>
            </w:pPr>
            <w:r>
              <w:rPr>
                <w:rFonts w:eastAsia="新細明體" w:cs="Candara" w:hint="eastAsia"/>
                <w:color w:val="FF0000"/>
                <w:sz w:val="20"/>
                <w:szCs w:val="24"/>
              </w:rPr>
              <w:t>lsu_biu_rdata_wait</w:t>
            </w:r>
          </w:p>
        </w:tc>
        <w:tc>
          <w:tcPr>
            <w:tcW w:w="1106" w:type="dxa"/>
            <w:tcBorders>
              <w:top w:val="single" w:sz="4" w:space="0" w:color="0000FF"/>
              <w:left w:val="nil"/>
              <w:bottom w:val="single" w:sz="4" w:space="0" w:color="0000FF"/>
              <w:right w:val="nil"/>
            </w:tcBorders>
            <w:shd w:val="clear" w:color="auto" w:fill="FFFFFF"/>
            <w:vAlign w:val="center"/>
          </w:tcPr>
          <w:p w:rsidR="00C338B6" w:rsidRPr="00336CAC" w:rsidRDefault="00C338B6" w:rsidP="00C728E8">
            <w:pPr>
              <w:adjustRightInd w:val="0"/>
              <w:snapToGrid/>
              <w:spacing w:before="120" w:after="120" w:line="0" w:lineRule="atLeast"/>
              <w:jc w:val="center"/>
              <w:textAlignment w:val="baseline"/>
              <w:rPr>
                <w:rFonts w:eastAsia="新細明體" w:cs="Candara"/>
                <w:color w:val="FF0000"/>
                <w:sz w:val="20"/>
                <w:szCs w:val="24"/>
              </w:rPr>
            </w:pPr>
            <w:r>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336CAC" w:rsidRDefault="00C338B6" w:rsidP="00C728E8">
            <w:pPr>
              <w:adjustRightInd w:val="0"/>
              <w:snapToGrid/>
              <w:spacing w:before="120" w:after="120" w:line="0" w:lineRule="atLeast"/>
              <w:textAlignment w:val="baseline"/>
              <w:rPr>
                <w:rFonts w:eastAsia="新細明體" w:cs="Candara"/>
                <w:color w:val="FF0000"/>
                <w:sz w:val="20"/>
                <w:szCs w:val="20"/>
              </w:rPr>
            </w:pPr>
            <w:r>
              <w:rPr>
                <w:rFonts w:eastAsia="新細明體" w:cs="Candara" w:hint="eastAsia"/>
                <w:color w:val="FF0000"/>
                <w:sz w:val="20"/>
                <w:szCs w:val="20"/>
              </w:rPr>
              <w:t>Read data wait to BIU</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rsidP="00C728E8">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lsu_biu_req</w:t>
            </w:r>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8D7636" w:rsidRDefault="00C338B6" w:rsidP="00C728E8">
            <w:pPr>
              <w:adjustRightInd w:val="0"/>
              <w:snapToGrid/>
              <w:spacing w:before="120" w:after="120" w:line="0" w:lineRule="atLeast"/>
              <w:textAlignment w:val="baseline"/>
              <w:rPr>
                <w:rFonts w:eastAsia="新細明體" w:cs="Candara"/>
                <w:color w:val="000000"/>
                <w:sz w:val="20"/>
                <w:szCs w:val="20"/>
              </w:rPr>
            </w:pPr>
            <w:r w:rsidRPr="008D7636">
              <w:rPr>
                <w:rFonts w:eastAsia="新細明體" w:cs="Candara" w:hint="eastAsia"/>
                <w:color w:val="000000"/>
                <w:sz w:val="20"/>
                <w:szCs w:val="20"/>
              </w:rPr>
              <w:t>LSU request to BIU</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rsidP="00C728E8">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lsu_biu_req_kill</w:t>
            </w:r>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8D7636" w:rsidRDefault="00C338B6" w:rsidP="00C728E8">
            <w:pPr>
              <w:adjustRightInd w:val="0"/>
              <w:snapToGrid/>
              <w:spacing w:before="120" w:after="120" w:line="0" w:lineRule="atLeast"/>
              <w:textAlignment w:val="baseline"/>
              <w:rPr>
                <w:rFonts w:eastAsia="新細明體" w:cs="Candara"/>
                <w:color w:val="000000"/>
                <w:sz w:val="20"/>
                <w:szCs w:val="20"/>
              </w:rPr>
            </w:pPr>
            <w:r w:rsidRPr="008D7636">
              <w:rPr>
                <w:rFonts w:eastAsiaTheme="minorEastAsia" w:hint="eastAsia"/>
                <w:sz w:val="20"/>
                <w:szCs w:val="20"/>
              </w:rPr>
              <w:t>The request is killed</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lsu_biu_wb_addr</w:t>
            </w:r>
            <w:r>
              <w:rPr>
                <w:rFonts w:eastAsia="新細明體" w:cs="Candara" w:hint="eastAsia"/>
                <w:color w:val="000000"/>
                <w:sz w:val="20"/>
                <w:szCs w:val="24"/>
              </w:rPr>
              <w:t>[</w:t>
            </w:r>
            <w:r w:rsidRPr="00CE553B">
              <w:rPr>
                <w:rFonts w:eastAsia="新細明體" w:cs="Candara"/>
                <w:color w:val="000000"/>
                <w:sz w:val="20"/>
                <w:szCs w:val="24"/>
              </w:rPr>
              <w:t>`NDS_ADDR_MSB:</w:t>
            </w:r>
            <w:del w:id="405" w:author="ANDESTECH\ryjou" w:date="2016-02-18T18:01:00Z">
              <w:r w:rsidRPr="00CE553B" w:rsidDel="00ED193F">
                <w:rPr>
                  <w:rFonts w:eastAsia="新細明體" w:cs="Candara"/>
                  <w:color w:val="000000"/>
                  <w:sz w:val="20"/>
                  <w:szCs w:val="24"/>
                </w:rPr>
                <w:delText>2</w:delText>
              </w:r>
            </w:del>
            <w:ins w:id="406" w:author="ANDESTECH\ryjou" w:date="2016-02-18T18:01:00Z">
              <w:r w:rsidR="00ED193F">
                <w:rPr>
                  <w:rFonts w:eastAsia="新細明體" w:cs="Candara" w:hint="eastAsia"/>
                  <w:color w:val="000000"/>
                  <w:sz w:val="20"/>
                  <w:szCs w:val="24"/>
                </w:rPr>
                <w:t>0</w:t>
              </w:r>
            </w:ins>
            <w:r>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8D7636" w:rsidRDefault="00C338B6" w:rsidP="008D7636">
            <w:pPr>
              <w:adjustRightInd w:val="0"/>
              <w:snapToGrid/>
              <w:spacing w:before="120" w:after="120" w:line="0" w:lineRule="atLeast"/>
              <w:textAlignment w:val="baseline"/>
              <w:rPr>
                <w:rFonts w:eastAsia="新細明體" w:cs="Candara"/>
                <w:color w:val="000000"/>
                <w:sz w:val="20"/>
                <w:szCs w:val="20"/>
              </w:rPr>
            </w:pPr>
            <w:r w:rsidRPr="008D7636">
              <w:rPr>
                <w:rFonts w:eastAsia="新細明體" w:cs="Candara" w:hint="eastAsia"/>
                <w:color w:val="000000"/>
                <w:sz w:val="20"/>
                <w:szCs w:val="20"/>
              </w:rPr>
              <w:t>LSU wb request address</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rsidP="00C728E8">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lsu_biu_wb_bwe</w:t>
            </w:r>
            <w:r>
              <w:rPr>
                <w:rFonts w:eastAsia="新細明體" w:cs="Candara" w:hint="eastAsia"/>
                <w:color w:val="000000"/>
                <w:sz w:val="20"/>
                <w:szCs w:val="24"/>
              </w:rPr>
              <w:t>[7</w:t>
            </w:r>
            <w:r>
              <w:rPr>
                <w:rFonts w:eastAsia="新細明體" w:cs="Candara"/>
                <w:color w:val="000000"/>
                <w:sz w:val="20"/>
                <w:szCs w:val="24"/>
              </w:rPr>
              <w:t>:0]</w:t>
            </w:r>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8D7636" w:rsidRDefault="00C338B6" w:rsidP="00C728E8">
            <w:pPr>
              <w:adjustRightInd w:val="0"/>
              <w:snapToGrid/>
              <w:spacing w:before="120" w:after="120" w:line="0" w:lineRule="atLeast"/>
              <w:textAlignment w:val="baseline"/>
              <w:rPr>
                <w:rFonts w:eastAsia="新細明體" w:cs="Candara"/>
                <w:color w:val="000000"/>
                <w:sz w:val="20"/>
                <w:szCs w:val="20"/>
              </w:rPr>
            </w:pPr>
            <w:r w:rsidRPr="008D7636">
              <w:rPr>
                <w:rFonts w:eastAsiaTheme="minorEastAsia" w:hint="eastAsia"/>
                <w:sz w:val="20"/>
                <w:szCs w:val="20"/>
              </w:rPr>
              <w:t>LSU wb byte write enable</w:t>
            </w:r>
          </w:p>
        </w:tc>
      </w:tr>
      <w:tr w:rsidR="00C338B6" w:rsidTr="00D966C0">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rsidP="00C728E8">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lsu_biu_wb_last</w:t>
            </w:r>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8D7636" w:rsidRDefault="00C338B6" w:rsidP="00C728E8">
            <w:pPr>
              <w:adjustRightInd w:val="0"/>
              <w:snapToGrid/>
              <w:spacing w:before="120" w:after="120" w:line="0" w:lineRule="atLeast"/>
              <w:textAlignment w:val="baseline"/>
              <w:rPr>
                <w:rFonts w:eastAsia="新細明體" w:cs="Candara"/>
                <w:color w:val="000000"/>
                <w:sz w:val="20"/>
                <w:szCs w:val="20"/>
              </w:rPr>
            </w:pPr>
            <w:r w:rsidRPr="008D7636">
              <w:rPr>
                <w:rFonts w:eastAsiaTheme="minorEastAsia" w:hint="eastAsia"/>
                <w:sz w:val="20"/>
                <w:szCs w:val="20"/>
              </w:rPr>
              <w:t>LSU wb last data</w:t>
            </w:r>
          </w:p>
        </w:tc>
      </w:tr>
      <w:tr w:rsidR="00C338B6" w:rsidTr="00D966C0">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rsidP="00C728E8">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lsu_biu_wb_length</w:t>
            </w:r>
            <w:r>
              <w:rPr>
                <w:rFonts w:eastAsia="新細明體" w:cs="Candara" w:hint="eastAsia"/>
                <w:color w:val="00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4965FC" w:rsidRDefault="00C338B6" w:rsidP="00950E5F">
            <w:pPr>
              <w:rPr>
                <w:rFonts w:eastAsiaTheme="minorEastAsia"/>
                <w:sz w:val="20"/>
                <w:szCs w:val="20"/>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b00: single, 2</w:t>
            </w:r>
            <w:r w:rsidRPr="004965FC">
              <w:rPr>
                <w:rFonts w:eastAsiaTheme="minorEastAsia"/>
                <w:sz w:val="20"/>
                <w:szCs w:val="20"/>
              </w:rPr>
              <w:t>’</w:t>
            </w:r>
            <w:r>
              <w:rPr>
                <w:rFonts w:eastAsiaTheme="minorEastAsia" w:hint="eastAsia"/>
                <w:sz w:val="20"/>
                <w:szCs w:val="20"/>
              </w:rPr>
              <w:t>b01: 2</w:t>
            </w:r>
          </w:p>
          <w:p w:rsidR="00C338B6" w:rsidRPr="008D7636" w:rsidRDefault="00C338B6" w:rsidP="00950E5F">
            <w:pPr>
              <w:adjustRightInd w:val="0"/>
              <w:snapToGrid/>
              <w:spacing w:before="120" w:after="120" w:line="0" w:lineRule="atLeast"/>
              <w:textAlignment w:val="baseline"/>
              <w:rPr>
                <w:rFonts w:eastAsia="新細明體" w:cs="Candara"/>
                <w:color w:val="000000"/>
                <w:sz w:val="20"/>
                <w:szCs w:val="20"/>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b10: 4, 4</w:t>
            </w:r>
            <w:r w:rsidRPr="004965FC">
              <w:rPr>
                <w:rFonts w:eastAsiaTheme="minorEastAsia"/>
                <w:sz w:val="20"/>
                <w:szCs w:val="20"/>
              </w:rPr>
              <w:t>’</w:t>
            </w:r>
            <w:r w:rsidRPr="004965FC">
              <w:rPr>
                <w:rFonts w:eastAsiaTheme="minorEastAsia" w:hint="eastAsia"/>
                <w:sz w:val="20"/>
                <w:szCs w:val="20"/>
              </w:rPr>
              <w:t>b11: 8</w:t>
            </w:r>
          </w:p>
        </w:tc>
      </w:tr>
      <w:tr w:rsidR="00772E9E" w:rsidTr="00D966C0">
        <w:trPr>
          <w:cantSplit/>
        </w:trPr>
        <w:tc>
          <w:tcPr>
            <w:tcW w:w="2863" w:type="dxa"/>
            <w:tcBorders>
              <w:top w:val="single" w:sz="4" w:space="0" w:color="0000FF"/>
              <w:bottom w:val="single" w:sz="4" w:space="0" w:color="0000FF"/>
              <w:right w:val="nil"/>
            </w:tcBorders>
            <w:shd w:val="clear" w:color="auto" w:fill="FFFFFF"/>
            <w:vAlign w:val="center"/>
          </w:tcPr>
          <w:p w:rsidR="00772E9E" w:rsidRPr="00772E9E" w:rsidRDefault="00772E9E" w:rsidP="00E43C14">
            <w:pPr>
              <w:adjustRightInd w:val="0"/>
              <w:snapToGrid/>
              <w:spacing w:before="120" w:after="120" w:line="0" w:lineRule="atLeast"/>
              <w:textAlignment w:val="baseline"/>
              <w:rPr>
                <w:rFonts w:eastAsia="新細明體" w:cs="Candara"/>
                <w:color w:val="FF0000"/>
                <w:sz w:val="20"/>
                <w:szCs w:val="24"/>
              </w:rPr>
            </w:pPr>
            <w:r w:rsidRPr="00772E9E">
              <w:rPr>
                <w:rFonts w:eastAsia="新細明體" w:cs="Candara" w:hint="eastAsia"/>
                <w:color w:val="FF0000"/>
                <w:sz w:val="20"/>
                <w:szCs w:val="24"/>
              </w:rPr>
              <w:t>lsu_biu</w:t>
            </w:r>
            <w:r>
              <w:rPr>
                <w:rFonts w:eastAsia="新細明體" w:cs="Candara" w:hint="eastAsia"/>
                <w:color w:val="FF0000"/>
                <w:sz w:val="20"/>
                <w:szCs w:val="24"/>
              </w:rPr>
              <w:t>_wb</w:t>
            </w:r>
            <w:r w:rsidRPr="00772E9E">
              <w:rPr>
                <w:rFonts w:eastAsia="新細明體" w:cs="Candara" w:hint="eastAsia"/>
                <w:color w:val="FF0000"/>
                <w:sz w:val="20"/>
                <w:szCs w:val="24"/>
              </w:rPr>
              <w:t>_</w:t>
            </w:r>
            <w:r w:rsidR="00E43C14">
              <w:rPr>
                <w:rFonts w:eastAsia="新細明體" w:cs="Candara" w:hint="eastAsia"/>
                <w:color w:val="FF0000"/>
                <w:sz w:val="20"/>
                <w:szCs w:val="24"/>
              </w:rPr>
              <w:t>size</w:t>
            </w:r>
            <w:r w:rsidRPr="00772E9E">
              <w:rPr>
                <w:rFonts w:eastAsia="新細明體" w:cs="Candara" w:hint="eastAsia"/>
                <w:color w:val="FF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772E9E" w:rsidRPr="00772E9E" w:rsidRDefault="00772E9E" w:rsidP="009C458B">
            <w:pPr>
              <w:adjustRightInd w:val="0"/>
              <w:snapToGrid/>
              <w:spacing w:before="120" w:after="120" w:line="0" w:lineRule="atLeast"/>
              <w:jc w:val="center"/>
              <w:textAlignment w:val="baseline"/>
              <w:rPr>
                <w:rFonts w:eastAsia="新細明體" w:cs="Candara"/>
                <w:color w:val="FF0000"/>
                <w:sz w:val="20"/>
                <w:szCs w:val="24"/>
              </w:rPr>
            </w:pPr>
            <w:r w:rsidRPr="00772E9E">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772E9E" w:rsidRPr="00772E9E" w:rsidRDefault="00772E9E" w:rsidP="009C458B">
            <w:pPr>
              <w:rPr>
                <w:rFonts w:eastAsiaTheme="minorEastAsia"/>
                <w:color w:val="FF0000"/>
                <w:sz w:val="20"/>
                <w:szCs w:val="20"/>
              </w:rPr>
            </w:pPr>
            <w:r w:rsidRPr="00772E9E">
              <w:rPr>
                <w:rFonts w:eastAsiaTheme="minorEastAsia"/>
                <w:color w:val="FF0000"/>
                <w:sz w:val="20"/>
                <w:szCs w:val="20"/>
              </w:rPr>
              <w:t>2’</w:t>
            </w:r>
            <w:r w:rsidRPr="00772E9E">
              <w:rPr>
                <w:rFonts w:eastAsiaTheme="minorEastAsia" w:hint="eastAsia"/>
                <w:color w:val="FF0000"/>
                <w:sz w:val="20"/>
                <w:szCs w:val="20"/>
              </w:rPr>
              <w:t>b00: byte. 2</w:t>
            </w:r>
            <w:r w:rsidRPr="00772E9E">
              <w:rPr>
                <w:rFonts w:eastAsiaTheme="minorEastAsia"/>
                <w:color w:val="FF0000"/>
                <w:sz w:val="20"/>
                <w:szCs w:val="20"/>
              </w:rPr>
              <w:t>’</w:t>
            </w:r>
            <w:r w:rsidRPr="00772E9E">
              <w:rPr>
                <w:rFonts w:eastAsiaTheme="minorEastAsia" w:hint="eastAsia"/>
                <w:color w:val="FF0000"/>
                <w:sz w:val="20"/>
                <w:szCs w:val="20"/>
              </w:rPr>
              <w:t>b01: halfword.</w:t>
            </w:r>
          </w:p>
          <w:p w:rsidR="00772E9E" w:rsidRDefault="00772E9E" w:rsidP="009C458B">
            <w:pPr>
              <w:rPr>
                <w:ins w:id="407" w:author="ANDESTECH\ryjou" w:date="2016-12-13T15:46:00Z"/>
                <w:rFonts w:eastAsiaTheme="minorEastAsia"/>
                <w:color w:val="FF0000"/>
                <w:sz w:val="20"/>
                <w:szCs w:val="20"/>
              </w:rPr>
            </w:pPr>
            <w:r w:rsidRPr="00772E9E">
              <w:rPr>
                <w:rFonts w:eastAsiaTheme="minorEastAsia" w:hint="eastAsia"/>
                <w:color w:val="FF0000"/>
                <w:sz w:val="20"/>
                <w:szCs w:val="20"/>
              </w:rPr>
              <w:t>2</w:t>
            </w:r>
            <w:r w:rsidRPr="00772E9E">
              <w:rPr>
                <w:rFonts w:eastAsiaTheme="minorEastAsia"/>
                <w:color w:val="FF0000"/>
                <w:sz w:val="20"/>
                <w:szCs w:val="20"/>
              </w:rPr>
              <w:t>’</w:t>
            </w:r>
            <w:r w:rsidRPr="00772E9E">
              <w:rPr>
                <w:rFonts w:eastAsiaTheme="minorEastAsia" w:hint="eastAsia"/>
                <w:color w:val="FF0000"/>
                <w:sz w:val="20"/>
                <w:szCs w:val="20"/>
              </w:rPr>
              <w:t>b10: word. 2</w:t>
            </w:r>
            <w:r w:rsidRPr="00772E9E">
              <w:rPr>
                <w:rFonts w:eastAsiaTheme="minorEastAsia"/>
                <w:color w:val="FF0000"/>
                <w:sz w:val="20"/>
                <w:szCs w:val="20"/>
              </w:rPr>
              <w:t>’</w:t>
            </w:r>
            <w:r w:rsidRPr="00772E9E">
              <w:rPr>
                <w:rFonts w:eastAsiaTheme="minorEastAsia" w:hint="eastAsia"/>
                <w:color w:val="FF0000"/>
                <w:sz w:val="20"/>
                <w:szCs w:val="20"/>
              </w:rPr>
              <w:t>b11: double word(for cache line)</w:t>
            </w:r>
          </w:p>
          <w:p w:rsidR="005A22D5" w:rsidRPr="00772E9E" w:rsidRDefault="005A22D5" w:rsidP="00E85432">
            <w:pPr>
              <w:rPr>
                <w:rFonts w:eastAsiaTheme="minorEastAsia"/>
                <w:color w:val="FF0000"/>
                <w:sz w:val="20"/>
                <w:szCs w:val="20"/>
              </w:rPr>
              <w:pPrChange w:id="408" w:author="ANDESTECH\ryjou" w:date="2016-12-13T15:53:00Z">
                <w:pPr/>
              </w:pPrChange>
            </w:pPr>
            <w:ins w:id="409" w:author="ANDESTECH\ryjou" w:date="2016-12-13T15:46:00Z">
              <w:r>
                <w:rPr>
                  <w:rFonts w:eastAsiaTheme="minorEastAsia" w:hint="eastAsia"/>
                  <w:color w:val="FF0000"/>
                  <w:sz w:val="20"/>
                  <w:szCs w:val="20"/>
                </w:rPr>
                <w:t>Note: if the lsu_biu_wb_bwe is 0x07</w:t>
              </w:r>
            </w:ins>
            <w:ins w:id="410" w:author="ANDESTECH\ryjou" w:date="2016-12-13T15:48:00Z">
              <w:r>
                <w:rPr>
                  <w:rFonts w:eastAsiaTheme="minorEastAsia" w:hint="eastAsia"/>
                  <w:color w:val="FF0000"/>
                  <w:sz w:val="20"/>
                  <w:szCs w:val="20"/>
                </w:rPr>
                <w:t xml:space="preserve"> (3-byte access), the lsu_biu_wb_size should be greater than </w:t>
              </w:r>
            </w:ins>
            <w:ins w:id="411" w:author="ANDESTECH\ryjou" w:date="2016-12-13T15:49:00Z">
              <w:r>
                <w:rPr>
                  <w:rFonts w:eastAsiaTheme="minorEastAsia" w:hint="eastAsia"/>
                  <w:color w:val="FF0000"/>
                  <w:sz w:val="20"/>
                  <w:szCs w:val="20"/>
                </w:rPr>
                <w:t xml:space="preserve">the </w:t>
              </w:r>
            </w:ins>
            <w:ins w:id="412" w:author="ANDESTECH\ryjou" w:date="2016-12-13T15:48:00Z">
              <w:r>
                <w:rPr>
                  <w:rFonts w:eastAsiaTheme="minorEastAsia" w:hint="eastAsia"/>
                  <w:color w:val="FF0000"/>
                  <w:sz w:val="20"/>
                  <w:szCs w:val="20"/>
                </w:rPr>
                <w:t>access bytes</w:t>
              </w:r>
            </w:ins>
            <w:ins w:id="413" w:author="ANDESTECH\ryjou" w:date="2016-12-13T15:49:00Z">
              <w:r>
                <w:rPr>
                  <w:rFonts w:eastAsiaTheme="minorEastAsia" w:hint="eastAsia"/>
                  <w:color w:val="FF0000"/>
                  <w:sz w:val="20"/>
                  <w:szCs w:val="20"/>
                </w:rPr>
                <w:t xml:space="preserve"> (in this case is word</w:t>
              </w:r>
              <w:bookmarkStart w:id="414" w:name="_GoBack"/>
              <w:bookmarkEnd w:id="414"/>
              <w:r>
                <w:rPr>
                  <w:rFonts w:eastAsiaTheme="minorEastAsia" w:hint="eastAsia"/>
                  <w:color w:val="FF0000"/>
                  <w:sz w:val="20"/>
                  <w:szCs w:val="20"/>
                </w:rPr>
                <w:t>).</w:t>
              </w:r>
            </w:ins>
          </w:p>
        </w:tc>
      </w:tr>
      <w:tr w:rsidR="00772E9E" w:rsidTr="00D966C0">
        <w:trPr>
          <w:cantSplit/>
        </w:trPr>
        <w:tc>
          <w:tcPr>
            <w:tcW w:w="2863" w:type="dxa"/>
            <w:tcBorders>
              <w:top w:val="single" w:sz="4" w:space="0" w:color="0000FF"/>
              <w:bottom w:val="single" w:sz="4" w:space="0" w:color="0000FF"/>
              <w:right w:val="nil"/>
            </w:tcBorders>
            <w:shd w:val="clear" w:color="auto" w:fill="FFFFFF"/>
            <w:vAlign w:val="center"/>
          </w:tcPr>
          <w:p w:rsidR="00772E9E" w:rsidRPr="00967694" w:rsidRDefault="00772E9E" w:rsidP="00C728E8">
            <w:pPr>
              <w:adjustRightInd w:val="0"/>
              <w:snapToGrid/>
              <w:spacing w:before="120" w:after="120" w:line="0" w:lineRule="atLeast"/>
              <w:textAlignment w:val="baseline"/>
              <w:rPr>
                <w:rFonts w:eastAsia="新細明體" w:cs="Candara"/>
                <w:color w:val="FF0000"/>
                <w:sz w:val="20"/>
                <w:szCs w:val="24"/>
              </w:rPr>
            </w:pPr>
            <w:r w:rsidRPr="00967694">
              <w:rPr>
                <w:rFonts w:eastAsia="新細明體" w:cs="Candara" w:hint="eastAsia"/>
                <w:color w:val="FF0000"/>
                <w:sz w:val="20"/>
                <w:szCs w:val="24"/>
              </w:rPr>
              <w:t>lsu_biu_wb_cacheability</w:t>
            </w:r>
            <w:r>
              <w:rPr>
                <w:rFonts w:eastAsia="新細明體" w:cs="Candara" w:hint="eastAsia"/>
                <w:color w:val="FF0000"/>
                <w:sz w:val="20"/>
                <w:szCs w:val="24"/>
              </w:rPr>
              <w:t>[2:0]</w:t>
            </w:r>
          </w:p>
        </w:tc>
        <w:tc>
          <w:tcPr>
            <w:tcW w:w="1106" w:type="dxa"/>
            <w:tcBorders>
              <w:top w:val="single" w:sz="4" w:space="0" w:color="0000FF"/>
              <w:left w:val="nil"/>
              <w:bottom w:val="single" w:sz="4" w:space="0" w:color="0000FF"/>
              <w:right w:val="nil"/>
            </w:tcBorders>
            <w:shd w:val="clear" w:color="auto" w:fill="FFFFFF"/>
            <w:vAlign w:val="center"/>
          </w:tcPr>
          <w:p w:rsidR="00772E9E" w:rsidRPr="00967694" w:rsidRDefault="00772E9E" w:rsidP="00C728E8">
            <w:pPr>
              <w:adjustRightInd w:val="0"/>
              <w:snapToGrid/>
              <w:spacing w:before="120" w:after="120" w:line="0" w:lineRule="atLeast"/>
              <w:jc w:val="center"/>
              <w:textAlignment w:val="baseline"/>
              <w:rPr>
                <w:rFonts w:eastAsia="新細明體" w:cs="Candara"/>
                <w:color w:val="FF0000"/>
                <w:sz w:val="20"/>
                <w:szCs w:val="24"/>
              </w:rPr>
            </w:pPr>
            <w:r w:rsidRPr="00967694">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772E9E" w:rsidRPr="00967694" w:rsidRDefault="00772E9E" w:rsidP="00CE553B">
            <w:pPr>
              <w:adjustRightInd w:val="0"/>
              <w:snapToGrid/>
              <w:spacing w:before="120" w:after="120" w:line="0" w:lineRule="atLeast"/>
              <w:textAlignment w:val="baseline"/>
              <w:rPr>
                <w:rFonts w:eastAsia="新細明體" w:cs="Candara"/>
                <w:color w:val="FF0000"/>
                <w:sz w:val="20"/>
                <w:szCs w:val="20"/>
              </w:rPr>
            </w:pPr>
            <w:r w:rsidRPr="00967694">
              <w:rPr>
                <w:rFonts w:eastAsia="新細明體" w:cs="Candara" w:hint="eastAsia"/>
                <w:color w:val="FF0000"/>
                <w:sz w:val="20"/>
                <w:szCs w:val="20"/>
              </w:rPr>
              <w:t>LSU wb write cacheability</w:t>
            </w:r>
            <w:ins w:id="415" w:author="ANDESTECH\ryjou" w:date="2016-02-24T08:44:00Z">
              <w:r w:rsidR="005E1D62">
                <w:rPr>
                  <w:rFonts w:eastAsia="新細明體" w:cs="Candara" w:hint="eastAsia"/>
                  <w:color w:val="FF0000"/>
                  <w:sz w:val="20"/>
                  <w:szCs w:val="20"/>
                </w:rPr>
                <w:t xml:space="preserve">; </w:t>
              </w:r>
              <w:r w:rsidR="005E1D62" w:rsidRPr="005E1D62">
                <w:rPr>
                  <w:rFonts w:eastAsiaTheme="minorEastAsia"/>
                  <w:color w:val="FF0000"/>
                  <w:sz w:val="20"/>
                  <w:szCs w:val="20"/>
                </w:rPr>
                <w:t>[2]: wt; [1]: noncache; [0]: nonbuf;</w:t>
              </w:r>
            </w:ins>
          </w:p>
        </w:tc>
      </w:tr>
      <w:tr w:rsidR="00772E9E" w:rsidTr="00D966C0">
        <w:trPr>
          <w:cantSplit/>
        </w:trPr>
        <w:tc>
          <w:tcPr>
            <w:tcW w:w="2863" w:type="dxa"/>
            <w:tcBorders>
              <w:top w:val="single" w:sz="4" w:space="0" w:color="0000FF"/>
              <w:bottom w:val="single" w:sz="4" w:space="0" w:color="0000FF"/>
              <w:right w:val="nil"/>
            </w:tcBorders>
            <w:shd w:val="clear" w:color="auto" w:fill="FFFFFF"/>
            <w:vAlign w:val="center"/>
          </w:tcPr>
          <w:p w:rsidR="00772E9E" w:rsidRPr="00683F37" w:rsidRDefault="00772E9E" w:rsidP="00C728E8">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lsu_biu_wb_req</w:t>
            </w:r>
          </w:p>
        </w:tc>
        <w:tc>
          <w:tcPr>
            <w:tcW w:w="1106" w:type="dxa"/>
            <w:tcBorders>
              <w:top w:val="single" w:sz="4" w:space="0" w:color="0000FF"/>
              <w:left w:val="nil"/>
              <w:bottom w:val="single" w:sz="4" w:space="0" w:color="0000FF"/>
              <w:right w:val="nil"/>
            </w:tcBorders>
            <w:shd w:val="clear" w:color="auto" w:fill="FFFFFF"/>
            <w:vAlign w:val="center"/>
          </w:tcPr>
          <w:p w:rsidR="00772E9E" w:rsidRPr="0082061B" w:rsidRDefault="00772E9E"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772E9E" w:rsidRPr="008D7636" w:rsidRDefault="00772E9E" w:rsidP="00C728E8">
            <w:pPr>
              <w:adjustRightInd w:val="0"/>
              <w:snapToGrid/>
              <w:spacing w:before="120" w:after="120" w:line="0" w:lineRule="atLeast"/>
              <w:textAlignment w:val="baseline"/>
              <w:rPr>
                <w:rFonts w:eastAsia="新細明體" w:cs="Candara"/>
                <w:color w:val="000000"/>
                <w:sz w:val="20"/>
                <w:szCs w:val="20"/>
              </w:rPr>
            </w:pPr>
            <w:r w:rsidRPr="008D7636">
              <w:rPr>
                <w:rFonts w:eastAsia="新細明體" w:cs="Candara" w:hint="eastAsia"/>
                <w:color w:val="000000"/>
                <w:sz w:val="20"/>
                <w:szCs w:val="20"/>
              </w:rPr>
              <w:t>LSU wb request</w:t>
            </w:r>
          </w:p>
        </w:tc>
      </w:tr>
      <w:tr w:rsidR="00772E9E" w:rsidTr="00D966C0">
        <w:trPr>
          <w:cantSplit/>
        </w:trPr>
        <w:tc>
          <w:tcPr>
            <w:tcW w:w="2863" w:type="dxa"/>
            <w:tcBorders>
              <w:top w:val="single" w:sz="4" w:space="0" w:color="0000FF"/>
              <w:bottom w:val="single" w:sz="4" w:space="0" w:color="0000FF"/>
              <w:right w:val="nil"/>
            </w:tcBorders>
            <w:shd w:val="clear" w:color="auto" w:fill="FFFFFF"/>
            <w:vAlign w:val="center"/>
          </w:tcPr>
          <w:p w:rsidR="00772E9E" w:rsidRPr="00683F37" w:rsidRDefault="00772E9E" w:rsidP="00246C67">
            <w:pPr>
              <w:adjustRightInd w:val="0"/>
              <w:snapToGrid/>
              <w:spacing w:before="120" w:after="120" w:line="0" w:lineRule="atLeast"/>
              <w:textAlignment w:val="baseline"/>
              <w:rPr>
                <w:rFonts w:eastAsia="新細明體" w:cs="Candara"/>
                <w:color w:val="000000"/>
                <w:sz w:val="20"/>
                <w:szCs w:val="24"/>
              </w:rPr>
            </w:pPr>
            <w:r>
              <w:rPr>
                <w:rFonts w:eastAsia="新細明體" w:cs="Candara"/>
                <w:color w:val="000000"/>
                <w:sz w:val="20"/>
                <w:szCs w:val="24"/>
              </w:rPr>
              <w:t>lsu_biu_wb_wdat</w:t>
            </w:r>
            <w:r>
              <w:rPr>
                <w:rFonts w:eastAsia="新細明體" w:cs="Candara" w:hint="eastAsia"/>
                <w:color w:val="000000"/>
                <w:sz w:val="20"/>
                <w:szCs w:val="24"/>
              </w:rPr>
              <w:t>a[63</w:t>
            </w:r>
            <w:r w:rsidRPr="00CE553B">
              <w:rPr>
                <w:rFonts w:eastAsiaTheme="minorEastAsia"/>
                <w:sz w:val="20"/>
                <w:szCs w:val="20"/>
              </w:rPr>
              <w:t>:</w:t>
            </w:r>
            <w:r>
              <w:rPr>
                <w:rFonts w:eastAsiaTheme="minorEastAsia" w:hint="eastAsia"/>
                <w:sz w:val="20"/>
                <w:szCs w:val="20"/>
              </w:rPr>
              <w:t>0]</w:t>
            </w:r>
          </w:p>
        </w:tc>
        <w:tc>
          <w:tcPr>
            <w:tcW w:w="1106" w:type="dxa"/>
            <w:tcBorders>
              <w:top w:val="single" w:sz="4" w:space="0" w:color="0000FF"/>
              <w:left w:val="nil"/>
              <w:bottom w:val="single" w:sz="4" w:space="0" w:color="0000FF"/>
              <w:right w:val="nil"/>
            </w:tcBorders>
            <w:shd w:val="clear" w:color="auto" w:fill="FFFFFF"/>
            <w:vAlign w:val="center"/>
          </w:tcPr>
          <w:p w:rsidR="00772E9E" w:rsidRPr="0082061B" w:rsidRDefault="00772E9E"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772E9E" w:rsidRPr="008D7636" w:rsidRDefault="00772E9E" w:rsidP="00C728E8">
            <w:pPr>
              <w:adjustRightInd w:val="0"/>
              <w:snapToGrid/>
              <w:spacing w:before="120" w:after="120" w:line="0" w:lineRule="atLeast"/>
              <w:textAlignment w:val="baseline"/>
              <w:rPr>
                <w:rFonts w:eastAsia="新細明體" w:cs="Candara"/>
                <w:color w:val="000000"/>
                <w:sz w:val="20"/>
                <w:szCs w:val="20"/>
              </w:rPr>
            </w:pPr>
            <w:r w:rsidRPr="008D7636">
              <w:rPr>
                <w:rFonts w:eastAsia="新細明體" w:cs="Candara" w:hint="eastAsia"/>
                <w:color w:val="000000"/>
                <w:sz w:val="20"/>
                <w:szCs w:val="20"/>
              </w:rPr>
              <w:t>LSU wb write data</w:t>
            </w:r>
          </w:p>
        </w:tc>
      </w:tr>
      <w:tr w:rsidR="00772E9E" w:rsidTr="00D966C0">
        <w:trPr>
          <w:cantSplit/>
        </w:trPr>
        <w:tc>
          <w:tcPr>
            <w:tcW w:w="2863" w:type="dxa"/>
            <w:tcBorders>
              <w:top w:val="single" w:sz="4" w:space="0" w:color="0000FF"/>
              <w:bottom w:val="single" w:sz="4" w:space="0" w:color="0000FF"/>
              <w:right w:val="nil"/>
            </w:tcBorders>
            <w:shd w:val="clear" w:color="auto" w:fill="FFFFFF"/>
            <w:vAlign w:val="center"/>
          </w:tcPr>
          <w:p w:rsidR="00772E9E" w:rsidRPr="00683F37" w:rsidRDefault="00772E9E" w:rsidP="008B3B69">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lastRenderedPageBreak/>
              <w:t>lsu_biu_wdata</w:t>
            </w:r>
            <w:r>
              <w:rPr>
                <w:rFonts w:eastAsia="新細明體" w:cs="Candara" w:hint="eastAsia"/>
                <w:color w:val="000000"/>
                <w:sz w:val="20"/>
                <w:szCs w:val="24"/>
              </w:rPr>
              <w:t>[63</w:t>
            </w:r>
            <w:r w:rsidRPr="00CE553B">
              <w:rPr>
                <w:rFonts w:eastAsiaTheme="minorEastAsia"/>
                <w:sz w:val="20"/>
                <w:szCs w:val="20"/>
              </w:rPr>
              <w:t>:</w:t>
            </w:r>
            <w:r>
              <w:rPr>
                <w:rFonts w:eastAsiaTheme="minorEastAsia" w:hint="eastAsia"/>
                <w:sz w:val="20"/>
                <w:szCs w:val="20"/>
              </w:rPr>
              <w:t>0]</w:t>
            </w:r>
          </w:p>
        </w:tc>
        <w:tc>
          <w:tcPr>
            <w:tcW w:w="1106" w:type="dxa"/>
            <w:tcBorders>
              <w:top w:val="single" w:sz="4" w:space="0" w:color="0000FF"/>
              <w:left w:val="nil"/>
              <w:bottom w:val="single" w:sz="4" w:space="0" w:color="0000FF"/>
              <w:right w:val="nil"/>
            </w:tcBorders>
            <w:shd w:val="clear" w:color="auto" w:fill="FFFFFF"/>
            <w:vAlign w:val="center"/>
          </w:tcPr>
          <w:p w:rsidR="00772E9E" w:rsidRPr="0082061B" w:rsidRDefault="00772E9E"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772E9E" w:rsidRPr="008D7636" w:rsidRDefault="00772E9E" w:rsidP="00C728E8">
            <w:pPr>
              <w:adjustRightInd w:val="0"/>
              <w:snapToGrid/>
              <w:spacing w:before="120" w:after="120" w:line="0" w:lineRule="atLeast"/>
              <w:textAlignment w:val="baseline"/>
              <w:rPr>
                <w:rFonts w:eastAsia="新細明體" w:cs="Candara"/>
                <w:color w:val="000000"/>
                <w:sz w:val="20"/>
                <w:szCs w:val="20"/>
              </w:rPr>
            </w:pPr>
            <w:r w:rsidRPr="008D7636">
              <w:rPr>
                <w:rFonts w:eastAsia="新細明體" w:cs="Candara"/>
                <w:color w:val="000000"/>
                <w:sz w:val="20"/>
                <w:szCs w:val="20"/>
              </w:rPr>
              <w:t>W</w:t>
            </w:r>
            <w:r w:rsidRPr="008D7636">
              <w:rPr>
                <w:rFonts w:eastAsia="新細明體" w:cs="Candara" w:hint="eastAsia"/>
                <w:color w:val="000000"/>
                <w:sz w:val="20"/>
                <w:szCs w:val="20"/>
              </w:rPr>
              <w:t xml:space="preserve">rite data </w:t>
            </w:r>
          </w:p>
        </w:tc>
      </w:tr>
      <w:tr w:rsidR="00CC68F6" w:rsidTr="00D966C0">
        <w:trPr>
          <w:cantSplit/>
        </w:trPr>
        <w:tc>
          <w:tcPr>
            <w:tcW w:w="2863" w:type="dxa"/>
            <w:tcBorders>
              <w:top w:val="single" w:sz="4" w:space="0" w:color="0000FF"/>
              <w:bottom w:val="single" w:sz="4" w:space="0" w:color="0000FF"/>
              <w:right w:val="nil"/>
            </w:tcBorders>
            <w:shd w:val="clear" w:color="auto" w:fill="FFFFFF"/>
            <w:vAlign w:val="center"/>
          </w:tcPr>
          <w:p w:rsidR="00CC68F6" w:rsidRPr="00E5421C" w:rsidRDefault="00CC68F6" w:rsidP="00DB6F86">
            <w:pPr>
              <w:adjustRightInd w:val="0"/>
              <w:snapToGrid/>
              <w:spacing w:before="120" w:after="120" w:line="0" w:lineRule="atLeast"/>
              <w:textAlignment w:val="baseline"/>
              <w:rPr>
                <w:rFonts w:eastAsia="新細明體" w:cs="Candara"/>
                <w:color w:val="000000" w:themeColor="text1"/>
                <w:sz w:val="20"/>
                <w:szCs w:val="24"/>
              </w:rPr>
            </w:pPr>
            <w:r w:rsidRPr="00E5421C">
              <w:rPr>
                <w:rFonts w:eastAsia="新細明體" w:cs="Candara"/>
                <w:color w:val="000000" w:themeColor="text1"/>
                <w:sz w:val="20"/>
                <w:szCs w:val="24"/>
              </w:rPr>
              <w:t>lsu_biu_wb_dbgacc</w:t>
            </w:r>
          </w:p>
        </w:tc>
        <w:tc>
          <w:tcPr>
            <w:tcW w:w="1106" w:type="dxa"/>
            <w:tcBorders>
              <w:top w:val="single" w:sz="4" w:space="0" w:color="0000FF"/>
              <w:left w:val="nil"/>
              <w:bottom w:val="single" w:sz="4" w:space="0" w:color="0000FF"/>
              <w:right w:val="nil"/>
            </w:tcBorders>
            <w:shd w:val="clear" w:color="auto" w:fill="FFFFFF"/>
            <w:vAlign w:val="center"/>
          </w:tcPr>
          <w:p w:rsidR="00CC68F6" w:rsidRPr="00E5421C" w:rsidRDefault="00CC68F6" w:rsidP="00DB6F86">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C68F6" w:rsidRDefault="00CC68F6" w:rsidP="00DB6F86">
            <w:pPr>
              <w:adjustRightInd w:val="0"/>
              <w:snapToGrid/>
              <w:spacing w:before="120" w:after="120" w:line="0" w:lineRule="atLeast"/>
              <w:textAlignment w:val="baseline"/>
              <w:rPr>
                <w:rFonts w:eastAsia="新細明體" w:cs="Candara"/>
                <w:color w:val="000000" w:themeColor="text1"/>
                <w:sz w:val="20"/>
                <w:szCs w:val="24"/>
              </w:rPr>
            </w:pPr>
            <w:r>
              <w:rPr>
                <w:rFonts w:eastAsia="新細明體" w:cs="Candara" w:hint="eastAsia"/>
                <w:color w:val="000000" w:themeColor="text1"/>
                <w:sz w:val="20"/>
                <w:szCs w:val="24"/>
              </w:rPr>
              <w:t>LSU wb debug access</w:t>
            </w:r>
          </w:p>
        </w:tc>
      </w:tr>
      <w:tr w:rsidR="00CC68F6" w:rsidTr="00D966C0">
        <w:trPr>
          <w:cantSplit/>
        </w:trPr>
        <w:tc>
          <w:tcPr>
            <w:tcW w:w="2863" w:type="dxa"/>
            <w:tcBorders>
              <w:top w:val="single" w:sz="4" w:space="0" w:color="0000FF"/>
              <w:bottom w:val="single" w:sz="4" w:space="0" w:color="0000FF"/>
              <w:right w:val="nil"/>
            </w:tcBorders>
            <w:shd w:val="clear" w:color="auto" w:fill="FFFFFF"/>
            <w:vAlign w:val="center"/>
          </w:tcPr>
          <w:p w:rsidR="00CC68F6" w:rsidRPr="00683F37" w:rsidRDefault="00CC68F6" w:rsidP="00C728E8">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biu_lsu_grant</w:t>
            </w:r>
          </w:p>
        </w:tc>
        <w:tc>
          <w:tcPr>
            <w:tcW w:w="1106" w:type="dxa"/>
            <w:tcBorders>
              <w:top w:val="single" w:sz="4" w:space="0" w:color="0000FF"/>
              <w:left w:val="nil"/>
              <w:bottom w:val="single" w:sz="4" w:space="0" w:color="0000FF"/>
              <w:right w:val="nil"/>
            </w:tcBorders>
            <w:shd w:val="clear" w:color="auto" w:fill="FFFFFF"/>
            <w:vAlign w:val="center"/>
          </w:tcPr>
          <w:p w:rsidR="00CC68F6" w:rsidRPr="0082061B" w:rsidRDefault="00CC68F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CC68F6" w:rsidRPr="008D7636" w:rsidRDefault="00CC68F6" w:rsidP="00C728E8">
            <w:pPr>
              <w:adjustRightInd w:val="0"/>
              <w:snapToGrid/>
              <w:spacing w:before="120" w:after="120" w:line="0" w:lineRule="atLeast"/>
              <w:textAlignment w:val="baseline"/>
              <w:rPr>
                <w:rFonts w:eastAsia="新細明體" w:cs="Candara"/>
                <w:color w:val="000000"/>
                <w:sz w:val="20"/>
                <w:szCs w:val="20"/>
              </w:rPr>
            </w:pPr>
            <w:r w:rsidRPr="008D7636">
              <w:rPr>
                <w:rFonts w:eastAsiaTheme="minorEastAsia"/>
                <w:sz w:val="20"/>
                <w:szCs w:val="20"/>
              </w:rPr>
              <w:t>Address grant</w:t>
            </w:r>
          </w:p>
        </w:tc>
      </w:tr>
      <w:tr w:rsidR="00CC68F6" w:rsidTr="00D966C0">
        <w:trPr>
          <w:cantSplit/>
        </w:trPr>
        <w:tc>
          <w:tcPr>
            <w:tcW w:w="2863" w:type="dxa"/>
            <w:tcBorders>
              <w:top w:val="single" w:sz="4" w:space="0" w:color="0000FF"/>
              <w:bottom w:val="single" w:sz="4" w:space="0" w:color="0000FF"/>
              <w:right w:val="nil"/>
            </w:tcBorders>
            <w:shd w:val="clear" w:color="auto" w:fill="FFFFFF"/>
            <w:vAlign w:val="center"/>
          </w:tcPr>
          <w:p w:rsidR="00CC68F6" w:rsidRPr="00683F37" w:rsidRDefault="00CC68F6" w:rsidP="00C728E8">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biu_lsu_lock_fail</w:t>
            </w:r>
          </w:p>
        </w:tc>
        <w:tc>
          <w:tcPr>
            <w:tcW w:w="1106" w:type="dxa"/>
            <w:tcBorders>
              <w:top w:val="single" w:sz="4" w:space="0" w:color="0000FF"/>
              <w:left w:val="nil"/>
              <w:bottom w:val="single" w:sz="4" w:space="0" w:color="0000FF"/>
              <w:right w:val="nil"/>
            </w:tcBorders>
            <w:shd w:val="clear" w:color="auto" w:fill="FFFFFF"/>
            <w:vAlign w:val="center"/>
          </w:tcPr>
          <w:p w:rsidR="00CC68F6" w:rsidRPr="0082061B" w:rsidRDefault="00CC68F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CC68F6" w:rsidRPr="008D7636" w:rsidRDefault="00CC68F6" w:rsidP="00C728E8">
            <w:pPr>
              <w:adjustRightInd w:val="0"/>
              <w:snapToGrid/>
              <w:spacing w:before="120" w:after="120" w:line="0" w:lineRule="atLeast"/>
              <w:textAlignment w:val="baseline"/>
              <w:rPr>
                <w:rFonts w:eastAsia="新細明體" w:cs="Candara"/>
                <w:color w:val="000000"/>
                <w:sz w:val="20"/>
                <w:szCs w:val="20"/>
              </w:rPr>
            </w:pPr>
            <w:r w:rsidRPr="008D7636">
              <w:rPr>
                <w:rFonts w:eastAsiaTheme="minorEastAsia" w:hint="eastAsia"/>
                <w:sz w:val="20"/>
                <w:szCs w:val="20"/>
              </w:rPr>
              <w:t>The exclusive access is failed</w:t>
            </w:r>
          </w:p>
        </w:tc>
      </w:tr>
      <w:tr w:rsidR="00CC68F6" w:rsidTr="00D966C0">
        <w:trPr>
          <w:cantSplit/>
        </w:trPr>
        <w:tc>
          <w:tcPr>
            <w:tcW w:w="2863" w:type="dxa"/>
            <w:tcBorders>
              <w:top w:val="single" w:sz="4" w:space="0" w:color="0000FF"/>
              <w:bottom w:val="single" w:sz="4" w:space="0" w:color="0000FF"/>
              <w:right w:val="nil"/>
            </w:tcBorders>
            <w:shd w:val="clear" w:color="auto" w:fill="FFFFFF"/>
            <w:vAlign w:val="center"/>
          </w:tcPr>
          <w:p w:rsidR="00CC68F6" w:rsidRPr="00683F37" w:rsidRDefault="00CC68F6" w:rsidP="00D95A23">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biu_lsu_rdata</w:t>
            </w:r>
            <w:r>
              <w:rPr>
                <w:rFonts w:eastAsia="新細明體" w:cs="Candara" w:hint="eastAsia"/>
                <w:color w:val="000000"/>
                <w:sz w:val="20"/>
                <w:szCs w:val="24"/>
              </w:rPr>
              <w:t>[63</w:t>
            </w:r>
            <w:r w:rsidRPr="00CE553B">
              <w:rPr>
                <w:rFonts w:eastAsiaTheme="minorEastAsia"/>
                <w:sz w:val="20"/>
                <w:szCs w:val="20"/>
              </w:rPr>
              <w:t>:</w:t>
            </w:r>
            <w:r>
              <w:rPr>
                <w:rFonts w:eastAsiaTheme="minorEastAsia" w:hint="eastAsia"/>
                <w:sz w:val="20"/>
                <w:szCs w:val="20"/>
              </w:rPr>
              <w:t>0]</w:t>
            </w:r>
          </w:p>
        </w:tc>
        <w:tc>
          <w:tcPr>
            <w:tcW w:w="1106" w:type="dxa"/>
            <w:tcBorders>
              <w:top w:val="single" w:sz="4" w:space="0" w:color="0000FF"/>
              <w:left w:val="nil"/>
              <w:bottom w:val="single" w:sz="4" w:space="0" w:color="0000FF"/>
              <w:right w:val="nil"/>
            </w:tcBorders>
            <w:shd w:val="clear" w:color="auto" w:fill="FFFFFF"/>
            <w:vAlign w:val="center"/>
          </w:tcPr>
          <w:p w:rsidR="00CC68F6" w:rsidRPr="0082061B" w:rsidRDefault="00CC68F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CC68F6" w:rsidRPr="008D7636" w:rsidRDefault="00CC68F6" w:rsidP="00C728E8">
            <w:pPr>
              <w:adjustRightInd w:val="0"/>
              <w:snapToGrid/>
              <w:spacing w:before="120" w:after="120" w:line="0" w:lineRule="atLeast"/>
              <w:textAlignment w:val="baseline"/>
              <w:rPr>
                <w:rFonts w:eastAsia="新細明體" w:cs="Candara"/>
                <w:color w:val="000000"/>
                <w:sz w:val="20"/>
                <w:szCs w:val="20"/>
              </w:rPr>
            </w:pPr>
            <w:r w:rsidRPr="008D7636">
              <w:rPr>
                <w:rFonts w:eastAsia="新細明體" w:cs="Candara" w:hint="eastAsia"/>
                <w:color w:val="000000"/>
                <w:sz w:val="20"/>
                <w:szCs w:val="20"/>
              </w:rPr>
              <w:t>Read data</w:t>
            </w:r>
          </w:p>
        </w:tc>
      </w:tr>
      <w:tr w:rsidR="00CC68F6" w:rsidTr="00D966C0">
        <w:trPr>
          <w:cantSplit/>
        </w:trPr>
        <w:tc>
          <w:tcPr>
            <w:tcW w:w="2863" w:type="dxa"/>
            <w:tcBorders>
              <w:top w:val="single" w:sz="4" w:space="0" w:color="0000FF"/>
              <w:bottom w:val="single" w:sz="4" w:space="0" w:color="0000FF"/>
              <w:right w:val="nil"/>
            </w:tcBorders>
            <w:shd w:val="clear" w:color="auto" w:fill="FFFFFF"/>
            <w:vAlign w:val="center"/>
          </w:tcPr>
          <w:p w:rsidR="00CC68F6" w:rsidRPr="00683F37" w:rsidRDefault="00CC68F6" w:rsidP="00C728E8">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biu_lsu_wb_grant</w:t>
            </w:r>
          </w:p>
        </w:tc>
        <w:tc>
          <w:tcPr>
            <w:tcW w:w="1106" w:type="dxa"/>
            <w:tcBorders>
              <w:top w:val="single" w:sz="4" w:space="0" w:color="0000FF"/>
              <w:left w:val="nil"/>
              <w:bottom w:val="single" w:sz="4" w:space="0" w:color="0000FF"/>
              <w:right w:val="nil"/>
            </w:tcBorders>
            <w:shd w:val="clear" w:color="auto" w:fill="FFFFFF"/>
            <w:vAlign w:val="center"/>
          </w:tcPr>
          <w:p w:rsidR="00CC68F6" w:rsidRPr="0082061B" w:rsidRDefault="00CC68F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CC68F6" w:rsidRPr="008D7636" w:rsidRDefault="00CC68F6" w:rsidP="008D7636">
            <w:pPr>
              <w:adjustRightInd w:val="0"/>
              <w:snapToGrid/>
              <w:spacing w:before="120" w:after="120" w:line="0" w:lineRule="atLeast"/>
              <w:textAlignment w:val="baseline"/>
              <w:rPr>
                <w:rFonts w:eastAsia="新細明體" w:cs="Candara"/>
                <w:color w:val="000000"/>
                <w:sz w:val="20"/>
                <w:szCs w:val="20"/>
              </w:rPr>
            </w:pPr>
            <w:r w:rsidRPr="008D7636">
              <w:rPr>
                <w:rFonts w:eastAsiaTheme="minorEastAsia"/>
                <w:sz w:val="20"/>
                <w:szCs w:val="20"/>
              </w:rPr>
              <w:t>T</w:t>
            </w:r>
            <w:r w:rsidRPr="008D7636">
              <w:rPr>
                <w:rFonts w:eastAsiaTheme="minorEastAsia" w:hint="eastAsia"/>
                <w:sz w:val="20"/>
                <w:szCs w:val="20"/>
              </w:rPr>
              <w:t>he LSU wb address grant</w:t>
            </w:r>
          </w:p>
        </w:tc>
      </w:tr>
      <w:tr w:rsidR="00CC68F6" w:rsidTr="00D966C0">
        <w:trPr>
          <w:cantSplit/>
        </w:trPr>
        <w:tc>
          <w:tcPr>
            <w:tcW w:w="2863" w:type="dxa"/>
            <w:tcBorders>
              <w:top w:val="single" w:sz="4" w:space="0" w:color="0000FF"/>
              <w:bottom w:val="single" w:sz="4" w:space="0" w:color="0000FF"/>
              <w:right w:val="nil"/>
            </w:tcBorders>
            <w:shd w:val="clear" w:color="auto" w:fill="FFFFFF"/>
            <w:vAlign w:val="center"/>
          </w:tcPr>
          <w:p w:rsidR="00CC68F6" w:rsidRPr="00683F37" w:rsidRDefault="00CC68F6" w:rsidP="00C728E8">
            <w:pPr>
              <w:adjustRightInd w:val="0"/>
              <w:snapToGrid/>
              <w:spacing w:before="120" w:after="120" w:line="0" w:lineRule="atLeast"/>
              <w:textAlignment w:val="baseline"/>
              <w:rPr>
                <w:rFonts w:eastAsia="新細明體" w:cs="Candara"/>
                <w:color w:val="000000"/>
                <w:sz w:val="20"/>
                <w:szCs w:val="24"/>
              </w:rPr>
            </w:pPr>
            <w:r w:rsidRPr="00D966C0">
              <w:rPr>
                <w:rFonts w:eastAsia="新細明體" w:cs="Candara"/>
                <w:color w:val="000000"/>
                <w:sz w:val="20"/>
                <w:szCs w:val="24"/>
              </w:rPr>
              <w:t>biu_lsu_wdata_fifo_empty</w:t>
            </w:r>
          </w:p>
        </w:tc>
        <w:tc>
          <w:tcPr>
            <w:tcW w:w="1106" w:type="dxa"/>
            <w:tcBorders>
              <w:top w:val="single" w:sz="4" w:space="0" w:color="0000FF"/>
              <w:left w:val="nil"/>
              <w:bottom w:val="single" w:sz="4" w:space="0" w:color="0000FF"/>
              <w:right w:val="nil"/>
            </w:tcBorders>
            <w:shd w:val="clear" w:color="auto" w:fill="FFFFFF"/>
            <w:vAlign w:val="center"/>
          </w:tcPr>
          <w:p w:rsidR="00CC68F6" w:rsidRPr="0082061B" w:rsidRDefault="00CC68F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CC68F6" w:rsidRPr="008D7636" w:rsidRDefault="00CC68F6" w:rsidP="00C728E8">
            <w:pPr>
              <w:adjustRightInd w:val="0"/>
              <w:snapToGrid/>
              <w:spacing w:before="120" w:after="120" w:line="0" w:lineRule="atLeast"/>
              <w:textAlignment w:val="baseline"/>
              <w:rPr>
                <w:rFonts w:eastAsia="新細明體" w:cs="Candara"/>
                <w:color w:val="000000"/>
                <w:sz w:val="20"/>
                <w:szCs w:val="20"/>
              </w:rPr>
            </w:pPr>
            <w:r w:rsidRPr="008D7636">
              <w:rPr>
                <w:rFonts w:eastAsiaTheme="minorEastAsia" w:hint="eastAsia"/>
                <w:sz w:val="20"/>
                <w:szCs w:val="20"/>
              </w:rPr>
              <w:t>Indicate the write data FIFO in BIU is empty</w:t>
            </w:r>
          </w:p>
        </w:tc>
      </w:tr>
      <w:tr w:rsidR="00CC68F6" w:rsidTr="00D966C0">
        <w:trPr>
          <w:cantSplit/>
        </w:trPr>
        <w:tc>
          <w:tcPr>
            <w:tcW w:w="2863" w:type="dxa"/>
            <w:tcBorders>
              <w:top w:val="single" w:sz="4" w:space="0" w:color="0000FF"/>
              <w:bottom w:val="single" w:sz="4" w:space="0" w:color="0000FF"/>
              <w:right w:val="nil"/>
            </w:tcBorders>
            <w:shd w:val="clear" w:color="auto" w:fill="FFFFFF"/>
            <w:vAlign w:val="center"/>
          </w:tcPr>
          <w:p w:rsidR="00CC68F6" w:rsidRPr="00E43C14" w:rsidRDefault="00CC68F6" w:rsidP="00E43C14">
            <w:pPr>
              <w:adjustRightInd w:val="0"/>
              <w:snapToGrid/>
              <w:spacing w:before="120" w:after="120" w:line="0" w:lineRule="atLeast"/>
              <w:textAlignment w:val="baseline"/>
              <w:rPr>
                <w:rFonts w:eastAsia="新細明體" w:cs="Candara"/>
                <w:color w:val="FF0000"/>
                <w:sz w:val="20"/>
                <w:szCs w:val="24"/>
              </w:rPr>
            </w:pPr>
            <w:r w:rsidRPr="00E43C14">
              <w:rPr>
                <w:rFonts w:eastAsia="新細明體" w:cs="Candara"/>
                <w:color w:val="FF0000"/>
                <w:sz w:val="20"/>
                <w:szCs w:val="24"/>
              </w:rPr>
              <w:t>biu_lsu_write_</w:t>
            </w:r>
            <w:r w:rsidRPr="00E43C14">
              <w:rPr>
                <w:rFonts w:eastAsia="新細明體" w:cs="Candara" w:hint="eastAsia"/>
                <w:color w:val="FF0000"/>
                <w:sz w:val="20"/>
                <w:szCs w:val="24"/>
              </w:rPr>
              <w:t>error</w:t>
            </w:r>
          </w:p>
        </w:tc>
        <w:tc>
          <w:tcPr>
            <w:tcW w:w="1106" w:type="dxa"/>
            <w:tcBorders>
              <w:top w:val="single" w:sz="4" w:space="0" w:color="0000FF"/>
              <w:left w:val="nil"/>
              <w:bottom w:val="single" w:sz="4" w:space="0" w:color="0000FF"/>
              <w:right w:val="nil"/>
            </w:tcBorders>
            <w:shd w:val="clear" w:color="auto" w:fill="FFFFFF"/>
            <w:vAlign w:val="center"/>
          </w:tcPr>
          <w:p w:rsidR="00CC68F6" w:rsidRPr="00E43C14" w:rsidRDefault="00CC68F6" w:rsidP="00C728E8">
            <w:pPr>
              <w:adjustRightInd w:val="0"/>
              <w:snapToGrid/>
              <w:spacing w:before="120" w:after="120" w:line="0" w:lineRule="atLeast"/>
              <w:jc w:val="center"/>
              <w:textAlignment w:val="baseline"/>
              <w:rPr>
                <w:rFonts w:eastAsia="新細明體" w:cs="Candara"/>
                <w:color w:val="FF0000"/>
                <w:sz w:val="20"/>
                <w:szCs w:val="24"/>
              </w:rPr>
            </w:pPr>
            <w:r w:rsidRPr="00E43C14">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CC68F6" w:rsidRPr="00E43C14" w:rsidRDefault="00CC68F6" w:rsidP="00C728E8">
            <w:pPr>
              <w:adjustRightInd w:val="0"/>
              <w:snapToGrid/>
              <w:spacing w:before="120" w:after="120" w:line="0" w:lineRule="atLeast"/>
              <w:textAlignment w:val="baseline"/>
              <w:rPr>
                <w:rFonts w:eastAsia="新細明體" w:cs="Candara"/>
                <w:color w:val="FF0000"/>
                <w:sz w:val="20"/>
                <w:szCs w:val="20"/>
              </w:rPr>
            </w:pPr>
            <w:r w:rsidRPr="00E43C14">
              <w:rPr>
                <w:rFonts w:eastAsiaTheme="minorEastAsia"/>
                <w:color w:val="FF0000"/>
                <w:sz w:val="20"/>
                <w:szCs w:val="20"/>
              </w:rPr>
              <w:t>A</w:t>
            </w:r>
            <w:r w:rsidRPr="00E43C14">
              <w:rPr>
                <w:rFonts w:eastAsiaTheme="minorEastAsia" w:hint="eastAsia"/>
                <w:color w:val="FF0000"/>
                <w:sz w:val="20"/>
                <w:szCs w:val="20"/>
              </w:rPr>
              <w:t>n error happens in the write transaction (</w:t>
            </w:r>
            <w:r w:rsidRPr="00E43C14">
              <w:rPr>
                <w:rFonts w:eastAsiaTheme="minorEastAsia"/>
                <w:color w:val="FF0000"/>
                <w:sz w:val="20"/>
                <w:szCs w:val="20"/>
              </w:rPr>
              <w:t>imprecise signal)</w:t>
            </w:r>
          </w:p>
        </w:tc>
      </w:tr>
      <w:tr w:rsidR="00B843E2" w:rsidTr="00D966C0">
        <w:trPr>
          <w:cantSplit/>
        </w:trPr>
        <w:tc>
          <w:tcPr>
            <w:tcW w:w="2863" w:type="dxa"/>
            <w:tcBorders>
              <w:top w:val="single" w:sz="4" w:space="0" w:color="0000FF"/>
              <w:bottom w:val="single" w:sz="4" w:space="0" w:color="0000FF"/>
              <w:right w:val="nil"/>
            </w:tcBorders>
            <w:shd w:val="clear" w:color="auto" w:fill="FFFFFF"/>
            <w:vAlign w:val="center"/>
          </w:tcPr>
          <w:p w:rsidR="00B843E2" w:rsidRPr="00EB5D3F" w:rsidRDefault="00B843E2" w:rsidP="00DB6F86">
            <w:pPr>
              <w:adjustRightInd w:val="0"/>
              <w:snapToGrid/>
              <w:spacing w:before="120" w:after="120" w:line="0" w:lineRule="atLeast"/>
              <w:textAlignment w:val="baseline"/>
              <w:rPr>
                <w:rFonts w:eastAsia="新細明體" w:cs="Candara"/>
                <w:color w:val="FF0000"/>
                <w:sz w:val="20"/>
                <w:szCs w:val="24"/>
              </w:rPr>
            </w:pPr>
            <w:r w:rsidRPr="00EB5D3F">
              <w:rPr>
                <w:rFonts w:eastAsia="新細明體" w:cs="Candara"/>
                <w:color w:val="FF0000"/>
                <w:sz w:val="20"/>
                <w:szCs w:val="24"/>
              </w:rPr>
              <w:t>biu_lsu_</w:t>
            </w:r>
            <w:r w:rsidRPr="00EB5D3F">
              <w:rPr>
                <w:rFonts w:eastAsia="新細明體" w:cs="Candara" w:hint="eastAsia"/>
                <w:color w:val="FF0000"/>
                <w:sz w:val="20"/>
                <w:szCs w:val="24"/>
              </w:rPr>
              <w:t>read_</w:t>
            </w:r>
            <w:r>
              <w:rPr>
                <w:rFonts w:eastAsia="新細明體" w:cs="Candara" w:hint="eastAsia"/>
                <w:color w:val="FF0000"/>
                <w:sz w:val="20"/>
                <w:szCs w:val="24"/>
              </w:rPr>
              <w:t>error</w:t>
            </w:r>
          </w:p>
        </w:tc>
        <w:tc>
          <w:tcPr>
            <w:tcW w:w="1106" w:type="dxa"/>
            <w:tcBorders>
              <w:top w:val="single" w:sz="4" w:space="0" w:color="0000FF"/>
              <w:left w:val="nil"/>
              <w:bottom w:val="single" w:sz="4" w:space="0" w:color="0000FF"/>
              <w:right w:val="nil"/>
            </w:tcBorders>
            <w:shd w:val="clear" w:color="auto" w:fill="FFFFFF"/>
            <w:vAlign w:val="center"/>
          </w:tcPr>
          <w:p w:rsidR="00B843E2" w:rsidRPr="00EB5D3F" w:rsidRDefault="00B843E2" w:rsidP="00DB6F86">
            <w:pPr>
              <w:adjustRightInd w:val="0"/>
              <w:snapToGrid/>
              <w:spacing w:before="120" w:after="120" w:line="0" w:lineRule="atLeast"/>
              <w:jc w:val="center"/>
              <w:textAlignment w:val="baseline"/>
              <w:rPr>
                <w:rFonts w:eastAsia="新細明體" w:cs="Candara"/>
                <w:color w:val="FF0000"/>
                <w:sz w:val="20"/>
                <w:szCs w:val="24"/>
              </w:rPr>
            </w:pPr>
            <w:r w:rsidRPr="00EB5D3F">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Pr="00EB5D3F" w:rsidRDefault="00B843E2" w:rsidP="00DB6F86">
            <w:pPr>
              <w:adjustRightInd w:val="0"/>
              <w:snapToGrid/>
              <w:spacing w:before="120" w:after="120" w:line="0" w:lineRule="atLeast"/>
              <w:textAlignment w:val="baseline"/>
              <w:rPr>
                <w:rFonts w:eastAsia="新細明體" w:cs="Candara"/>
                <w:color w:val="FF0000"/>
                <w:sz w:val="20"/>
                <w:szCs w:val="20"/>
              </w:rPr>
            </w:pPr>
            <w:r w:rsidRPr="00EB5D3F">
              <w:rPr>
                <w:rFonts w:eastAsiaTheme="minorEastAsia"/>
                <w:color w:val="FF0000"/>
                <w:sz w:val="20"/>
                <w:szCs w:val="20"/>
              </w:rPr>
              <w:t>A</w:t>
            </w:r>
            <w:r w:rsidRPr="00EB5D3F">
              <w:rPr>
                <w:rFonts w:eastAsiaTheme="minorEastAsia" w:hint="eastAsia"/>
                <w:color w:val="FF0000"/>
                <w:sz w:val="20"/>
                <w:szCs w:val="20"/>
              </w:rPr>
              <w:t>n error happens in the read transactions</w:t>
            </w:r>
          </w:p>
        </w:tc>
      </w:tr>
      <w:tr w:rsidR="00B843E2" w:rsidTr="00D966C0">
        <w:trPr>
          <w:cantSplit/>
        </w:trPr>
        <w:tc>
          <w:tcPr>
            <w:tcW w:w="2863" w:type="dxa"/>
            <w:tcBorders>
              <w:top w:val="single" w:sz="4" w:space="0" w:color="0000FF"/>
              <w:bottom w:val="single" w:sz="4" w:space="0" w:color="0000FF"/>
              <w:right w:val="nil"/>
            </w:tcBorders>
            <w:shd w:val="clear" w:color="auto" w:fill="FFFFFF"/>
            <w:vAlign w:val="center"/>
          </w:tcPr>
          <w:p w:rsidR="00B843E2" w:rsidRPr="000567EB" w:rsidRDefault="00B843E2" w:rsidP="00DB6F86">
            <w:pPr>
              <w:adjustRightInd w:val="0"/>
              <w:snapToGrid/>
              <w:spacing w:before="120" w:after="120" w:line="0" w:lineRule="atLeast"/>
              <w:textAlignment w:val="baseline"/>
              <w:rPr>
                <w:rFonts w:eastAsia="新細明體" w:cs="Candara"/>
                <w:color w:val="FF0000"/>
                <w:sz w:val="20"/>
                <w:szCs w:val="24"/>
              </w:rPr>
            </w:pPr>
            <w:r w:rsidRPr="000567EB">
              <w:rPr>
                <w:rFonts w:eastAsia="新細明體" w:cs="Candara"/>
                <w:color w:val="FF0000"/>
                <w:sz w:val="20"/>
                <w:szCs w:val="24"/>
              </w:rPr>
              <w:t>biu_lsu_</w:t>
            </w:r>
            <w:r w:rsidRPr="000567EB">
              <w:rPr>
                <w:rFonts w:eastAsia="新細明體" w:cs="Candara" w:hint="eastAsia"/>
                <w:color w:val="FF0000"/>
                <w:sz w:val="20"/>
                <w:szCs w:val="24"/>
              </w:rPr>
              <w:t>read_</w:t>
            </w:r>
            <w:r w:rsidRPr="000567EB">
              <w:rPr>
                <w:rFonts w:eastAsia="新細明體" w:cs="Candara"/>
                <w:color w:val="FF0000"/>
                <w:sz w:val="20"/>
                <w:szCs w:val="24"/>
              </w:rPr>
              <w:t>ack</w:t>
            </w:r>
          </w:p>
        </w:tc>
        <w:tc>
          <w:tcPr>
            <w:tcW w:w="1106" w:type="dxa"/>
            <w:tcBorders>
              <w:top w:val="single" w:sz="4" w:space="0" w:color="0000FF"/>
              <w:left w:val="nil"/>
              <w:bottom w:val="single" w:sz="4" w:space="0" w:color="0000FF"/>
              <w:right w:val="nil"/>
            </w:tcBorders>
            <w:shd w:val="clear" w:color="auto" w:fill="FFFFFF"/>
            <w:vAlign w:val="center"/>
          </w:tcPr>
          <w:p w:rsidR="00B843E2" w:rsidRPr="000567EB" w:rsidRDefault="00B843E2" w:rsidP="00DB6F86">
            <w:pPr>
              <w:adjustRightInd w:val="0"/>
              <w:snapToGrid/>
              <w:spacing w:before="120" w:after="120" w:line="0" w:lineRule="atLeast"/>
              <w:jc w:val="center"/>
              <w:textAlignment w:val="baseline"/>
              <w:rPr>
                <w:rFonts w:eastAsia="新細明體" w:cs="Candara"/>
                <w:color w:val="FF0000"/>
                <w:sz w:val="20"/>
                <w:szCs w:val="24"/>
              </w:rPr>
            </w:pPr>
            <w:r w:rsidRPr="000567EB">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Pr="000567EB" w:rsidRDefault="00B843E2" w:rsidP="00DB6F86">
            <w:pPr>
              <w:adjustRightInd w:val="0"/>
              <w:snapToGrid/>
              <w:spacing w:before="120" w:after="120" w:line="0" w:lineRule="atLeast"/>
              <w:textAlignment w:val="baseline"/>
              <w:rPr>
                <w:rFonts w:eastAsia="新細明體" w:cs="Candara"/>
                <w:color w:val="FF0000"/>
                <w:sz w:val="20"/>
                <w:szCs w:val="20"/>
              </w:rPr>
            </w:pPr>
            <w:r w:rsidRPr="000567EB">
              <w:rPr>
                <w:rFonts w:eastAsiaTheme="minorEastAsia" w:hint="eastAsia"/>
                <w:color w:val="FF0000"/>
                <w:sz w:val="20"/>
                <w:szCs w:val="20"/>
              </w:rPr>
              <w:t>Read data acknowledge</w:t>
            </w:r>
          </w:p>
        </w:tc>
      </w:tr>
      <w:tr w:rsidR="00B843E2" w:rsidTr="00D966C0">
        <w:trPr>
          <w:cantSplit/>
        </w:trPr>
        <w:tc>
          <w:tcPr>
            <w:tcW w:w="2863" w:type="dxa"/>
            <w:tcBorders>
              <w:top w:val="single" w:sz="4" w:space="0" w:color="0000FF"/>
              <w:bottom w:val="single" w:sz="4" w:space="0" w:color="0000FF"/>
              <w:right w:val="nil"/>
            </w:tcBorders>
            <w:shd w:val="clear" w:color="auto" w:fill="FFFFFF"/>
            <w:vAlign w:val="center"/>
          </w:tcPr>
          <w:p w:rsidR="00B843E2" w:rsidRPr="0055570D" w:rsidRDefault="00B843E2" w:rsidP="00D217DA">
            <w:pPr>
              <w:adjustRightInd w:val="0"/>
              <w:snapToGrid/>
              <w:spacing w:before="120" w:after="120" w:line="0" w:lineRule="atLeast"/>
              <w:textAlignment w:val="baseline"/>
              <w:rPr>
                <w:rFonts w:eastAsia="新細明體" w:cs="Candara"/>
                <w:color w:val="FF0000"/>
                <w:sz w:val="20"/>
                <w:szCs w:val="24"/>
              </w:rPr>
            </w:pPr>
            <w:r w:rsidRPr="0055570D">
              <w:rPr>
                <w:rFonts w:eastAsia="新細明體" w:cs="Candara" w:hint="eastAsia"/>
                <w:color w:val="FF0000"/>
                <w:sz w:val="20"/>
                <w:szCs w:val="24"/>
              </w:rPr>
              <w:t>biu_lsu_</w:t>
            </w:r>
            <w:r>
              <w:rPr>
                <w:rFonts w:eastAsia="新細明體" w:cs="Candara" w:hint="eastAsia"/>
                <w:color w:val="FF0000"/>
                <w:sz w:val="20"/>
                <w:szCs w:val="24"/>
              </w:rPr>
              <w:t>write_</w:t>
            </w:r>
            <w:r w:rsidRPr="0055570D">
              <w:rPr>
                <w:rFonts w:eastAsia="新細明體" w:cs="Candara" w:hint="eastAsia"/>
                <w:color w:val="FF0000"/>
                <w:sz w:val="20"/>
                <w:szCs w:val="24"/>
              </w:rPr>
              <w:t>ack</w:t>
            </w:r>
          </w:p>
        </w:tc>
        <w:tc>
          <w:tcPr>
            <w:tcW w:w="1106" w:type="dxa"/>
            <w:tcBorders>
              <w:top w:val="single" w:sz="4" w:space="0" w:color="0000FF"/>
              <w:left w:val="nil"/>
              <w:bottom w:val="single" w:sz="4" w:space="0" w:color="0000FF"/>
              <w:right w:val="nil"/>
            </w:tcBorders>
            <w:shd w:val="clear" w:color="auto" w:fill="FFFFFF"/>
            <w:vAlign w:val="center"/>
          </w:tcPr>
          <w:p w:rsidR="00B843E2" w:rsidRPr="0055570D" w:rsidRDefault="00B843E2" w:rsidP="00BB25F0">
            <w:pPr>
              <w:adjustRightInd w:val="0"/>
              <w:snapToGrid/>
              <w:spacing w:before="120" w:after="120" w:line="0" w:lineRule="atLeast"/>
              <w:jc w:val="center"/>
              <w:textAlignment w:val="baseline"/>
              <w:rPr>
                <w:rFonts w:eastAsia="新細明體" w:cs="Candara"/>
                <w:color w:val="FF0000"/>
                <w:sz w:val="20"/>
                <w:szCs w:val="24"/>
              </w:rPr>
            </w:pPr>
            <w:r w:rsidRPr="0055570D">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Pr="0055570D" w:rsidRDefault="00B843E2" w:rsidP="00BB25F0">
            <w:pPr>
              <w:adjustRightInd w:val="0"/>
              <w:snapToGrid/>
              <w:spacing w:before="120" w:after="120" w:line="0" w:lineRule="atLeast"/>
              <w:textAlignment w:val="baseline"/>
              <w:rPr>
                <w:rFonts w:eastAsiaTheme="minorEastAsia"/>
                <w:color w:val="FF0000"/>
                <w:sz w:val="20"/>
                <w:szCs w:val="20"/>
              </w:rPr>
            </w:pPr>
            <w:r>
              <w:rPr>
                <w:rFonts w:eastAsiaTheme="minorEastAsia" w:hint="eastAsia"/>
                <w:color w:val="FF0000"/>
                <w:sz w:val="20"/>
                <w:szCs w:val="20"/>
              </w:rPr>
              <w:t>W</w:t>
            </w:r>
            <w:r w:rsidRPr="0055570D">
              <w:rPr>
                <w:rFonts w:eastAsiaTheme="minorEastAsia" w:hint="eastAsia"/>
                <w:color w:val="FF0000"/>
                <w:sz w:val="20"/>
                <w:szCs w:val="20"/>
              </w:rPr>
              <w:t xml:space="preserve">rite data </w:t>
            </w:r>
            <w:r>
              <w:rPr>
                <w:rFonts w:eastAsiaTheme="minorEastAsia" w:hint="eastAsia"/>
                <w:color w:val="FF0000"/>
                <w:sz w:val="20"/>
                <w:szCs w:val="20"/>
              </w:rPr>
              <w:t xml:space="preserve">phase </w:t>
            </w:r>
            <w:r w:rsidRPr="0055570D">
              <w:rPr>
                <w:rFonts w:eastAsiaTheme="minorEastAsia" w:hint="eastAsia"/>
                <w:color w:val="FF0000"/>
                <w:sz w:val="20"/>
                <w:szCs w:val="20"/>
              </w:rPr>
              <w:t>acknowledge</w:t>
            </w:r>
          </w:p>
        </w:tc>
      </w:tr>
      <w:tr w:rsidR="00B843E2" w:rsidTr="00D966C0">
        <w:trPr>
          <w:cantSplit/>
        </w:trPr>
        <w:tc>
          <w:tcPr>
            <w:tcW w:w="2863" w:type="dxa"/>
            <w:tcBorders>
              <w:top w:val="single" w:sz="4" w:space="0" w:color="0000FF"/>
              <w:bottom w:val="single" w:sz="4" w:space="0" w:color="0000FF"/>
              <w:right w:val="nil"/>
            </w:tcBorders>
            <w:shd w:val="clear" w:color="auto" w:fill="FFFFFF"/>
            <w:vAlign w:val="center"/>
          </w:tcPr>
          <w:p w:rsidR="00B843E2" w:rsidRPr="00936AB8" w:rsidRDefault="00B843E2" w:rsidP="00DB6F86">
            <w:pPr>
              <w:adjustRightInd w:val="0"/>
              <w:snapToGrid/>
              <w:spacing w:before="120" w:after="120" w:line="0" w:lineRule="atLeast"/>
              <w:textAlignment w:val="baseline"/>
              <w:rPr>
                <w:rFonts w:eastAsia="新細明體" w:cs="Candara"/>
                <w:color w:val="FF0000"/>
                <w:sz w:val="20"/>
                <w:szCs w:val="24"/>
              </w:rPr>
            </w:pPr>
            <w:r w:rsidRPr="00936AB8">
              <w:rPr>
                <w:rFonts w:eastAsia="新細明體" w:cs="Candara"/>
                <w:color w:val="FF0000"/>
                <w:sz w:val="20"/>
                <w:szCs w:val="24"/>
              </w:rPr>
              <w:t>biu_lsu_</w:t>
            </w:r>
            <w:ins w:id="416" w:author="ANDESTECH\ryjou" w:date="2016-03-14T16:56:00Z">
              <w:r w:rsidR="002F5DE7">
                <w:rPr>
                  <w:rFonts w:eastAsia="新細明體" w:cs="Candara" w:hint="eastAsia"/>
                  <w:color w:val="FF0000"/>
                  <w:sz w:val="20"/>
                  <w:szCs w:val="24"/>
                </w:rPr>
                <w:t>wb_</w:t>
              </w:r>
            </w:ins>
            <w:r w:rsidRPr="00936AB8">
              <w:rPr>
                <w:rFonts w:eastAsia="新細明體" w:cs="Candara" w:hint="eastAsia"/>
                <w:color w:val="FF0000"/>
                <w:sz w:val="20"/>
                <w:szCs w:val="24"/>
              </w:rPr>
              <w:t>accept_</w:t>
            </w:r>
            <w:r w:rsidRPr="00936AB8">
              <w:rPr>
                <w:rFonts w:eastAsia="新細明體" w:cs="Candara"/>
                <w:color w:val="FF0000"/>
                <w:sz w:val="20"/>
                <w:szCs w:val="24"/>
              </w:rPr>
              <w:t>w</w:t>
            </w:r>
            <w:r>
              <w:rPr>
                <w:rFonts w:eastAsia="新細明體" w:cs="Candara" w:hint="eastAsia"/>
                <w:color w:val="FF0000"/>
                <w:sz w:val="20"/>
                <w:szCs w:val="24"/>
              </w:rPr>
              <w:t>rite</w:t>
            </w:r>
            <w:r w:rsidRPr="00936AB8">
              <w:rPr>
                <w:rFonts w:eastAsia="新細明體" w:cs="Candara"/>
                <w:color w:val="FF0000"/>
                <w:sz w:val="20"/>
                <w:szCs w:val="24"/>
              </w:rPr>
              <w:t>_ack</w:t>
            </w:r>
          </w:p>
        </w:tc>
        <w:tc>
          <w:tcPr>
            <w:tcW w:w="1106" w:type="dxa"/>
            <w:tcBorders>
              <w:top w:val="single" w:sz="4" w:space="0" w:color="0000FF"/>
              <w:left w:val="nil"/>
              <w:bottom w:val="single" w:sz="4" w:space="0" w:color="0000FF"/>
              <w:right w:val="nil"/>
            </w:tcBorders>
            <w:shd w:val="clear" w:color="auto" w:fill="FFFFFF"/>
            <w:vAlign w:val="center"/>
          </w:tcPr>
          <w:p w:rsidR="00B843E2" w:rsidRPr="00936AB8" w:rsidRDefault="00B843E2" w:rsidP="00DB6F86">
            <w:pPr>
              <w:adjustRightInd w:val="0"/>
              <w:snapToGrid/>
              <w:spacing w:before="120" w:after="120" w:line="0" w:lineRule="atLeast"/>
              <w:jc w:val="center"/>
              <w:textAlignment w:val="baseline"/>
              <w:rPr>
                <w:rFonts w:eastAsia="新細明體" w:cs="Candara"/>
                <w:color w:val="FF0000"/>
                <w:sz w:val="20"/>
                <w:szCs w:val="24"/>
              </w:rPr>
            </w:pPr>
            <w:r w:rsidRPr="00936AB8">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Pr="00936AB8" w:rsidRDefault="00B843E2" w:rsidP="00DB6F86">
            <w:pPr>
              <w:adjustRightInd w:val="0"/>
              <w:snapToGrid/>
              <w:spacing w:before="120" w:after="120" w:line="0" w:lineRule="atLeast"/>
              <w:textAlignment w:val="baseline"/>
              <w:rPr>
                <w:rFonts w:eastAsia="新細明體" w:cs="Candara"/>
                <w:color w:val="FF0000"/>
                <w:sz w:val="20"/>
                <w:szCs w:val="20"/>
              </w:rPr>
            </w:pPr>
            <w:r>
              <w:rPr>
                <w:rFonts w:eastAsiaTheme="minorEastAsia" w:hint="eastAsia"/>
                <w:color w:val="FF0000"/>
                <w:sz w:val="20"/>
                <w:szCs w:val="20"/>
              </w:rPr>
              <w:t>Write</w:t>
            </w:r>
            <w:r w:rsidRPr="00936AB8">
              <w:rPr>
                <w:rFonts w:eastAsiaTheme="minorEastAsia" w:hint="eastAsia"/>
                <w:color w:val="FF0000"/>
                <w:sz w:val="20"/>
                <w:szCs w:val="20"/>
              </w:rPr>
              <w:t xml:space="preserve"> data </w:t>
            </w:r>
            <w:r>
              <w:rPr>
                <w:rFonts w:eastAsiaTheme="minorEastAsia" w:hint="eastAsia"/>
                <w:color w:val="FF0000"/>
                <w:sz w:val="20"/>
                <w:szCs w:val="20"/>
              </w:rPr>
              <w:t xml:space="preserve">address </w:t>
            </w:r>
            <w:r w:rsidRPr="00936AB8">
              <w:rPr>
                <w:rFonts w:eastAsiaTheme="minorEastAsia" w:hint="eastAsia"/>
                <w:color w:val="FF0000"/>
                <w:sz w:val="20"/>
                <w:szCs w:val="20"/>
              </w:rPr>
              <w:t>acknowledge</w:t>
            </w:r>
          </w:p>
        </w:tc>
      </w:tr>
      <w:tr w:rsidR="00B843E2" w:rsidRPr="00712E32" w:rsidTr="00C728E8">
        <w:trPr>
          <w:cantSplit/>
        </w:trPr>
        <w:tc>
          <w:tcPr>
            <w:tcW w:w="10342" w:type="dxa"/>
            <w:gridSpan w:val="3"/>
            <w:tcBorders>
              <w:top w:val="single" w:sz="12" w:space="0" w:color="0000FF"/>
              <w:bottom w:val="single" w:sz="12" w:space="0" w:color="0000FF"/>
            </w:tcBorders>
            <w:shd w:val="clear" w:color="auto" w:fill="FFFFFF"/>
            <w:vAlign w:val="center"/>
          </w:tcPr>
          <w:p w:rsidR="00B843E2" w:rsidRPr="00712E32" w:rsidRDefault="00B843E2" w:rsidP="00C728E8">
            <w:pPr>
              <w:adjustRightInd w:val="0"/>
              <w:snapToGrid/>
              <w:spacing w:before="120" w:after="120" w:line="0" w:lineRule="atLeast"/>
              <w:textAlignment w:val="baseline"/>
              <w:rPr>
                <w:rFonts w:eastAsia="Candara" w:cs="Candara"/>
                <w:b/>
                <w:color w:val="000000"/>
                <w:sz w:val="20"/>
                <w:szCs w:val="24"/>
              </w:rPr>
            </w:pPr>
            <w:r>
              <w:rPr>
                <w:rFonts w:eastAsia="新細明體" w:cs="Candara" w:hint="eastAsia"/>
                <w:b/>
                <w:color w:val="000000"/>
                <w:sz w:val="20"/>
                <w:szCs w:val="24"/>
              </w:rPr>
              <w:t xml:space="preserve">MMU </w:t>
            </w:r>
            <w:r w:rsidRPr="00712E32">
              <w:rPr>
                <w:rFonts w:eastAsia="新細明體" w:cs="Candara"/>
                <w:b/>
                <w:color w:val="000000"/>
                <w:sz w:val="20"/>
                <w:szCs w:val="24"/>
              </w:rPr>
              <w:t>signals</w:t>
            </w:r>
          </w:p>
        </w:tc>
      </w:tr>
      <w:tr w:rsidR="00B843E2" w:rsidTr="00C728E8">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r w:rsidRPr="00C93856">
              <w:rPr>
                <w:rFonts w:eastAsia="新細明體" w:cs="Candara"/>
                <w:color w:val="000000"/>
                <w:sz w:val="20"/>
                <w:szCs w:val="24"/>
              </w:rPr>
              <w:t>mmu_biu_addr</w:t>
            </w:r>
            <w:r>
              <w:rPr>
                <w:rFonts w:eastAsia="新細明體" w:cs="Candara" w:hint="eastAsia"/>
                <w:color w:val="000000"/>
                <w:sz w:val="20"/>
                <w:szCs w:val="24"/>
              </w:rPr>
              <w:t>[</w:t>
            </w:r>
            <w:r w:rsidRPr="00CE553B">
              <w:rPr>
                <w:rFonts w:eastAsia="新細明體" w:cs="Candara"/>
                <w:color w:val="000000"/>
                <w:sz w:val="20"/>
                <w:szCs w:val="24"/>
              </w:rPr>
              <w:t>`NDS_ADDR_MSB</w:t>
            </w:r>
            <w:del w:id="417" w:author="ANDESTECH\ryjou" w:date="2016-02-18T18:01:00Z">
              <w:r w:rsidRPr="00CE553B" w:rsidDel="00ED193F">
                <w:rPr>
                  <w:rFonts w:eastAsia="新細明體" w:cs="Candara"/>
                  <w:color w:val="000000"/>
                  <w:sz w:val="20"/>
                  <w:szCs w:val="24"/>
                </w:rPr>
                <w:delText>:</w:delText>
              </w:r>
            </w:del>
            <w:ins w:id="418" w:author="ANDESTECH\ryjou" w:date="2016-02-18T18:01:00Z">
              <w:r w:rsidR="00ED193F">
                <w:rPr>
                  <w:rFonts w:eastAsia="新細明體" w:cs="Candara" w:hint="eastAsia"/>
                  <w:color w:val="000000"/>
                  <w:sz w:val="20"/>
                  <w:szCs w:val="24"/>
                </w:rPr>
                <w:t>:0</w:t>
              </w:r>
            </w:ins>
            <w:del w:id="419" w:author="ANDESTECH\ryjou" w:date="2016-02-18T18:01:00Z">
              <w:r w:rsidRPr="00CE553B" w:rsidDel="00ED193F">
                <w:rPr>
                  <w:rFonts w:eastAsia="新細明體" w:cs="Candara"/>
                  <w:color w:val="000000"/>
                  <w:sz w:val="20"/>
                  <w:szCs w:val="24"/>
                </w:rPr>
                <w:delText>2</w:delText>
              </w:r>
            </w:del>
            <w:r>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MMU request address</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r w:rsidRPr="00C93856">
              <w:rPr>
                <w:rFonts w:eastAsia="新細明體" w:cs="Candara"/>
                <w:color w:val="000000"/>
                <w:sz w:val="20"/>
                <w:szCs w:val="24"/>
              </w:rPr>
              <w:t>mmu_biu_length</w:t>
            </w:r>
            <w:r>
              <w:rPr>
                <w:rFonts w:eastAsia="新細明體" w:cs="Candara" w:hint="eastAsia"/>
                <w:color w:val="00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Pr="004965FC" w:rsidRDefault="00B843E2" w:rsidP="0087594E">
            <w:pPr>
              <w:rPr>
                <w:rFonts w:eastAsiaTheme="minorEastAsia"/>
                <w:sz w:val="20"/>
                <w:szCs w:val="20"/>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b00: single, 2</w:t>
            </w:r>
            <w:r w:rsidRPr="004965FC">
              <w:rPr>
                <w:rFonts w:eastAsiaTheme="minorEastAsia"/>
                <w:sz w:val="20"/>
                <w:szCs w:val="20"/>
              </w:rPr>
              <w:t>’</w:t>
            </w:r>
            <w:r>
              <w:rPr>
                <w:rFonts w:eastAsiaTheme="minorEastAsia" w:hint="eastAsia"/>
                <w:sz w:val="20"/>
                <w:szCs w:val="20"/>
              </w:rPr>
              <w:t>b01: 2</w:t>
            </w:r>
          </w:p>
          <w:p w:rsidR="00B843E2" w:rsidRDefault="00B843E2" w:rsidP="00950E5F">
            <w:pPr>
              <w:adjustRightInd w:val="0"/>
              <w:snapToGrid/>
              <w:spacing w:before="120" w:after="120" w:line="0" w:lineRule="atLeast"/>
              <w:textAlignment w:val="baseline"/>
              <w:rPr>
                <w:rFonts w:eastAsia="新細明體" w:cs="Candara"/>
                <w:color w:val="000000"/>
                <w:sz w:val="20"/>
                <w:szCs w:val="24"/>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b10: 4, 4</w:t>
            </w:r>
            <w:r w:rsidRPr="004965FC">
              <w:rPr>
                <w:rFonts w:eastAsiaTheme="minorEastAsia"/>
                <w:sz w:val="20"/>
                <w:szCs w:val="20"/>
              </w:rPr>
              <w:t>’</w:t>
            </w:r>
            <w:r w:rsidRPr="004965FC">
              <w:rPr>
                <w:rFonts w:eastAsiaTheme="minorEastAsia" w:hint="eastAsia"/>
                <w:sz w:val="20"/>
                <w:szCs w:val="20"/>
              </w:rPr>
              <w:t xml:space="preserve">b11: 8 </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772E9E" w:rsidRDefault="00B843E2" w:rsidP="00591866">
            <w:pPr>
              <w:adjustRightInd w:val="0"/>
              <w:snapToGrid/>
              <w:spacing w:before="120" w:after="120" w:line="0" w:lineRule="atLeast"/>
              <w:textAlignment w:val="baseline"/>
              <w:rPr>
                <w:rFonts w:eastAsia="新細明體" w:cs="Candara"/>
                <w:color w:val="FF0000"/>
                <w:sz w:val="20"/>
                <w:szCs w:val="24"/>
              </w:rPr>
            </w:pPr>
            <w:r w:rsidRPr="00772E9E">
              <w:rPr>
                <w:rFonts w:eastAsia="新細明體" w:cs="Candara" w:hint="eastAsia"/>
                <w:color w:val="FF0000"/>
                <w:sz w:val="20"/>
                <w:szCs w:val="24"/>
              </w:rPr>
              <w:t>mmu_biu_</w:t>
            </w:r>
            <w:r>
              <w:rPr>
                <w:rFonts w:eastAsia="新細明體" w:cs="Candara" w:hint="eastAsia"/>
                <w:color w:val="FF0000"/>
                <w:sz w:val="20"/>
                <w:szCs w:val="24"/>
              </w:rPr>
              <w:t>size</w:t>
            </w:r>
            <w:r w:rsidRPr="00772E9E">
              <w:rPr>
                <w:rFonts w:eastAsia="新細明體" w:cs="Candara" w:hint="eastAsia"/>
                <w:color w:val="FF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B843E2" w:rsidRPr="00772E9E" w:rsidRDefault="00B843E2" w:rsidP="009C458B">
            <w:pPr>
              <w:adjustRightInd w:val="0"/>
              <w:snapToGrid/>
              <w:spacing w:before="120" w:after="120" w:line="0" w:lineRule="atLeast"/>
              <w:jc w:val="center"/>
              <w:textAlignment w:val="baseline"/>
              <w:rPr>
                <w:rFonts w:eastAsia="新細明體" w:cs="Candara"/>
                <w:color w:val="FF0000"/>
                <w:sz w:val="20"/>
                <w:szCs w:val="24"/>
              </w:rPr>
            </w:pPr>
            <w:r w:rsidRPr="00772E9E">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Pr="00772E9E" w:rsidRDefault="00B843E2" w:rsidP="009C458B">
            <w:pPr>
              <w:rPr>
                <w:rFonts w:eastAsiaTheme="minorEastAsia"/>
                <w:color w:val="FF0000"/>
                <w:sz w:val="20"/>
                <w:szCs w:val="20"/>
              </w:rPr>
            </w:pPr>
            <w:r w:rsidRPr="00772E9E">
              <w:rPr>
                <w:rFonts w:eastAsiaTheme="minorEastAsia"/>
                <w:color w:val="FF0000"/>
                <w:sz w:val="20"/>
                <w:szCs w:val="20"/>
              </w:rPr>
              <w:t>2’</w:t>
            </w:r>
            <w:r w:rsidRPr="00772E9E">
              <w:rPr>
                <w:rFonts w:eastAsiaTheme="minorEastAsia" w:hint="eastAsia"/>
                <w:color w:val="FF0000"/>
                <w:sz w:val="20"/>
                <w:szCs w:val="20"/>
              </w:rPr>
              <w:t>b00: byte. 2</w:t>
            </w:r>
            <w:r w:rsidRPr="00772E9E">
              <w:rPr>
                <w:rFonts w:eastAsiaTheme="minorEastAsia"/>
                <w:color w:val="FF0000"/>
                <w:sz w:val="20"/>
                <w:szCs w:val="20"/>
              </w:rPr>
              <w:t>’</w:t>
            </w:r>
            <w:r w:rsidRPr="00772E9E">
              <w:rPr>
                <w:rFonts w:eastAsiaTheme="minorEastAsia" w:hint="eastAsia"/>
                <w:color w:val="FF0000"/>
                <w:sz w:val="20"/>
                <w:szCs w:val="20"/>
              </w:rPr>
              <w:t>b01: halfword.</w:t>
            </w:r>
          </w:p>
          <w:p w:rsidR="00B843E2" w:rsidRPr="00772E9E" w:rsidRDefault="00B843E2" w:rsidP="009C458B">
            <w:pPr>
              <w:rPr>
                <w:rFonts w:eastAsiaTheme="minorEastAsia"/>
                <w:color w:val="FF0000"/>
                <w:sz w:val="20"/>
                <w:szCs w:val="20"/>
              </w:rPr>
            </w:pPr>
            <w:r w:rsidRPr="00772E9E">
              <w:rPr>
                <w:rFonts w:eastAsiaTheme="minorEastAsia" w:hint="eastAsia"/>
                <w:color w:val="FF0000"/>
                <w:sz w:val="20"/>
                <w:szCs w:val="20"/>
              </w:rPr>
              <w:t>2</w:t>
            </w:r>
            <w:r w:rsidRPr="00772E9E">
              <w:rPr>
                <w:rFonts w:eastAsiaTheme="minorEastAsia"/>
                <w:color w:val="FF0000"/>
                <w:sz w:val="20"/>
                <w:szCs w:val="20"/>
              </w:rPr>
              <w:t>’</w:t>
            </w:r>
            <w:r w:rsidRPr="00772E9E">
              <w:rPr>
                <w:rFonts w:eastAsiaTheme="minorEastAsia" w:hint="eastAsia"/>
                <w:color w:val="FF0000"/>
                <w:sz w:val="20"/>
                <w:szCs w:val="20"/>
              </w:rPr>
              <w:t>b10: word. 2</w:t>
            </w:r>
            <w:r w:rsidRPr="00772E9E">
              <w:rPr>
                <w:rFonts w:eastAsiaTheme="minorEastAsia"/>
                <w:color w:val="FF0000"/>
                <w:sz w:val="20"/>
                <w:szCs w:val="20"/>
              </w:rPr>
              <w:t>’</w:t>
            </w:r>
            <w:r w:rsidRPr="00772E9E">
              <w:rPr>
                <w:rFonts w:eastAsiaTheme="minorEastAsia" w:hint="eastAsia"/>
                <w:color w:val="FF0000"/>
                <w:sz w:val="20"/>
                <w:szCs w:val="20"/>
              </w:rPr>
              <w:t>b11: double word(for cache line)</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r w:rsidRPr="00C93856">
              <w:rPr>
                <w:rFonts w:eastAsia="新細明體" w:cs="Candara"/>
                <w:color w:val="000000"/>
                <w:sz w:val="20"/>
                <w:szCs w:val="24"/>
              </w:rPr>
              <w:t>mmu_biu_req</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MMU read request to BIU</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r w:rsidRPr="00C93856">
              <w:rPr>
                <w:rFonts w:eastAsia="新細明體" w:cs="Candara"/>
                <w:color w:val="000000"/>
                <w:sz w:val="20"/>
                <w:szCs w:val="24"/>
              </w:rPr>
              <w:t>mmu_biu_req_kill</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MMU Kill request to BIU</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B11666" w:rsidRDefault="00B843E2" w:rsidP="00C728E8">
            <w:pPr>
              <w:adjustRightInd w:val="0"/>
              <w:snapToGrid/>
              <w:spacing w:before="120" w:after="120" w:line="0" w:lineRule="atLeast"/>
              <w:textAlignment w:val="baseline"/>
              <w:rPr>
                <w:rFonts w:eastAsia="新細明體" w:cs="Candara"/>
                <w:color w:val="FF0000"/>
                <w:sz w:val="20"/>
                <w:szCs w:val="24"/>
              </w:rPr>
            </w:pPr>
            <w:r w:rsidRPr="00B11666">
              <w:rPr>
                <w:rFonts w:eastAsia="新細明體" w:cs="Candara"/>
                <w:color w:val="FF0000"/>
                <w:sz w:val="20"/>
                <w:szCs w:val="24"/>
              </w:rPr>
              <w:t>biu_mmu_</w:t>
            </w:r>
            <w:r w:rsidR="001F0940">
              <w:rPr>
                <w:rFonts w:eastAsia="新細明體" w:cs="Candara" w:hint="eastAsia"/>
                <w:color w:val="FF0000"/>
                <w:sz w:val="20"/>
                <w:szCs w:val="24"/>
              </w:rPr>
              <w:t>read_</w:t>
            </w:r>
            <w:r w:rsidRPr="00B11666">
              <w:rPr>
                <w:rFonts w:eastAsia="新細明體" w:cs="Candara" w:hint="eastAsia"/>
                <w:color w:val="FF0000"/>
                <w:sz w:val="20"/>
                <w:szCs w:val="24"/>
              </w:rPr>
              <w:t>error</w:t>
            </w:r>
          </w:p>
        </w:tc>
        <w:tc>
          <w:tcPr>
            <w:tcW w:w="1106" w:type="dxa"/>
            <w:tcBorders>
              <w:top w:val="single" w:sz="4" w:space="0" w:color="0000FF"/>
              <w:left w:val="nil"/>
              <w:bottom w:val="single" w:sz="4" w:space="0" w:color="0000FF"/>
              <w:right w:val="nil"/>
            </w:tcBorders>
            <w:shd w:val="clear" w:color="auto" w:fill="FFFFFF"/>
            <w:vAlign w:val="center"/>
          </w:tcPr>
          <w:p w:rsidR="00B843E2" w:rsidRPr="00B11666" w:rsidRDefault="00B843E2" w:rsidP="00C728E8">
            <w:pPr>
              <w:adjustRightInd w:val="0"/>
              <w:snapToGrid/>
              <w:spacing w:before="120" w:after="120" w:line="0" w:lineRule="atLeast"/>
              <w:jc w:val="center"/>
              <w:textAlignment w:val="baseline"/>
              <w:rPr>
                <w:rFonts w:eastAsia="新細明體" w:cs="Candara"/>
                <w:color w:val="FF0000"/>
                <w:sz w:val="20"/>
                <w:szCs w:val="24"/>
              </w:rPr>
            </w:pPr>
            <w:r w:rsidRPr="00B11666">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Pr="00B11666" w:rsidRDefault="00B843E2" w:rsidP="00C728E8">
            <w:pPr>
              <w:adjustRightInd w:val="0"/>
              <w:snapToGrid/>
              <w:spacing w:before="120" w:after="120" w:line="0" w:lineRule="atLeast"/>
              <w:textAlignment w:val="baseline"/>
              <w:rPr>
                <w:rFonts w:eastAsia="新細明體" w:cs="Candara"/>
                <w:color w:val="FF0000"/>
                <w:sz w:val="20"/>
                <w:szCs w:val="24"/>
              </w:rPr>
            </w:pPr>
            <w:r w:rsidRPr="00B11666">
              <w:rPr>
                <w:rFonts w:eastAsiaTheme="minorEastAsia"/>
                <w:color w:val="FF0000"/>
                <w:sz w:val="20"/>
                <w:szCs w:val="20"/>
              </w:rPr>
              <w:t>A</w:t>
            </w:r>
            <w:r w:rsidRPr="00B11666">
              <w:rPr>
                <w:rFonts w:eastAsiaTheme="minorEastAsia" w:hint="eastAsia"/>
                <w:color w:val="FF0000"/>
                <w:sz w:val="20"/>
                <w:szCs w:val="20"/>
              </w:rPr>
              <w:t>n error happens in the read transactions</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8D2138" w:rsidRDefault="00B843E2" w:rsidP="00C728E8">
            <w:pPr>
              <w:adjustRightInd w:val="0"/>
              <w:snapToGrid/>
              <w:spacing w:before="120" w:after="120" w:line="0" w:lineRule="atLeast"/>
              <w:textAlignment w:val="baseline"/>
              <w:rPr>
                <w:rFonts w:eastAsia="新細明體" w:cs="Candara"/>
                <w:color w:val="FF0000"/>
                <w:sz w:val="20"/>
                <w:szCs w:val="24"/>
              </w:rPr>
            </w:pPr>
            <w:r w:rsidRPr="008D2138">
              <w:rPr>
                <w:rFonts w:eastAsia="新細明體" w:cs="Candara"/>
                <w:color w:val="FF0000"/>
                <w:sz w:val="20"/>
                <w:szCs w:val="24"/>
              </w:rPr>
              <w:t>biu_mmu_</w:t>
            </w:r>
            <w:r w:rsidR="008D2138" w:rsidRPr="008D2138">
              <w:rPr>
                <w:rFonts w:eastAsia="新細明體" w:cs="Candara" w:hint="eastAsia"/>
                <w:color w:val="FF0000"/>
                <w:sz w:val="20"/>
                <w:szCs w:val="24"/>
              </w:rPr>
              <w:t>read_</w:t>
            </w:r>
            <w:r w:rsidRPr="008D2138">
              <w:rPr>
                <w:rFonts w:eastAsia="新細明體" w:cs="Candara"/>
                <w:color w:val="FF0000"/>
                <w:sz w:val="20"/>
                <w:szCs w:val="24"/>
              </w:rPr>
              <w:t>ack</w:t>
            </w:r>
          </w:p>
        </w:tc>
        <w:tc>
          <w:tcPr>
            <w:tcW w:w="1106" w:type="dxa"/>
            <w:tcBorders>
              <w:top w:val="single" w:sz="4" w:space="0" w:color="0000FF"/>
              <w:left w:val="nil"/>
              <w:bottom w:val="single" w:sz="4" w:space="0" w:color="0000FF"/>
              <w:right w:val="nil"/>
            </w:tcBorders>
            <w:shd w:val="clear" w:color="auto" w:fill="FFFFFF"/>
            <w:vAlign w:val="center"/>
          </w:tcPr>
          <w:p w:rsidR="00B843E2" w:rsidRPr="008D2138" w:rsidRDefault="00B843E2" w:rsidP="00C728E8">
            <w:pPr>
              <w:adjustRightInd w:val="0"/>
              <w:snapToGrid/>
              <w:spacing w:before="120" w:after="120" w:line="0" w:lineRule="atLeast"/>
              <w:jc w:val="center"/>
              <w:textAlignment w:val="baseline"/>
              <w:rPr>
                <w:rFonts w:eastAsia="新細明體" w:cs="Candara"/>
                <w:color w:val="FF0000"/>
                <w:sz w:val="20"/>
                <w:szCs w:val="24"/>
              </w:rPr>
            </w:pPr>
            <w:r w:rsidRPr="008D2138">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Pr="008D2138" w:rsidRDefault="00B843E2" w:rsidP="00C728E8">
            <w:pPr>
              <w:adjustRightInd w:val="0"/>
              <w:snapToGrid/>
              <w:spacing w:before="120" w:after="120" w:line="0" w:lineRule="atLeast"/>
              <w:textAlignment w:val="baseline"/>
              <w:rPr>
                <w:rFonts w:eastAsia="新細明體" w:cs="Candara"/>
                <w:color w:val="FF0000"/>
                <w:sz w:val="20"/>
                <w:szCs w:val="24"/>
              </w:rPr>
            </w:pPr>
            <w:r w:rsidRPr="008D2138">
              <w:rPr>
                <w:rFonts w:eastAsia="新細明體" w:cs="Candara" w:hint="eastAsia"/>
                <w:color w:val="FF0000"/>
                <w:sz w:val="20"/>
                <w:szCs w:val="24"/>
              </w:rPr>
              <w:t>Read data acknowledge</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r w:rsidRPr="00C93856">
              <w:rPr>
                <w:rFonts w:eastAsia="新細明體" w:cs="Candara"/>
                <w:color w:val="000000"/>
                <w:sz w:val="20"/>
                <w:szCs w:val="24"/>
              </w:rPr>
              <w:t>biu_mmu_grant</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Address grant</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D95A23">
            <w:pPr>
              <w:adjustRightInd w:val="0"/>
              <w:snapToGrid/>
              <w:spacing w:before="120" w:after="120" w:line="0" w:lineRule="atLeast"/>
              <w:textAlignment w:val="baseline"/>
              <w:rPr>
                <w:rFonts w:eastAsia="新細明體" w:cs="Candara"/>
                <w:color w:val="000000"/>
                <w:sz w:val="20"/>
                <w:szCs w:val="24"/>
              </w:rPr>
            </w:pPr>
            <w:r w:rsidRPr="00C93856">
              <w:rPr>
                <w:rFonts w:eastAsia="新細明體" w:cs="Candara"/>
                <w:color w:val="000000"/>
                <w:sz w:val="20"/>
                <w:szCs w:val="24"/>
              </w:rPr>
              <w:t>biu_mmu_rdata</w:t>
            </w:r>
            <w:r>
              <w:rPr>
                <w:rFonts w:eastAsia="新細明體" w:cs="Candara" w:hint="eastAsia"/>
                <w:color w:val="000000"/>
                <w:sz w:val="20"/>
                <w:szCs w:val="24"/>
              </w:rPr>
              <w:t>[63</w:t>
            </w:r>
            <w:r w:rsidRPr="00CE553B">
              <w:rPr>
                <w:rFonts w:eastAsiaTheme="minorEastAsia"/>
                <w:sz w:val="20"/>
                <w:szCs w:val="20"/>
              </w:rPr>
              <w:t>:</w:t>
            </w:r>
            <w:r>
              <w:rPr>
                <w:rFonts w:eastAsiaTheme="minorEastAsia" w:hint="eastAsia"/>
                <w:sz w:val="20"/>
                <w:szCs w:val="20"/>
              </w:rPr>
              <w:t>0</w:t>
            </w:r>
            <w:r>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Read data from bus</w:t>
            </w:r>
          </w:p>
        </w:tc>
      </w:tr>
      <w:tr w:rsidR="00B843E2" w:rsidRPr="00712E32" w:rsidTr="00C728E8">
        <w:trPr>
          <w:cantSplit/>
        </w:trPr>
        <w:tc>
          <w:tcPr>
            <w:tcW w:w="10342" w:type="dxa"/>
            <w:gridSpan w:val="3"/>
            <w:tcBorders>
              <w:top w:val="single" w:sz="12" w:space="0" w:color="0000FF"/>
              <w:bottom w:val="single" w:sz="12" w:space="0" w:color="0000FF"/>
            </w:tcBorders>
            <w:shd w:val="clear" w:color="auto" w:fill="FFFFFF"/>
            <w:vAlign w:val="center"/>
          </w:tcPr>
          <w:p w:rsidR="00B843E2" w:rsidRPr="00712E32" w:rsidRDefault="00B843E2" w:rsidP="00C728E8">
            <w:pPr>
              <w:adjustRightInd w:val="0"/>
              <w:snapToGrid/>
              <w:spacing w:before="120" w:after="120" w:line="0" w:lineRule="atLeast"/>
              <w:textAlignment w:val="baseline"/>
              <w:rPr>
                <w:rFonts w:eastAsia="Candara" w:cs="Candara"/>
                <w:b/>
                <w:color w:val="000000"/>
                <w:sz w:val="20"/>
                <w:szCs w:val="24"/>
              </w:rPr>
            </w:pPr>
            <w:r>
              <w:rPr>
                <w:rFonts w:eastAsia="新細明體" w:cs="Candara" w:hint="eastAsia"/>
                <w:b/>
                <w:color w:val="000000"/>
                <w:sz w:val="20"/>
                <w:szCs w:val="24"/>
              </w:rPr>
              <w:t xml:space="preserve">LDMA </w:t>
            </w:r>
            <w:r w:rsidRPr="00712E32">
              <w:rPr>
                <w:rFonts w:eastAsia="新細明體" w:cs="Candara"/>
                <w:b/>
                <w:color w:val="000000"/>
                <w:sz w:val="20"/>
                <w:szCs w:val="24"/>
              </w:rPr>
              <w:t>signals</w:t>
            </w:r>
          </w:p>
        </w:tc>
      </w:tr>
      <w:tr w:rsidR="00B843E2" w:rsidTr="00C728E8">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r w:rsidRPr="00C93856">
              <w:rPr>
                <w:rFonts w:eastAsia="新細明體" w:cs="Candara"/>
                <w:color w:val="000000"/>
                <w:sz w:val="20"/>
                <w:szCs w:val="24"/>
              </w:rPr>
              <w:lastRenderedPageBreak/>
              <w:t>ldma_biu_addr</w:t>
            </w:r>
            <w:r>
              <w:rPr>
                <w:rFonts w:eastAsia="新細明體" w:cs="Candara" w:hint="eastAsia"/>
                <w:color w:val="000000"/>
                <w:sz w:val="20"/>
                <w:szCs w:val="24"/>
              </w:rPr>
              <w:t>[</w:t>
            </w:r>
            <w:r w:rsidRPr="00CE553B">
              <w:rPr>
                <w:rFonts w:eastAsia="新細明體" w:cs="Candara"/>
                <w:color w:val="000000"/>
                <w:sz w:val="20"/>
                <w:szCs w:val="24"/>
              </w:rPr>
              <w:t>`NDS_ADDR_MSB:</w:t>
            </w:r>
            <w:ins w:id="420" w:author="ANDESTECH\ryjou" w:date="2016-02-18T18:01:00Z">
              <w:r w:rsidR="00ED193F">
                <w:rPr>
                  <w:rFonts w:eastAsia="新細明體" w:cs="Candara" w:hint="eastAsia"/>
                  <w:color w:val="000000"/>
                  <w:sz w:val="20"/>
                  <w:szCs w:val="24"/>
                </w:rPr>
                <w:t>0</w:t>
              </w:r>
            </w:ins>
            <w:del w:id="421" w:author="ANDESTECH\ryjou" w:date="2016-02-18T18:01:00Z">
              <w:r w:rsidRPr="00CE553B" w:rsidDel="00ED193F">
                <w:rPr>
                  <w:rFonts w:eastAsia="新細明體" w:cs="Candara"/>
                  <w:color w:val="000000"/>
                  <w:sz w:val="20"/>
                  <w:szCs w:val="24"/>
                </w:rPr>
                <w:delText>2</w:delText>
              </w:r>
            </w:del>
            <w:r>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LDMA request address</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r w:rsidRPr="00C93856">
              <w:rPr>
                <w:rFonts w:eastAsia="新細明體" w:cs="Candara"/>
                <w:color w:val="000000"/>
                <w:sz w:val="20"/>
                <w:szCs w:val="24"/>
              </w:rPr>
              <w:t>ldma_biu_bwe</w:t>
            </w:r>
            <w:r>
              <w:rPr>
                <w:rFonts w:eastAsia="新細明體" w:cs="Candara" w:hint="eastAsia"/>
                <w:color w:val="000000"/>
                <w:sz w:val="20"/>
                <w:szCs w:val="24"/>
              </w:rPr>
              <w:t>[7:0]</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Byte enable</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D456A6" w:rsidRDefault="00B843E2" w:rsidP="00D456A6">
            <w:pPr>
              <w:adjustRightInd w:val="0"/>
              <w:snapToGrid/>
              <w:spacing w:before="120" w:after="120" w:line="0" w:lineRule="atLeast"/>
              <w:textAlignment w:val="baseline"/>
              <w:rPr>
                <w:rFonts w:eastAsia="新細明體" w:cs="Candara"/>
                <w:color w:val="FF0000"/>
                <w:sz w:val="20"/>
                <w:szCs w:val="24"/>
              </w:rPr>
            </w:pPr>
            <w:r w:rsidRPr="00D456A6">
              <w:rPr>
                <w:rFonts w:eastAsia="新細明體" w:cs="Candara"/>
                <w:color w:val="FF0000"/>
                <w:sz w:val="20"/>
                <w:szCs w:val="24"/>
              </w:rPr>
              <w:t>ldma_biu_</w:t>
            </w:r>
            <w:r>
              <w:rPr>
                <w:rFonts w:eastAsia="新細明體" w:cs="Candara" w:hint="eastAsia"/>
                <w:color w:val="FF0000"/>
                <w:sz w:val="20"/>
                <w:szCs w:val="24"/>
              </w:rPr>
              <w:t>write</w:t>
            </w:r>
          </w:p>
        </w:tc>
        <w:tc>
          <w:tcPr>
            <w:tcW w:w="1106" w:type="dxa"/>
            <w:tcBorders>
              <w:top w:val="single" w:sz="4" w:space="0" w:color="0000FF"/>
              <w:left w:val="nil"/>
              <w:bottom w:val="single" w:sz="4" w:space="0" w:color="0000FF"/>
              <w:right w:val="nil"/>
            </w:tcBorders>
            <w:shd w:val="clear" w:color="auto" w:fill="FFFFFF"/>
            <w:vAlign w:val="center"/>
          </w:tcPr>
          <w:p w:rsidR="00B843E2" w:rsidRPr="00D456A6" w:rsidRDefault="00B843E2" w:rsidP="00C728E8">
            <w:pPr>
              <w:adjustRightInd w:val="0"/>
              <w:snapToGrid/>
              <w:spacing w:before="120" w:after="120" w:line="0" w:lineRule="atLeast"/>
              <w:jc w:val="center"/>
              <w:textAlignment w:val="baseline"/>
              <w:rPr>
                <w:rFonts w:eastAsia="新細明體" w:cs="Candara"/>
                <w:color w:val="FF0000"/>
                <w:sz w:val="20"/>
                <w:szCs w:val="24"/>
              </w:rPr>
            </w:pPr>
            <w:r w:rsidRPr="00D456A6">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Pr="00D456A6" w:rsidRDefault="00B843E2" w:rsidP="00C728E8">
            <w:pPr>
              <w:adjustRightInd w:val="0"/>
              <w:snapToGrid/>
              <w:spacing w:before="120" w:after="120" w:line="0" w:lineRule="atLeast"/>
              <w:textAlignment w:val="baseline"/>
              <w:rPr>
                <w:rFonts w:eastAsia="新細明體" w:cs="Candara"/>
                <w:color w:val="FF0000"/>
                <w:sz w:val="20"/>
                <w:szCs w:val="24"/>
              </w:rPr>
            </w:pPr>
            <w:r w:rsidRPr="00D456A6">
              <w:rPr>
                <w:rFonts w:eastAsiaTheme="minorEastAsia" w:hint="eastAsia"/>
                <w:color w:val="FF0000"/>
                <w:sz w:val="20"/>
                <w:szCs w:val="20"/>
              </w:rPr>
              <w:t>1</w:t>
            </w:r>
            <w:r w:rsidRPr="00D456A6">
              <w:rPr>
                <w:rFonts w:eastAsiaTheme="minorEastAsia"/>
                <w:color w:val="FF0000"/>
                <w:sz w:val="20"/>
                <w:szCs w:val="20"/>
              </w:rPr>
              <w:t>’</w:t>
            </w:r>
            <w:r w:rsidRPr="00D456A6">
              <w:rPr>
                <w:rFonts w:eastAsiaTheme="minorEastAsia" w:hint="eastAsia"/>
                <w:color w:val="FF0000"/>
                <w:sz w:val="20"/>
                <w:szCs w:val="20"/>
              </w:rPr>
              <w:t>b0: read. 1</w:t>
            </w:r>
            <w:r w:rsidRPr="00D456A6">
              <w:rPr>
                <w:rFonts w:eastAsiaTheme="minorEastAsia"/>
                <w:color w:val="FF0000"/>
                <w:sz w:val="20"/>
                <w:szCs w:val="20"/>
              </w:rPr>
              <w:t>’</w:t>
            </w:r>
            <w:r w:rsidRPr="00D456A6">
              <w:rPr>
                <w:rFonts w:eastAsiaTheme="minorEastAsia" w:hint="eastAsia"/>
                <w:color w:val="FF0000"/>
                <w:sz w:val="20"/>
                <w:szCs w:val="20"/>
              </w:rPr>
              <w:t>b1: write</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r w:rsidRPr="00C93856">
              <w:rPr>
                <w:rFonts w:eastAsia="新細明體" w:cs="Candara"/>
                <w:color w:val="000000"/>
                <w:sz w:val="20"/>
                <w:szCs w:val="24"/>
              </w:rPr>
              <w:t>ldma_biu_length</w:t>
            </w:r>
            <w:r>
              <w:rPr>
                <w:rFonts w:eastAsia="新細明體" w:cs="Candara" w:hint="eastAsia"/>
                <w:color w:val="00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Pr="004965FC" w:rsidRDefault="00B843E2" w:rsidP="00A86A83">
            <w:pPr>
              <w:rPr>
                <w:rFonts w:eastAsiaTheme="minorEastAsia"/>
                <w:sz w:val="20"/>
                <w:szCs w:val="20"/>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b00: single word, 2</w:t>
            </w:r>
            <w:r w:rsidRPr="004965FC">
              <w:rPr>
                <w:rFonts w:eastAsiaTheme="minorEastAsia"/>
                <w:sz w:val="20"/>
                <w:szCs w:val="20"/>
              </w:rPr>
              <w:t>’</w:t>
            </w:r>
            <w:r w:rsidRPr="004965FC">
              <w:rPr>
                <w:rFonts w:eastAsiaTheme="minorEastAsia" w:hint="eastAsia"/>
                <w:sz w:val="20"/>
                <w:szCs w:val="20"/>
              </w:rPr>
              <w:t>b01: 2 words</w:t>
            </w:r>
          </w:p>
          <w:p w:rsidR="00B843E2" w:rsidRDefault="00B843E2" w:rsidP="00A86A83">
            <w:pPr>
              <w:adjustRightInd w:val="0"/>
              <w:snapToGrid/>
              <w:spacing w:before="120" w:after="120" w:line="0" w:lineRule="atLeast"/>
              <w:textAlignment w:val="baseline"/>
              <w:rPr>
                <w:rFonts w:eastAsia="新細明體" w:cs="Candara"/>
                <w:color w:val="000000"/>
                <w:sz w:val="20"/>
                <w:szCs w:val="24"/>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b10: 4 words, 4</w:t>
            </w:r>
            <w:r w:rsidRPr="004965FC">
              <w:rPr>
                <w:rFonts w:eastAsiaTheme="minorEastAsia"/>
                <w:sz w:val="20"/>
                <w:szCs w:val="20"/>
              </w:rPr>
              <w:t>’</w:t>
            </w:r>
            <w:r w:rsidRPr="004965FC">
              <w:rPr>
                <w:rFonts w:eastAsiaTheme="minorEastAsia" w:hint="eastAsia"/>
                <w:sz w:val="20"/>
                <w:szCs w:val="20"/>
              </w:rPr>
              <w:t>b11: 8 words</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2D3396" w:rsidRDefault="00B843E2" w:rsidP="00C16578">
            <w:pPr>
              <w:adjustRightInd w:val="0"/>
              <w:snapToGrid/>
              <w:spacing w:before="120" w:after="120" w:line="0" w:lineRule="atLeast"/>
              <w:textAlignment w:val="baseline"/>
              <w:rPr>
                <w:rFonts w:eastAsia="新細明體" w:cs="Candara"/>
                <w:color w:val="FF0000"/>
                <w:sz w:val="20"/>
                <w:szCs w:val="24"/>
              </w:rPr>
            </w:pPr>
            <w:r w:rsidRPr="002D3396">
              <w:rPr>
                <w:rFonts w:eastAsia="新細明體" w:cs="Candara" w:hint="eastAsia"/>
                <w:color w:val="FF0000"/>
                <w:sz w:val="20"/>
                <w:szCs w:val="24"/>
              </w:rPr>
              <w:t>ldma_biu_</w:t>
            </w:r>
            <w:r>
              <w:rPr>
                <w:rFonts w:eastAsia="新細明體" w:cs="Candara" w:hint="eastAsia"/>
                <w:color w:val="FF0000"/>
                <w:sz w:val="20"/>
                <w:szCs w:val="24"/>
              </w:rPr>
              <w:t>size</w:t>
            </w:r>
            <w:r w:rsidRPr="002D3396">
              <w:rPr>
                <w:rFonts w:eastAsia="新細明體" w:cs="Candara" w:hint="eastAsia"/>
                <w:color w:val="FF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B843E2" w:rsidRPr="002D3396" w:rsidRDefault="00B843E2" w:rsidP="009C458B">
            <w:pPr>
              <w:adjustRightInd w:val="0"/>
              <w:snapToGrid/>
              <w:spacing w:before="120" w:after="120" w:line="0" w:lineRule="atLeast"/>
              <w:jc w:val="center"/>
              <w:textAlignment w:val="baseline"/>
              <w:rPr>
                <w:rFonts w:eastAsia="新細明體" w:cs="Candara"/>
                <w:color w:val="FF0000"/>
                <w:sz w:val="20"/>
                <w:szCs w:val="24"/>
              </w:rPr>
            </w:pPr>
            <w:r w:rsidRPr="002D3396">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Pr="002D3396" w:rsidRDefault="00B843E2" w:rsidP="009C458B">
            <w:pPr>
              <w:rPr>
                <w:rFonts w:eastAsiaTheme="minorEastAsia"/>
                <w:color w:val="FF0000"/>
                <w:sz w:val="20"/>
                <w:szCs w:val="20"/>
              </w:rPr>
            </w:pPr>
            <w:r w:rsidRPr="002D3396">
              <w:rPr>
                <w:rFonts w:eastAsiaTheme="minorEastAsia"/>
                <w:color w:val="FF0000"/>
                <w:sz w:val="20"/>
                <w:szCs w:val="20"/>
              </w:rPr>
              <w:t>2’</w:t>
            </w:r>
            <w:r w:rsidRPr="002D3396">
              <w:rPr>
                <w:rFonts w:eastAsiaTheme="minorEastAsia" w:hint="eastAsia"/>
                <w:color w:val="FF0000"/>
                <w:sz w:val="20"/>
                <w:szCs w:val="20"/>
              </w:rPr>
              <w:t>b00: byte. 2</w:t>
            </w:r>
            <w:r w:rsidRPr="002D3396">
              <w:rPr>
                <w:rFonts w:eastAsiaTheme="minorEastAsia"/>
                <w:color w:val="FF0000"/>
                <w:sz w:val="20"/>
                <w:szCs w:val="20"/>
              </w:rPr>
              <w:t>’</w:t>
            </w:r>
            <w:r w:rsidRPr="002D3396">
              <w:rPr>
                <w:rFonts w:eastAsiaTheme="minorEastAsia" w:hint="eastAsia"/>
                <w:color w:val="FF0000"/>
                <w:sz w:val="20"/>
                <w:szCs w:val="20"/>
              </w:rPr>
              <w:t>b01: halfword.</w:t>
            </w:r>
          </w:p>
          <w:p w:rsidR="00B843E2" w:rsidRDefault="00B843E2" w:rsidP="009C458B">
            <w:pPr>
              <w:rPr>
                <w:ins w:id="422" w:author="ANDESTECH\ryjou" w:date="2016-12-13T15:51:00Z"/>
                <w:rFonts w:eastAsiaTheme="minorEastAsia"/>
                <w:color w:val="FF0000"/>
                <w:sz w:val="20"/>
                <w:szCs w:val="20"/>
              </w:rPr>
            </w:pPr>
            <w:r w:rsidRPr="002D3396">
              <w:rPr>
                <w:rFonts w:eastAsiaTheme="minorEastAsia" w:hint="eastAsia"/>
                <w:color w:val="FF0000"/>
                <w:sz w:val="20"/>
                <w:szCs w:val="20"/>
              </w:rPr>
              <w:t>2</w:t>
            </w:r>
            <w:r w:rsidRPr="002D3396">
              <w:rPr>
                <w:rFonts w:eastAsiaTheme="minorEastAsia"/>
                <w:color w:val="FF0000"/>
                <w:sz w:val="20"/>
                <w:szCs w:val="20"/>
              </w:rPr>
              <w:t>’</w:t>
            </w:r>
            <w:r w:rsidRPr="002D3396">
              <w:rPr>
                <w:rFonts w:eastAsiaTheme="minorEastAsia" w:hint="eastAsia"/>
                <w:color w:val="FF0000"/>
                <w:sz w:val="20"/>
                <w:szCs w:val="20"/>
              </w:rPr>
              <w:t>b10: word. 2</w:t>
            </w:r>
            <w:r w:rsidRPr="002D3396">
              <w:rPr>
                <w:rFonts w:eastAsiaTheme="minorEastAsia"/>
                <w:color w:val="FF0000"/>
                <w:sz w:val="20"/>
                <w:szCs w:val="20"/>
              </w:rPr>
              <w:t>’</w:t>
            </w:r>
            <w:r w:rsidRPr="002D3396">
              <w:rPr>
                <w:rFonts w:eastAsiaTheme="minorEastAsia" w:hint="eastAsia"/>
                <w:color w:val="FF0000"/>
                <w:sz w:val="20"/>
                <w:szCs w:val="20"/>
              </w:rPr>
              <w:t>b11: double word(for cache line)</w:t>
            </w:r>
          </w:p>
          <w:p w:rsidR="003F56FE" w:rsidRPr="002D3396" w:rsidRDefault="003F56FE">
            <w:pPr>
              <w:rPr>
                <w:rFonts w:eastAsiaTheme="minorEastAsia"/>
                <w:color w:val="FF0000"/>
                <w:sz w:val="20"/>
                <w:szCs w:val="20"/>
              </w:rPr>
            </w:pPr>
            <w:ins w:id="423" w:author="ANDESTECH\ryjou" w:date="2016-12-13T15:51:00Z">
              <w:r>
                <w:rPr>
                  <w:rFonts w:eastAsiaTheme="minorEastAsia" w:hint="eastAsia"/>
                  <w:color w:val="FF0000"/>
                  <w:sz w:val="20"/>
                  <w:szCs w:val="20"/>
                </w:rPr>
                <w:t>Note: if the ldma_biu_bwe is 0x07 (3-byte access), the ldma_biu_size should be greater than the access bytes (in this case is word).</w:t>
              </w:r>
            </w:ins>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3E3879" w:rsidRDefault="00B843E2" w:rsidP="00C728E8">
            <w:pPr>
              <w:adjustRightInd w:val="0"/>
              <w:snapToGrid/>
              <w:spacing w:before="120" w:after="120" w:line="0" w:lineRule="atLeast"/>
              <w:textAlignment w:val="baseline"/>
              <w:rPr>
                <w:rFonts w:eastAsia="新細明體" w:cs="Candara"/>
                <w:color w:val="FF0000"/>
                <w:sz w:val="20"/>
                <w:szCs w:val="24"/>
              </w:rPr>
            </w:pPr>
            <w:r w:rsidRPr="003E3879">
              <w:rPr>
                <w:rFonts w:eastAsia="新細明體" w:cs="Candara" w:hint="eastAsia"/>
                <w:color w:val="FF0000"/>
                <w:sz w:val="20"/>
                <w:szCs w:val="24"/>
              </w:rPr>
              <w:t>ldma_biu_cacheability[2:0]</w:t>
            </w:r>
          </w:p>
        </w:tc>
        <w:tc>
          <w:tcPr>
            <w:tcW w:w="1106" w:type="dxa"/>
            <w:tcBorders>
              <w:top w:val="single" w:sz="4" w:space="0" w:color="0000FF"/>
              <w:left w:val="nil"/>
              <w:bottom w:val="single" w:sz="4" w:space="0" w:color="0000FF"/>
              <w:right w:val="nil"/>
            </w:tcBorders>
            <w:shd w:val="clear" w:color="auto" w:fill="FFFFFF"/>
            <w:vAlign w:val="center"/>
          </w:tcPr>
          <w:p w:rsidR="00B843E2" w:rsidRPr="003E3879" w:rsidRDefault="00B843E2" w:rsidP="00C728E8">
            <w:pPr>
              <w:adjustRightInd w:val="0"/>
              <w:snapToGrid/>
              <w:spacing w:before="120" w:after="120" w:line="0" w:lineRule="atLeast"/>
              <w:jc w:val="center"/>
              <w:textAlignment w:val="baseline"/>
              <w:rPr>
                <w:rFonts w:eastAsia="新細明體" w:cs="Candara"/>
                <w:color w:val="FF0000"/>
                <w:sz w:val="20"/>
                <w:szCs w:val="24"/>
              </w:rPr>
            </w:pPr>
            <w:r w:rsidRPr="003E3879">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Pr="003E3879" w:rsidRDefault="00B843E2" w:rsidP="00C728E8">
            <w:pPr>
              <w:adjustRightInd w:val="0"/>
              <w:snapToGrid/>
              <w:spacing w:before="120" w:after="120" w:line="0" w:lineRule="atLeast"/>
              <w:textAlignment w:val="baseline"/>
              <w:rPr>
                <w:rFonts w:eastAsia="新細明體" w:cs="Candara"/>
                <w:color w:val="FF0000"/>
                <w:sz w:val="20"/>
                <w:szCs w:val="24"/>
              </w:rPr>
            </w:pPr>
            <w:r w:rsidRPr="003E3879">
              <w:rPr>
                <w:rFonts w:eastAsia="新細明體" w:cs="Candara" w:hint="eastAsia"/>
                <w:color w:val="FF0000"/>
                <w:sz w:val="20"/>
                <w:szCs w:val="24"/>
              </w:rPr>
              <w:t>LDMA data cacheability</w:t>
            </w:r>
            <w:ins w:id="424" w:author="ANDESTECH\ryjou" w:date="2016-02-24T08:44:00Z">
              <w:r w:rsidR="005E1D62">
                <w:rPr>
                  <w:rFonts w:eastAsia="新細明體" w:cs="Candara" w:hint="eastAsia"/>
                  <w:color w:val="FF0000"/>
                  <w:sz w:val="20"/>
                  <w:szCs w:val="20"/>
                </w:rPr>
                <w:t xml:space="preserve">; </w:t>
              </w:r>
              <w:r w:rsidR="005E1D62" w:rsidRPr="005E1D62">
                <w:rPr>
                  <w:rFonts w:eastAsiaTheme="minorEastAsia"/>
                  <w:color w:val="FF0000"/>
                  <w:sz w:val="20"/>
                  <w:szCs w:val="20"/>
                </w:rPr>
                <w:t>[2]: wt; [1]: noncache; [0]: nonbuf;</w:t>
              </w:r>
              <w:r w:rsidR="005E1D62">
                <w:rPr>
                  <w:rFonts w:eastAsia="新細明體" w:cs="Candara" w:hint="eastAsia"/>
                  <w:color w:val="FF0000"/>
                  <w:sz w:val="20"/>
                  <w:szCs w:val="20"/>
                </w:rPr>
                <w:t xml:space="preserve"> </w:t>
              </w:r>
            </w:ins>
            <w:r w:rsidRPr="003E3879">
              <w:rPr>
                <w:rFonts w:eastAsia="新細明體" w:cs="Candara" w:hint="eastAsia"/>
                <w:color w:val="FF0000"/>
                <w:sz w:val="20"/>
                <w:szCs w:val="24"/>
              </w:rPr>
              <w:t xml:space="preserve"> </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r w:rsidRPr="00C93856">
              <w:rPr>
                <w:rFonts w:eastAsia="新細明體" w:cs="Candara"/>
                <w:color w:val="000000"/>
                <w:sz w:val="20"/>
                <w:szCs w:val="24"/>
              </w:rPr>
              <w:t>ldma_biu_req</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LDMA request to BIU</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D95A23">
            <w:pPr>
              <w:adjustRightInd w:val="0"/>
              <w:snapToGrid/>
              <w:spacing w:before="120" w:after="120" w:line="0" w:lineRule="atLeast"/>
              <w:textAlignment w:val="baseline"/>
              <w:rPr>
                <w:rFonts w:eastAsia="新細明體" w:cs="Candara"/>
                <w:color w:val="000000"/>
                <w:sz w:val="20"/>
                <w:szCs w:val="24"/>
              </w:rPr>
            </w:pPr>
            <w:r w:rsidRPr="00C93856">
              <w:rPr>
                <w:rFonts w:eastAsia="新細明體" w:cs="Candara"/>
                <w:color w:val="000000"/>
                <w:sz w:val="20"/>
                <w:szCs w:val="24"/>
              </w:rPr>
              <w:t>ldma_biu_wdata</w:t>
            </w:r>
            <w:r>
              <w:rPr>
                <w:rFonts w:eastAsia="新細明體" w:cs="Candara" w:hint="eastAsia"/>
                <w:color w:val="000000"/>
                <w:sz w:val="20"/>
                <w:szCs w:val="24"/>
              </w:rPr>
              <w:t>[63</w:t>
            </w:r>
            <w:r w:rsidRPr="00CE553B">
              <w:rPr>
                <w:rFonts w:eastAsiaTheme="minorEastAsia"/>
                <w:sz w:val="20"/>
                <w:szCs w:val="20"/>
              </w:rPr>
              <w:t>:</w:t>
            </w:r>
            <w:r>
              <w:rPr>
                <w:rFonts w:eastAsiaTheme="minorEastAsia" w:hint="eastAsia"/>
                <w:sz w:val="20"/>
                <w:szCs w:val="20"/>
              </w:rPr>
              <w:t>0</w:t>
            </w:r>
            <w:r>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LDMA Write data to BIU</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r w:rsidRPr="00C93856">
              <w:rPr>
                <w:rFonts w:eastAsia="新細明體" w:cs="Candara"/>
                <w:color w:val="000000"/>
                <w:sz w:val="20"/>
                <w:szCs w:val="24"/>
              </w:rPr>
              <w:t>ldma_biu_wlast</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T</w:t>
            </w:r>
            <w:r>
              <w:rPr>
                <w:rFonts w:eastAsia="新細明體" w:cs="Candara"/>
                <w:color w:val="000000"/>
                <w:sz w:val="20"/>
                <w:szCs w:val="24"/>
              </w:rPr>
              <w:t>h</w:t>
            </w:r>
            <w:r>
              <w:rPr>
                <w:rFonts w:eastAsia="新細明體" w:cs="Candara" w:hint="eastAsia"/>
                <w:color w:val="000000"/>
                <w:sz w:val="20"/>
                <w:szCs w:val="24"/>
              </w:rPr>
              <w:t>e last write data to BIU</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B11666" w:rsidRDefault="00B843E2" w:rsidP="00C728E8">
            <w:pPr>
              <w:adjustRightInd w:val="0"/>
              <w:snapToGrid/>
              <w:spacing w:before="120" w:after="120" w:line="0" w:lineRule="atLeast"/>
              <w:textAlignment w:val="baseline"/>
              <w:rPr>
                <w:rFonts w:eastAsia="新細明體" w:cs="Candara"/>
                <w:color w:val="FF0000"/>
                <w:sz w:val="20"/>
                <w:szCs w:val="24"/>
              </w:rPr>
            </w:pPr>
            <w:r w:rsidRPr="00B11666">
              <w:rPr>
                <w:rFonts w:eastAsia="新細明體" w:cs="Candara"/>
                <w:color w:val="FF0000"/>
                <w:sz w:val="20"/>
                <w:szCs w:val="24"/>
              </w:rPr>
              <w:t>biu_ldma_</w:t>
            </w:r>
            <w:r w:rsidR="002271A3">
              <w:rPr>
                <w:rFonts w:eastAsia="新細明體" w:cs="Candara" w:hint="eastAsia"/>
                <w:color w:val="FF0000"/>
                <w:sz w:val="20"/>
                <w:szCs w:val="24"/>
              </w:rPr>
              <w:t>read_</w:t>
            </w:r>
            <w:r w:rsidRPr="00B11666">
              <w:rPr>
                <w:rFonts w:eastAsia="新細明體" w:cs="Candara" w:hint="eastAsia"/>
                <w:color w:val="FF0000"/>
                <w:sz w:val="20"/>
                <w:szCs w:val="24"/>
              </w:rPr>
              <w:t>error</w:t>
            </w:r>
          </w:p>
        </w:tc>
        <w:tc>
          <w:tcPr>
            <w:tcW w:w="1106" w:type="dxa"/>
            <w:tcBorders>
              <w:top w:val="single" w:sz="4" w:space="0" w:color="0000FF"/>
              <w:left w:val="nil"/>
              <w:bottom w:val="single" w:sz="4" w:space="0" w:color="0000FF"/>
              <w:right w:val="nil"/>
            </w:tcBorders>
            <w:shd w:val="clear" w:color="auto" w:fill="FFFFFF"/>
            <w:vAlign w:val="center"/>
          </w:tcPr>
          <w:p w:rsidR="00B843E2" w:rsidRPr="00B11666" w:rsidRDefault="00B843E2" w:rsidP="00C728E8">
            <w:pPr>
              <w:adjustRightInd w:val="0"/>
              <w:snapToGrid/>
              <w:spacing w:before="120" w:after="120" w:line="0" w:lineRule="atLeast"/>
              <w:jc w:val="center"/>
              <w:textAlignment w:val="baseline"/>
              <w:rPr>
                <w:rFonts w:eastAsia="新細明體" w:cs="Candara"/>
                <w:color w:val="FF0000"/>
                <w:sz w:val="20"/>
                <w:szCs w:val="24"/>
              </w:rPr>
            </w:pPr>
            <w:r w:rsidRPr="00B11666">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Pr="00B11666" w:rsidRDefault="00B843E2" w:rsidP="004176F3">
            <w:pPr>
              <w:adjustRightInd w:val="0"/>
              <w:snapToGrid/>
              <w:spacing w:before="120" w:after="120" w:line="0" w:lineRule="atLeast"/>
              <w:textAlignment w:val="baseline"/>
              <w:rPr>
                <w:rFonts w:eastAsia="新細明體" w:cs="Candara"/>
                <w:color w:val="FF0000"/>
                <w:sz w:val="20"/>
                <w:szCs w:val="24"/>
              </w:rPr>
            </w:pPr>
            <w:r w:rsidRPr="00B11666">
              <w:rPr>
                <w:rFonts w:eastAsiaTheme="minorEastAsia"/>
                <w:color w:val="FF0000"/>
                <w:sz w:val="20"/>
                <w:szCs w:val="20"/>
              </w:rPr>
              <w:t>A</w:t>
            </w:r>
            <w:r w:rsidRPr="00B11666">
              <w:rPr>
                <w:rFonts w:eastAsiaTheme="minorEastAsia" w:hint="eastAsia"/>
                <w:color w:val="FF0000"/>
                <w:sz w:val="20"/>
                <w:szCs w:val="20"/>
              </w:rPr>
              <w:t xml:space="preserve">n error happens in the </w:t>
            </w:r>
            <w:r w:rsidR="002271A3">
              <w:rPr>
                <w:rFonts w:eastAsiaTheme="minorEastAsia" w:hint="eastAsia"/>
                <w:color w:val="FF0000"/>
                <w:sz w:val="20"/>
                <w:szCs w:val="20"/>
              </w:rPr>
              <w:t xml:space="preserve">read </w:t>
            </w:r>
            <w:r w:rsidRPr="00B11666">
              <w:rPr>
                <w:rFonts w:eastAsiaTheme="minorEastAsia" w:hint="eastAsia"/>
                <w:color w:val="FF0000"/>
                <w:sz w:val="20"/>
                <w:szCs w:val="20"/>
              </w:rPr>
              <w:t>transactions</w:t>
            </w:r>
          </w:p>
        </w:tc>
      </w:tr>
      <w:tr w:rsidR="002271A3" w:rsidTr="00C93856">
        <w:trPr>
          <w:cantSplit/>
        </w:trPr>
        <w:tc>
          <w:tcPr>
            <w:tcW w:w="2863" w:type="dxa"/>
            <w:tcBorders>
              <w:top w:val="single" w:sz="4" w:space="0" w:color="0000FF"/>
              <w:bottom w:val="single" w:sz="4" w:space="0" w:color="0000FF"/>
              <w:right w:val="nil"/>
            </w:tcBorders>
            <w:shd w:val="clear" w:color="auto" w:fill="FFFFFF"/>
            <w:vAlign w:val="center"/>
          </w:tcPr>
          <w:p w:rsidR="002271A3" w:rsidRPr="00B11666" w:rsidRDefault="002271A3" w:rsidP="00A64269">
            <w:pPr>
              <w:adjustRightInd w:val="0"/>
              <w:snapToGrid/>
              <w:spacing w:before="120" w:after="120" w:line="0" w:lineRule="atLeast"/>
              <w:textAlignment w:val="baseline"/>
              <w:rPr>
                <w:rFonts w:eastAsia="新細明體" w:cs="Candara"/>
                <w:color w:val="FF0000"/>
                <w:sz w:val="20"/>
                <w:szCs w:val="24"/>
              </w:rPr>
            </w:pPr>
            <w:r w:rsidRPr="00B11666">
              <w:rPr>
                <w:rFonts w:eastAsia="新細明體" w:cs="Candara"/>
                <w:color w:val="FF0000"/>
                <w:sz w:val="20"/>
                <w:szCs w:val="24"/>
              </w:rPr>
              <w:t>biu_ldma_</w:t>
            </w:r>
            <w:r>
              <w:rPr>
                <w:rFonts w:eastAsia="新細明體" w:cs="Candara" w:hint="eastAsia"/>
                <w:color w:val="FF0000"/>
                <w:sz w:val="20"/>
                <w:szCs w:val="24"/>
              </w:rPr>
              <w:t>write_</w:t>
            </w:r>
            <w:r w:rsidRPr="00B11666">
              <w:rPr>
                <w:rFonts w:eastAsia="新細明體" w:cs="Candara" w:hint="eastAsia"/>
                <w:color w:val="FF0000"/>
                <w:sz w:val="20"/>
                <w:szCs w:val="24"/>
              </w:rPr>
              <w:t>error</w:t>
            </w:r>
          </w:p>
        </w:tc>
        <w:tc>
          <w:tcPr>
            <w:tcW w:w="1106" w:type="dxa"/>
            <w:tcBorders>
              <w:top w:val="single" w:sz="4" w:space="0" w:color="0000FF"/>
              <w:left w:val="nil"/>
              <w:bottom w:val="single" w:sz="4" w:space="0" w:color="0000FF"/>
              <w:right w:val="nil"/>
            </w:tcBorders>
            <w:shd w:val="clear" w:color="auto" w:fill="FFFFFF"/>
            <w:vAlign w:val="center"/>
          </w:tcPr>
          <w:p w:rsidR="002271A3" w:rsidRPr="00B11666" w:rsidRDefault="002271A3" w:rsidP="00A64269">
            <w:pPr>
              <w:adjustRightInd w:val="0"/>
              <w:snapToGrid/>
              <w:spacing w:before="120" w:after="120" w:line="0" w:lineRule="atLeast"/>
              <w:jc w:val="center"/>
              <w:textAlignment w:val="baseline"/>
              <w:rPr>
                <w:rFonts w:eastAsia="新細明體" w:cs="Candara"/>
                <w:color w:val="FF0000"/>
                <w:sz w:val="20"/>
                <w:szCs w:val="24"/>
              </w:rPr>
            </w:pPr>
            <w:r w:rsidRPr="00B11666">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2271A3" w:rsidRPr="00B11666" w:rsidRDefault="002271A3" w:rsidP="00A64269">
            <w:pPr>
              <w:adjustRightInd w:val="0"/>
              <w:snapToGrid/>
              <w:spacing w:before="120" w:after="120" w:line="0" w:lineRule="atLeast"/>
              <w:textAlignment w:val="baseline"/>
              <w:rPr>
                <w:rFonts w:eastAsia="新細明體" w:cs="Candara"/>
                <w:color w:val="FF0000"/>
                <w:sz w:val="20"/>
                <w:szCs w:val="24"/>
              </w:rPr>
            </w:pPr>
            <w:r w:rsidRPr="00B11666">
              <w:rPr>
                <w:rFonts w:eastAsiaTheme="minorEastAsia"/>
                <w:color w:val="FF0000"/>
                <w:sz w:val="20"/>
                <w:szCs w:val="20"/>
              </w:rPr>
              <w:t>A</w:t>
            </w:r>
            <w:r w:rsidRPr="00B11666">
              <w:rPr>
                <w:rFonts w:eastAsiaTheme="minorEastAsia" w:hint="eastAsia"/>
                <w:color w:val="FF0000"/>
                <w:sz w:val="20"/>
                <w:szCs w:val="20"/>
              </w:rPr>
              <w:t xml:space="preserve">n error happens in the </w:t>
            </w:r>
            <w:r>
              <w:rPr>
                <w:rFonts w:eastAsiaTheme="minorEastAsia" w:hint="eastAsia"/>
                <w:color w:val="FF0000"/>
                <w:sz w:val="20"/>
                <w:szCs w:val="20"/>
              </w:rPr>
              <w:t xml:space="preserve">write </w:t>
            </w:r>
            <w:r w:rsidRPr="00B11666">
              <w:rPr>
                <w:rFonts w:eastAsiaTheme="minorEastAsia" w:hint="eastAsia"/>
                <w:color w:val="FF0000"/>
                <w:sz w:val="20"/>
                <w:szCs w:val="20"/>
              </w:rPr>
              <w:t>transactions</w:t>
            </w:r>
          </w:p>
        </w:tc>
      </w:tr>
      <w:tr w:rsidR="002271A3" w:rsidTr="00C93856">
        <w:trPr>
          <w:cantSplit/>
        </w:trPr>
        <w:tc>
          <w:tcPr>
            <w:tcW w:w="2863" w:type="dxa"/>
            <w:tcBorders>
              <w:top w:val="single" w:sz="4" w:space="0" w:color="0000FF"/>
              <w:bottom w:val="single" w:sz="4" w:space="0" w:color="0000FF"/>
              <w:right w:val="nil"/>
            </w:tcBorders>
            <w:shd w:val="clear" w:color="auto" w:fill="FFFFFF"/>
            <w:vAlign w:val="center"/>
          </w:tcPr>
          <w:p w:rsidR="002271A3" w:rsidRPr="00FB39D8" w:rsidRDefault="002271A3" w:rsidP="00C728E8">
            <w:pPr>
              <w:adjustRightInd w:val="0"/>
              <w:snapToGrid/>
              <w:spacing w:before="120" w:after="120" w:line="0" w:lineRule="atLeast"/>
              <w:textAlignment w:val="baseline"/>
              <w:rPr>
                <w:rFonts w:eastAsia="新細明體" w:cs="Candara"/>
                <w:color w:val="FF0000"/>
                <w:sz w:val="20"/>
                <w:szCs w:val="24"/>
              </w:rPr>
            </w:pPr>
            <w:r w:rsidRPr="00FB39D8">
              <w:rPr>
                <w:rFonts w:eastAsia="新細明體" w:cs="Candara"/>
                <w:color w:val="FF0000"/>
                <w:sz w:val="20"/>
                <w:szCs w:val="24"/>
              </w:rPr>
              <w:t>biu_ldma_</w:t>
            </w:r>
            <w:r w:rsidRPr="00FB39D8">
              <w:rPr>
                <w:rFonts w:eastAsia="新細明體" w:cs="Candara" w:hint="eastAsia"/>
                <w:color w:val="FF0000"/>
                <w:sz w:val="20"/>
                <w:szCs w:val="24"/>
              </w:rPr>
              <w:t>read_</w:t>
            </w:r>
            <w:r w:rsidRPr="00FB39D8">
              <w:rPr>
                <w:rFonts w:eastAsia="新細明體" w:cs="Candara"/>
                <w:color w:val="FF0000"/>
                <w:sz w:val="20"/>
                <w:szCs w:val="24"/>
              </w:rPr>
              <w:t>ack</w:t>
            </w:r>
          </w:p>
        </w:tc>
        <w:tc>
          <w:tcPr>
            <w:tcW w:w="1106" w:type="dxa"/>
            <w:tcBorders>
              <w:top w:val="single" w:sz="4" w:space="0" w:color="0000FF"/>
              <w:left w:val="nil"/>
              <w:bottom w:val="single" w:sz="4" w:space="0" w:color="0000FF"/>
              <w:right w:val="nil"/>
            </w:tcBorders>
            <w:shd w:val="clear" w:color="auto" w:fill="FFFFFF"/>
            <w:vAlign w:val="center"/>
          </w:tcPr>
          <w:p w:rsidR="002271A3" w:rsidRPr="00FB39D8" w:rsidRDefault="002271A3" w:rsidP="00C728E8">
            <w:pPr>
              <w:adjustRightInd w:val="0"/>
              <w:snapToGrid/>
              <w:spacing w:before="120" w:after="120" w:line="0" w:lineRule="atLeast"/>
              <w:jc w:val="center"/>
              <w:textAlignment w:val="baseline"/>
              <w:rPr>
                <w:rFonts w:eastAsia="新細明體" w:cs="Candara"/>
                <w:color w:val="FF0000"/>
                <w:sz w:val="20"/>
                <w:szCs w:val="24"/>
              </w:rPr>
            </w:pPr>
            <w:r w:rsidRPr="00FB39D8">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2271A3" w:rsidRPr="00FB39D8" w:rsidRDefault="002271A3" w:rsidP="003B4946">
            <w:pPr>
              <w:adjustRightInd w:val="0"/>
              <w:snapToGrid/>
              <w:spacing w:before="120" w:after="120" w:line="0" w:lineRule="atLeast"/>
              <w:textAlignment w:val="baseline"/>
              <w:rPr>
                <w:rFonts w:eastAsia="新細明體" w:cs="Candara"/>
                <w:color w:val="FF0000"/>
                <w:sz w:val="20"/>
                <w:szCs w:val="24"/>
              </w:rPr>
            </w:pPr>
            <w:r w:rsidRPr="00FB39D8">
              <w:rPr>
                <w:rFonts w:eastAsia="新細明體" w:cs="Candara" w:hint="eastAsia"/>
                <w:color w:val="FF0000"/>
                <w:sz w:val="20"/>
                <w:szCs w:val="24"/>
              </w:rPr>
              <w:t xml:space="preserve">Read data </w:t>
            </w:r>
            <w:r>
              <w:rPr>
                <w:rFonts w:eastAsia="新細明體" w:cs="Candara" w:hint="eastAsia"/>
                <w:color w:val="FF0000"/>
                <w:sz w:val="20"/>
                <w:szCs w:val="24"/>
              </w:rPr>
              <w:t xml:space="preserve">phase </w:t>
            </w:r>
            <w:r w:rsidRPr="00FB39D8">
              <w:rPr>
                <w:rFonts w:eastAsia="新細明體" w:cs="Candara" w:hint="eastAsia"/>
                <w:color w:val="FF0000"/>
                <w:sz w:val="20"/>
                <w:szCs w:val="24"/>
              </w:rPr>
              <w:t>acknowledge</w:t>
            </w:r>
          </w:p>
        </w:tc>
      </w:tr>
      <w:tr w:rsidR="002271A3" w:rsidTr="00C93856">
        <w:trPr>
          <w:cantSplit/>
        </w:trPr>
        <w:tc>
          <w:tcPr>
            <w:tcW w:w="2863" w:type="dxa"/>
            <w:tcBorders>
              <w:top w:val="single" w:sz="4" w:space="0" w:color="0000FF"/>
              <w:bottom w:val="single" w:sz="4" w:space="0" w:color="0000FF"/>
              <w:right w:val="nil"/>
            </w:tcBorders>
            <w:shd w:val="clear" w:color="auto" w:fill="FFFFFF"/>
            <w:vAlign w:val="center"/>
          </w:tcPr>
          <w:p w:rsidR="002271A3" w:rsidRPr="00FB39D8" w:rsidRDefault="002271A3" w:rsidP="00C728E8">
            <w:pPr>
              <w:adjustRightInd w:val="0"/>
              <w:snapToGrid/>
              <w:spacing w:before="120" w:after="120" w:line="0" w:lineRule="atLeast"/>
              <w:textAlignment w:val="baseline"/>
              <w:rPr>
                <w:rFonts w:eastAsia="新細明體" w:cs="Candara"/>
                <w:color w:val="FF0000"/>
                <w:sz w:val="20"/>
                <w:szCs w:val="24"/>
              </w:rPr>
            </w:pPr>
            <w:r w:rsidRPr="00FB39D8">
              <w:rPr>
                <w:rFonts w:eastAsia="新細明體" w:cs="Candara" w:hint="eastAsia"/>
                <w:color w:val="FF0000"/>
                <w:sz w:val="20"/>
                <w:szCs w:val="24"/>
              </w:rPr>
              <w:t>b</w:t>
            </w:r>
            <w:r w:rsidRPr="00FB39D8">
              <w:rPr>
                <w:rFonts w:eastAsia="新細明體" w:cs="Candara"/>
                <w:color w:val="FF0000"/>
                <w:sz w:val="20"/>
                <w:szCs w:val="24"/>
              </w:rPr>
              <w:t>iu_</w:t>
            </w:r>
            <w:r w:rsidRPr="00FB39D8">
              <w:rPr>
                <w:rFonts w:eastAsia="新細明體" w:cs="Candara" w:hint="eastAsia"/>
                <w:color w:val="FF0000"/>
                <w:sz w:val="20"/>
                <w:szCs w:val="24"/>
              </w:rPr>
              <w:t>ldma_write_ack</w:t>
            </w:r>
          </w:p>
        </w:tc>
        <w:tc>
          <w:tcPr>
            <w:tcW w:w="1106" w:type="dxa"/>
            <w:tcBorders>
              <w:top w:val="single" w:sz="4" w:space="0" w:color="0000FF"/>
              <w:left w:val="nil"/>
              <w:bottom w:val="single" w:sz="4" w:space="0" w:color="0000FF"/>
              <w:right w:val="nil"/>
            </w:tcBorders>
            <w:shd w:val="clear" w:color="auto" w:fill="FFFFFF"/>
            <w:vAlign w:val="center"/>
          </w:tcPr>
          <w:p w:rsidR="002271A3" w:rsidRPr="00FB39D8" w:rsidRDefault="002271A3" w:rsidP="00C728E8">
            <w:pPr>
              <w:adjustRightInd w:val="0"/>
              <w:snapToGrid/>
              <w:spacing w:before="120" w:after="120" w:line="0" w:lineRule="atLeast"/>
              <w:jc w:val="center"/>
              <w:textAlignment w:val="baseline"/>
              <w:rPr>
                <w:rFonts w:eastAsia="新細明體" w:cs="Candara"/>
                <w:color w:val="FF0000"/>
                <w:sz w:val="20"/>
                <w:szCs w:val="24"/>
              </w:rPr>
            </w:pPr>
            <w:r w:rsidRPr="00FB39D8">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2271A3" w:rsidRPr="00FB39D8" w:rsidRDefault="002271A3" w:rsidP="00AA492E">
            <w:pPr>
              <w:adjustRightInd w:val="0"/>
              <w:snapToGrid/>
              <w:spacing w:before="120" w:after="120" w:line="0" w:lineRule="atLeast"/>
              <w:textAlignment w:val="baseline"/>
              <w:rPr>
                <w:rFonts w:eastAsia="新細明體" w:cs="Candara"/>
                <w:color w:val="FF0000"/>
                <w:sz w:val="20"/>
                <w:szCs w:val="24"/>
              </w:rPr>
            </w:pPr>
            <w:r w:rsidRPr="00FB39D8">
              <w:rPr>
                <w:rFonts w:eastAsia="新細明體" w:cs="Candara" w:hint="eastAsia"/>
                <w:color w:val="FF0000"/>
                <w:sz w:val="20"/>
                <w:szCs w:val="24"/>
              </w:rPr>
              <w:t>Write data</w:t>
            </w:r>
            <w:r>
              <w:rPr>
                <w:rFonts w:eastAsia="新細明體" w:cs="Candara" w:hint="eastAsia"/>
                <w:color w:val="FF0000"/>
                <w:sz w:val="20"/>
                <w:szCs w:val="24"/>
              </w:rPr>
              <w:t xml:space="preserve"> phase </w:t>
            </w:r>
            <w:r w:rsidRPr="00FB39D8">
              <w:rPr>
                <w:rFonts w:eastAsia="新細明體" w:cs="Candara" w:hint="eastAsia"/>
                <w:color w:val="FF0000"/>
                <w:sz w:val="20"/>
                <w:szCs w:val="24"/>
              </w:rPr>
              <w:t>acknowledge</w:t>
            </w:r>
          </w:p>
        </w:tc>
      </w:tr>
      <w:tr w:rsidR="000B0C00" w:rsidTr="00C93856">
        <w:trPr>
          <w:cantSplit/>
        </w:trPr>
        <w:tc>
          <w:tcPr>
            <w:tcW w:w="2863" w:type="dxa"/>
            <w:tcBorders>
              <w:top w:val="single" w:sz="4" w:space="0" w:color="0000FF"/>
              <w:bottom w:val="single" w:sz="4" w:space="0" w:color="0000FF"/>
              <w:right w:val="nil"/>
            </w:tcBorders>
            <w:shd w:val="clear" w:color="auto" w:fill="FFFFFF"/>
            <w:vAlign w:val="center"/>
          </w:tcPr>
          <w:p w:rsidR="000B0C00" w:rsidRPr="00373562" w:rsidRDefault="000B0C00" w:rsidP="00A64269">
            <w:pPr>
              <w:adjustRightInd w:val="0"/>
              <w:snapToGrid/>
              <w:spacing w:before="120" w:after="120" w:line="0" w:lineRule="atLeast"/>
              <w:textAlignment w:val="baseline"/>
              <w:rPr>
                <w:rFonts w:eastAsia="新細明體" w:cs="Candara"/>
                <w:color w:val="FF0000"/>
                <w:sz w:val="20"/>
                <w:szCs w:val="24"/>
              </w:rPr>
            </w:pPr>
            <w:r w:rsidRPr="00373562">
              <w:rPr>
                <w:rFonts w:eastAsia="新細明體" w:cs="Candara" w:hint="eastAsia"/>
                <w:color w:val="FF0000"/>
                <w:sz w:val="20"/>
                <w:szCs w:val="24"/>
              </w:rPr>
              <w:t>biu_ldma_</w:t>
            </w:r>
            <w:r>
              <w:rPr>
                <w:rFonts w:eastAsia="新細明體" w:cs="Candara" w:hint="eastAsia"/>
                <w:color w:val="FF0000"/>
                <w:sz w:val="20"/>
                <w:szCs w:val="24"/>
              </w:rPr>
              <w:t>accept_write_</w:t>
            </w:r>
            <w:r w:rsidRPr="00373562">
              <w:rPr>
                <w:rFonts w:eastAsia="新細明體" w:cs="Candara" w:hint="eastAsia"/>
                <w:color w:val="FF0000"/>
                <w:sz w:val="20"/>
                <w:szCs w:val="24"/>
              </w:rPr>
              <w:t>ack</w:t>
            </w:r>
          </w:p>
        </w:tc>
        <w:tc>
          <w:tcPr>
            <w:tcW w:w="1106" w:type="dxa"/>
            <w:tcBorders>
              <w:top w:val="single" w:sz="4" w:space="0" w:color="0000FF"/>
              <w:left w:val="nil"/>
              <w:bottom w:val="single" w:sz="4" w:space="0" w:color="0000FF"/>
              <w:right w:val="nil"/>
            </w:tcBorders>
            <w:shd w:val="clear" w:color="auto" w:fill="FFFFFF"/>
            <w:vAlign w:val="center"/>
          </w:tcPr>
          <w:p w:rsidR="000B0C00" w:rsidRPr="00373562" w:rsidRDefault="000B0C00" w:rsidP="00A64269">
            <w:pPr>
              <w:adjustRightInd w:val="0"/>
              <w:snapToGrid/>
              <w:spacing w:before="120" w:after="120" w:line="0" w:lineRule="atLeast"/>
              <w:jc w:val="center"/>
              <w:textAlignment w:val="baseline"/>
              <w:rPr>
                <w:rFonts w:eastAsia="新細明體" w:cs="Candara"/>
                <w:color w:val="FF0000"/>
                <w:sz w:val="20"/>
                <w:szCs w:val="24"/>
              </w:rPr>
            </w:pPr>
            <w:r w:rsidRPr="00373562">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Pr="00373562" w:rsidRDefault="000B0C00" w:rsidP="00A64269">
            <w:pPr>
              <w:adjustRightInd w:val="0"/>
              <w:snapToGrid/>
              <w:spacing w:before="120" w:after="120" w:line="0" w:lineRule="atLeast"/>
              <w:textAlignment w:val="baseline"/>
              <w:rPr>
                <w:rFonts w:eastAsia="新細明體" w:cs="Candara"/>
                <w:color w:val="FF0000"/>
                <w:sz w:val="20"/>
                <w:szCs w:val="24"/>
              </w:rPr>
            </w:pPr>
            <w:r>
              <w:rPr>
                <w:rFonts w:eastAsia="新細明體" w:cs="Candara" w:hint="eastAsia"/>
                <w:color w:val="FF0000"/>
                <w:sz w:val="20"/>
                <w:szCs w:val="24"/>
              </w:rPr>
              <w:t>W</w:t>
            </w:r>
            <w:r w:rsidRPr="00373562">
              <w:rPr>
                <w:rFonts w:eastAsia="新細明體" w:cs="Candara" w:hint="eastAsia"/>
                <w:color w:val="FF0000"/>
                <w:sz w:val="20"/>
                <w:szCs w:val="24"/>
              </w:rPr>
              <w:t xml:space="preserve">rite data </w:t>
            </w:r>
            <w:r>
              <w:rPr>
                <w:rFonts w:eastAsia="新細明體" w:cs="Candara" w:hint="eastAsia"/>
                <w:color w:val="FF0000"/>
                <w:sz w:val="20"/>
                <w:szCs w:val="24"/>
              </w:rPr>
              <w:t xml:space="preserve">address </w:t>
            </w:r>
            <w:r w:rsidRPr="00373562">
              <w:rPr>
                <w:rFonts w:eastAsia="新細明體" w:cs="Candara" w:hint="eastAsia"/>
                <w:color w:val="FF0000"/>
                <w:sz w:val="20"/>
                <w:szCs w:val="24"/>
              </w:rPr>
              <w:t>acknowledge</w:t>
            </w:r>
          </w:p>
        </w:tc>
      </w:tr>
      <w:tr w:rsidR="000B0C00" w:rsidTr="00C93856">
        <w:trPr>
          <w:cantSplit/>
        </w:trPr>
        <w:tc>
          <w:tcPr>
            <w:tcW w:w="2863" w:type="dxa"/>
            <w:tcBorders>
              <w:top w:val="single" w:sz="4" w:space="0" w:color="0000FF"/>
              <w:bottom w:val="single" w:sz="4" w:space="0" w:color="0000FF"/>
              <w:right w:val="nil"/>
            </w:tcBorders>
            <w:shd w:val="clear" w:color="auto" w:fill="FFFFFF"/>
            <w:vAlign w:val="center"/>
          </w:tcPr>
          <w:p w:rsidR="000B0C00" w:rsidRPr="00683F37" w:rsidRDefault="000B0C00" w:rsidP="00C728E8">
            <w:pPr>
              <w:adjustRightInd w:val="0"/>
              <w:snapToGrid/>
              <w:spacing w:before="120" w:after="120" w:line="0" w:lineRule="atLeast"/>
              <w:textAlignment w:val="baseline"/>
              <w:rPr>
                <w:rFonts w:eastAsia="新細明體" w:cs="Candara"/>
                <w:color w:val="000000"/>
                <w:sz w:val="20"/>
                <w:szCs w:val="24"/>
              </w:rPr>
            </w:pPr>
            <w:r w:rsidRPr="00C93856">
              <w:rPr>
                <w:rFonts w:eastAsia="新細明體" w:cs="Candara"/>
                <w:color w:val="000000"/>
                <w:sz w:val="20"/>
                <w:szCs w:val="24"/>
              </w:rPr>
              <w:t>biu_ldma_grant</w:t>
            </w:r>
          </w:p>
        </w:tc>
        <w:tc>
          <w:tcPr>
            <w:tcW w:w="1106" w:type="dxa"/>
            <w:tcBorders>
              <w:top w:val="single" w:sz="4" w:space="0" w:color="0000FF"/>
              <w:left w:val="nil"/>
              <w:bottom w:val="single" w:sz="4" w:space="0" w:color="0000FF"/>
              <w:right w:val="nil"/>
            </w:tcBorders>
            <w:shd w:val="clear" w:color="auto" w:fill="FFFFFF"/>
            <w:vAlign w:val="center"/>
          </w:tcPr>
          <w:p w:rsidR="000B0C00" w:rsidRPr="0082061B" w:rsidRDefault="000B0C00"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Default="000B0C00"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Address grant</w:t>
            </w:r>
          </w:p>
        </w:tc>
      </w:tr>
      <w:tr w:rsidR="000B0C00" w:rsidTr="00C93856">
        <w:trPr>
          <w:cantSplit/>
        </w:trPr>
        <w:tc>
          <w:tcPr>
            <w:tcW w:w="2863" w:type="dxa"/>
            <w:tcBorders>
              <w:top w:val="single" w:sz="4" w:space="0" w:color="0000FF"/>
              <w:bottom w:val="single" w:sz="4" w:space="0" w:color="0000FF"/>
              <w:right w:val="nil"/>
            </w:tcBorders>
            <w:shd w:val="clear" w:color="auto" w:fill="FFFFFF"/>
            <w:vAlign w:val="center"/>
          </w:tcPr>
          <w:p w:rsidR="000B0C00" w:rsidRPr="00683F37" w:rsidRDefault="000B0C00" w:rsidP="00D95A23">
            <w:pPr>
              <w:adjustRightInd w:val="0"/>
              <w:snapToGrid/>
              <w:spacing w:before="120" w:after="120" w:line="0" w:lineRule="atLeast"/>
              <w:textAlignment w:val="baseline"/>
              <w:rPr>
                <w:rFonts w:eastAsia="新細明體" w:cs="Candara"/>
                <w:color w:val="000000"/>
                <w:sz w:val="20"/>
                <w:szCs w:val="24"/>
              </w:rPr>
            </w:pPr>
            <w:r w:rsidRPr="00C93856">
              <w:rPr>
                <w:rFonts w:eastAsia="新細明體" w:cs="Candara"/>
                <w:color w:val="000000"/>
                <w:sz w:val="20"/>
                <w:szCs w:val="24"/>
              </w:rPr>
              <w:t>biu_ldma_rdata</w:t>
            </w:r>
            <w:r>
              <w:rPr>
                <w:rFonts w:eastAsia="新細明體" w:cs="Candara" w:hint="eastAsia"/>
                <w:color w:val="000000"/>
                <w:sz w:val="20"/>
                <w:szCs w:val="24"/>
              </w:rPr>
              <w:t>[63</w:t>
            </w:r>
            <w:r w:rsidRPr="00CE553B">
              <w:rPr>
                <w:rFonts w:eastAsiaTheme="minorEastAsia"/>
                <w:sz w:val="20"/>
                <w:szCs w:val="20"/>
              </w:rPr>
              <w:t>:</w:t>
            </w:r>
            <w:r>
              <w:rPr>
                <w:rFonts w:eastAsiaTheme="minorEastAsia" w:hint="eastAsia"/>
                <w:sz w:val="20"/>
                <w:szCs w:val="20"/>
              </w:rPr>
              <w:t>0</w:t>
            </w:r>
            <w:r>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0B0C00" w:rsidRPr="0082061B" w:rsidRDefault="000B0C00"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Default="000B0C00"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Read data from bus</w:t>
            </w:r>
          </w:p>
        </w:tc>
      </w:tr>
      <w:tr w:rsidR="000B0C00" w:rsidRPr="00712E32" w:rsidTr="00C728E8">
        <w:trPr>
          <w:cantSplit/>
        </w:trPr>
        <w:tc>
          <w:tcPr>
            <w:tcW w:w="10342" w:type="dxa"/>
            <w:gridSpan w:val="3"/>
            <w:tcBorders>
              <w:top w:val="single" w:sz="12" w:space="0" w:color="0000FF"/>
              <w:bottom w:val="single" w:sz="12" w:space="0" w:color="0000FF"/>
            </w:tcBorders>
            <w:shd w:val="clear" w:color="auto" w:fill="FFFFFF"/>
            <w:vAlign w:val="center"/>
          </w:tcPr>
          <w:p w:rsidR="000B0C00" w:rsidRPr="00712E32" w:rsidRDefault="000B0C00" w:rsidP="00C728E8">
            <w:pPr>
              <w:adjustRightInd w:val="0"/>
              <w:snapToGrid/>
              <w:spacing w:before="120" w:after="120" w:line="0" w:lineRule="atLeast"/>
              <w:textAlignment w:val="baseline"/>
              <w:rPr>
                <w:rFonts w:eastAsia="Candara" w:cs="Candara"/>
                <w:b/>
                <w:color w:val="000000"/>
                <w:sz w:val="20"/>
                <w:szCs w:val="24"/>
              </w:rPr>
            </w:pPr>
            <w:r>
              <w:rPr>
                <w:rFonts w:eastAsia="新細明體" w:cs="Candara" w:hint="eastAsia"/>
                <w:b/>
                <w:color w:val="000000"/>
                <w:sz w:val="20"/>
                <w:szCs w:val="24"/>
              </w:rPr>
              <w:t xml:space="preserve">EDM </w:t>
            </w:r>
            <w:r w:rsidRPr="00712E32">
              <w:rPr>
                <w:rFonts w:eastAsia="新細明體" w:cs="Candara"/>
                <w:b/>
                <w:color w:val="000000"/>
                <w:sz w:val="20"/>
                <w:szCs w:val="24"/>
              </w:rPr>
              <w:t>signals</w:t>
            </w:r>
          </w:p>
        </w:tc>
      </w:tr>
      <w:tr w:rsidR="000B0C00" w:rsidTr="00C728E8">
        <w:trPr>
          <w:cantSplit/>
        </w:trPr>
        <w:tc>
          <w:tcPr>
            <w:tcW w:w="2863" w:type="dxa"/>
            <w:tcBorders>
              <w:top w:val="single" w:sz="4" w:space="0" w:color="0000FF"/>
              <w:bottom w:val="single" w:sz="4" w:space="0" w:color="0000FF"/>
              <w:right w:val="nil"/>
            </w:tcBorders>
            <w:shd w:val="clear" w:color="auto" w:fill="FFFFFF"/>
            <w:vAlign w:val="center"/>
          </w:tcPr>
          <w:p w:rsidR="000B0C00" w:rsidRPr="00683F37" w:rsidRDefault="000B0C00" w:rsidP="00C728E8">
            <w:pPr>
              <w:adjustRightInd w:val="0"/>
              <w:snapToGrid/>
              <w:spacing w:before="120" w:after="120" w:line="0" w:lineRule="atLeast"/>
              <w:textAlignment w:val="baseline"/>
              <w:rPr>
                <w:rFonts w:eastAsia="新細明體" w:cs="Candara"/>
                <w:color w:val="000000"/>
                <w:sz w:val="20"/>
                <w:szCs w:val="24"/>
              </w:rPr>
            </w:pPr>
            <w:r w:rsidRPr="00D6137D">
              <w:rPr>
                <w:rFonts w:eastAsia="新細明體" w:cs="Candara"/>
                <w:color w:val="000000"/>
                <w:sz w:val="20"/>
                <w:szCs w:val="24"/>
              </w:rPr>
              <w:t>edm_biu_addr</w:t>
            </w:r>
            <w:r>
              <w:rPr>
                <w:rFonts w:eastAsia="新細明體" w:cs="Candara" w:hint="eastAsia"/>
                <w:color w:val="000000"/>
                <w:sz w:val="20"/>
                <w:szCs w:val="24"/>
              </w:rPr>
              <w:t>[</w:t>
            </w:r>
            <w:r>
              <w:rPr>
                <w:rFonts w:eastAsia="新細明體" w:cs="Candara"/>
                <w:color w:val="000000"/>
                <w:sz w:val="20"/>
                <w:szCs w:val="24"/>
              </w:rPr>
              <w:t>`NDS_ADDR_MSB:</w:t>
            </w:r>
            <w:r>
              <w:rPr>
                <w:rFonts w:eastAsia="新細明體" w:cs="Candara" w:hint="eastAsia"/>
                <w:color w:val="000000"/>
                <w:sz w:val="20"/>
                <w:szCs w:val="24"/>
              </w:rPr>
              <w:t>0]</w:t>
            </w:r>
          </w:p>
        </w:tc>
        <w:tc>
          <w:tcPr>
            <w:tcW w:w="1106" w:type="dxa"/>
            <w:tcBorders>
              <w:top w:val="single" w:sz="4" w:space="0" w:color="0000FF"/>
              <w:left w:val="nil"/>
              <w:bottom w:val="single" w:sz="4" w:space="0" w:color="0000FF"/>
              <w:right w:val="nil"/>
            </w:tcBorders>
            <w:shd w:val="clear" w:color="auto" w:fill="FFFFFF"/>
            <w:vAlign w:val="center"/>
          </w:tcPr>
          <w:p w:rsidR="000B0C00" w:rsidRPr="0082061B" w:rsidRDefault="000B0C00"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0B0C00" w:rsidRDefault="000B0C00"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EDM request address</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683F37" w:rsidRDefault="000B0C00" w:rsidP="00C728E8">
            <w:pPr>
              <w:adjustRightInd w:val="0"/>
              <w:snapToGrid/>
              <w:spacing w:before="120" w:after="120" w:line="0" w:lineRule="atLeast"/>
              <w:textAlignment w:val="baseline"/>
              <w:rPr>
                <w:rFonts w:eastAsia="新細明體" w:cs="Candara"/>
                <w:color w:val="000000"/>
                <w:sz w:val="20"/>
                <w:szCs w:val="24"/>
              </w:rPr>
            </w:pPr>
            <w:r w:rsidRPr="00D6137D">
              <w:rPr>
                <w:rFonts w:eastAsia="新細明體" w:cs="Candara"/>
                <w:color w:val="000000"/>
                <w:sz w:val="20"/>
                <w:szCs w:val="24"/>
              </w:rPr>
              <w:t>edm_biu_bwe</w:t>
            </w:r>
            <w:r>
              <w:rPr>
                <w:rFonts w:eastAsia="新細明體" w:cs="Candara" w:hint="eastAsia"/>
                <w:color w:val="000000"/>
                <w:sz w:val="20"/>
                <w:szCs w:val="24"/>
              </w:rPr>
              <w:t>[7</w:t>
            </w:r>
            <w:r>
              <w:rPr>
                <w:rFonts w:eastAsia="新細明體" w:cs="Candara"/>
                <w:color w:val="000000"/>
                <w:sz w:val="20"/>
                <w:szCs w:val="24"/>
              </w:rPr>
              <w:t>:0]</w:t>
            </w:r>
          </w:p>
        </w:tc>
        <w:tc>
          <w:tcPr>
            <w:tcW w:w="1106" w:type="dxa"/>
            <w:tcBorders>
              <w:top w:val="single" w:sz="4" w:space="0" w:color="0000FF"/>
              <w:left w:val="nil"/>
              <w:bottom w:val="single" w:sz="4" w:space="0" w:color="0000FF"/>
              <w:right w:val="nil"/>
            </w:tcBorders>
            <w:shd w:val="clear" w:color="auto" w:fill="FFFFFF"/>
            <w:vAlign w:val="center"/>
          </w:tcPr>
          <w:p w:rsidR="000B0C00" w:rsidRPr="0082061B" w:rsidRDefault="000B0C00"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0B0C00" w:rsidRDefault="000B0C00"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Byte enable</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2D3396" w:rsidRDefault="000B0C00" w:rsidP="00A64269">
            <w:pPr>
              <w:adjustRightInd w:val="0"/>
              <w:snapToGrid/>
              <w:spacing w:before="120" w:after="120" w:line="0" w:lineRule="atLeast"/>
              <w:textAlignment w:val="baseline"/>
              <w:rPr>
                <w:rFonts w:eastAsia="新細明體" w:cs="Candara"/>
                <w:color w:val="FF0000"/>
                <w:sz w:val="20"/>
                <w:szCs w:val="24"/>
              </w:rPr>
            </w:pPr>
            <w:r>
              <w:rPr>
                <w:rFonts w:eastAsia="新細明體" w:cs="Candara" w:hint="eastAsia"/>
                <w:color w:val="FF0000"/>
                <w:sz w:val="20"/>
                <w:szCs w:val="24"/>
              </w:rPr>
              <w:t>edm_</w:t>
            </w:r>
            <w:r w:rsidRPr="002D3396">
              <w:rPr>
                <w:rFonts w:eastAsia="新細明體" w:cs="Candara" w:hint="eastAsia"/>
                <w:color w:val="FF0000"/>
                <w:sz w:val="20"/>
                <w:szCs w:val="24"/>
              </w:rPr>
              <w:t>biu_</w:t>
            </w:r>
            <w:r>
              <w:rPr>
                <w:rFonts w:eastAsia="新細明體" w:cs="Candara" w:hint="eastAsia"/>
                <w:color w:val="FF0000"/>
                <w:sz w:val="20"/>
                <w:szCs w:val="24"/>
              </w:rPr>
              <w:t>size</w:t>
            </w:r>
            <w:r w:rsidRPr="002D3396">
              <w:rPr>
                <w:rFonts w:eastAsia="新細明體" w:cs="Candara" w:hint="eastAsia"/>
                <w:color w:val="FF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0B0C00" w:rsidRPr="002D3396" w:rsidRDefault="000B0C00" w:rsidP="00A64269">
            <w:pPr>
              <w:adjustRightInd w:val="0"/>
              <w:snapToGrid/>
              <w:spacing w:before="120" w:after="120" w:line="0" w:lineRule="atLeast"/>
              <w:jc w:val="center"/>
              <w:textAlignment w:val="baseline"/>
              <w:rPr>
                <w:rFonts w:eastAsia="新細明體" w:cs="Candara"/>
                <w:color w:val="FF0000"/>
                <w:sz w:val="20"/>
                <w:szCs w:val="24"/>
              </w:rPr>
            </w:pPr>
            <w:r w:rsidRPr="002D3396">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0B0C00" w:rsidRPr="002D3396" w:rsidRDefault="000B0C00" w:rsidP="00A64269">
            <w:pPr>
              <w:rPr>
                <w:rFonts w:eastAsiaTheme="minorEastAsia"/>
                <w:color w:val="FF0000"/>
                <w:sz w:val="20"/>
                <w:szCs w:val="20"/>
              </w:rPr>
            </w:pPr>
            <w:r w:rsidRPr="002D3396">
              <w:rPr>
                <w:rFonts w:eastAsiaTheme="minorEastAsia"/>
                <w:color w:val="FF0000"/>
                <w:sz w:val="20"/>
                <w:szCs w:val="20"/>
              </w:rPr>
              <w:t>2’</w:t>
            </w:r>
            <w:r w:rsidRPr="002D3396">
              <w:rPr>
                <w:rFonts w:eastAsiaTheme="minorEastAsia" w:hint="eastAsia"/>
                <w:color w:val="FF0000"/>
                <w:sz w:val="20"/>
                <w:szCs w:val="20"/>
              </w:rPr>
              <w:t>b00: byte. 2</w:t>
            </w:r>
            <w:r w:rsidRPr="002D3396">
              <w:rPr>
                <w:rFonts w:eastAsiaTheme="minorEastAsia"/>
                <w:color w:val="FF0000"/>
                <w:sz w:val="20"/>
                <w:szCs w:val="20"/>
              </w:rPr>
              <w:t>’</w:t>
            </w:r>
            <w:r w:rsidRPr="002D3396">
              <w:rPr>
                <w:rFonts w:eastAsiaTheme="minorEastAsia" w:hint="eastAsia"/>
                <w:color w:val="FF0000"/>
                <w:sz w:val="20"/>
                <w:szCs w:val="20"/>
              </w:rPr>
              <w:t>b01: halfword.</w:t>
            </w:r>
          </w:p>
          <w:p w:rsidR="000B0C00" w:rsidRPr="002D3396" w:rsidRDefault="000B0C00" w:rsidP="005D4905">
            <w:pPr>
              <w:rPr>
                <w:rFonts w:eastAsiaTheme="minorEastAsia"/>
                <w:color w:val="FF0000"/>
                <w:sz w:val="20"/>
                <w:szCs w:val="20"/>
              </w:rPr>
            </w:pPr>
            <w:r w:rsidRPr="002D3396">
              <w:rPr>
                <w:rFonts w:eastAsiaTheme="minorEastAsia" w:hint="eastAsia"/>
                <w:color w:val="FF0000"/>
                <w:sz w:val="20"/>
                <w:szCs w:val="20"/>
              </w:rPr>
              <w:t>2</w:t>
            </w:r>
            <w:r w:rsidRPr="002D3396">
              <w:rPr>
                <w:rFonts w:eastAsiaTheme="minorEastAsia"/>
                <w:color w:val="FF0000"/>
                <w:sz w:val="20"/>
                <w:szCs w:val="20"/>
              </w:rPr>
              <w:t>’</w:t>
            </w:r>
            <w:r w:rsidRPr="002D3396">
              <w:rPr>
                <w:rFonts w:eastAsiaTheme="minorEastAsia" w:hint="eastAsia"/>
                <w:color w:val="FF0000"/>
                <w:sz w:val="20"/>
                <w:szCs w:val="20"/>
              </w:rPr>
              <w:t>b10: word. 2</w:t>
            </w:r>
            <w:r w:rsidRPr="002D3396">
              <w:rPr>
                <w:rFonts w:eastAsiaTheme="minorEastAsia"/>
                <w:color w:val="FF0000"/>
                <w:sz w:val="20"/>
                <w:szCs w:val="20"/>
              </w:rPr>
              <w:t>’</w:t>
            </w:r>
            <w:r w:rsidRPr="002D3396">
              <w:rPr>
                <w:rFonts w:eastAsiaTheme="minorEastAsia" w:hint="eastAsia"/>
                <w:color w:val="FF0000"/>
                <w:sz w:val="20"/>
                <w:szCs w:val="20"/>
              </w:rPr>
              <w:t>b11: double word(</w:t>
            </w:r>
            <w:r w:rsidR="005D4905">
              <w:rPr>
                <w:rFonts w:eastAsiaTheme="minorEastAsia" w:hint="eastAsia"/>
                <w:color w:val="FF0000"/>
                <w:sz w:val="20"/>
                <w:szCs w:val="20"/>
              </w:rPr>
              <w:t>no use)</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FC487C" w:rsidRDefault="000B0C00" w:rsidP="00C728E8">
            <w:pPr>
              <w:adjustRightInd w:val="0"/>
              <w:snapToGrid/>
              <w:spacing w:before="120" w:after="120" w:line="0" w:lineRule="atLeast"/>
              <w:textAlignment w:val="baseline"/>
              <w:rPr>
                <w:rFonts w:eastAsia="新細明體" w:cs="Candara"/>
                <w:color w:val="FF0000"/>
                <w:sz w:val="20"/>
                <w:szCs w:val="24"/>
              </w:rPr>
            </w:pPr>
            <w:r w:rsidRPr="00FC487C">
              <w:rPr>
                <w:rFonts w:eastAsia="新細明體" w:cs="Candara"/>
                <w:color w:val="FF0000"/>
                <w:sz w:val="20"/>
                <w:szCs w:val="24"/>
              </w:rPr>
              <w:t>edm_biu_</w:t>
            </w:r>
            <w:r>
              <w:rPr>
                <w:rFonts w:eastAsia="新細明體" w:cs="Candara" w:hint="eastAsia"/>
                <w:color w:val="FF0000"/>
                <w:sz w:val="20"/>
                <w:szCs w:val="24"/>
              </w:rPr>
              <w:t>write</w:t>
            </w:r>
          </w:p>
        </w:tc>
        <w:tc>
          <w:tcPr>
            <w:tcW w:w="1106" w:type="dxa"/>
            <w:tcBorders>
              <w:top w:val="single" w:sz="4" w:space="0" w:color="0000FF"/>
              <w:left w:val="nil"/>
              <w:bottom w:val="single" w:sz="4" w:space="0" w:color="0000FF"/>
              <w:right w:val="nil"/>
            </w:tcBorders>
            <w:shd w:val="clear" w:color="auto" w:fill="FFFFFF"/>
            <w:vAlign w:val="center"/>
          </w:tcPr>
          <w:p w:rsidR="000B0C00" w:rsidRPr="00FC487C" w:rsidRDefault="000B0C00" w:rsidP="00C728E8">
            <w:pPr>
              <w:adjustRightInd w:val="0"/>
              <w:snapToGrid/>
              <w:spacing w:before="120" w:after="120" w:line="0" w:lineRule="atLeast"/>
              <w:jc w:val="center"/>
              <w:textAlignment w:val="baseline"/>
              <w:rPr>
                <w:rFonts w:eastAsia="新細明體" w:cs="Candara"/>
                <w:color w:val="FF0000"/>
                <w:sz w:val="20"/>
                <w:szCs w:val="24"/>
              </w:rPr>
            </w:pPr>
            <w:r w:rsidRPr="00FC487C">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0B0C00" w:rsidRPr="00FC487C" w:rsidRDefault="000B0C00" w:rsidP="00C728E8">
            <w:pPr>
              <w:adjustRightInd w:val="0"/>
              <w:snapToGrid/>
              <w:spacing w:before="120" w:after="120" w:line="0" w:lineRule="atLeast"/>
              <w:textAlignment w:val="baseline"/>
              <w:rPr>
                <w:rFonts w:eastAsia="新細明體" w:cs="Candara"/>
                <w:color w:val="FF0000"/>
                <w:sz w:val="20"/>
                <w:szCs w:val="24"/>
              </w:rPr>
            </w:pPr>
            <w:r w:rsidRPr="00FC487C">
              <w:rPr>
                <w:rFonts w:eastAsiaTheme="minorEastAsia" w:hint="eastAsia"/>
                <w:color w:val="FF0000"/>
                <w:sz w:val="20"/>
                <w:szCs w:val="20"/>
              </w:rPr>
              <w:t>1</w:t>
            </w:r>
            <w:r w:rsidRPr="00FC487C">
              <w:rPr>
                <w:rFonts w:eastAsiaTheme="minorEastAsia"/>
                <w:color w:val="FF0000"/>
                <w:sz w:val="20"/>
                <w:szCs w:val="20"/>
              </w:rPr>
              <w:t>’</w:t>
            </w:r>
            <w:r w:rsidRPr="00FC487C">
              <w:rPr>
                <w:rFonts w:eastAsiaTheme="minorEastAsia" w:hint="eastAsia"/>
                <w:color w:val="FF0000"/>
                <w:sz w:val="20"/>
                <w:szCs w:val="20"/>
              </w:rPr>
              <w:t>b0: read. 1</w:t>
            </w:r>
            <w:r w:rsidRPr="00FC487C">
              <w:rPr>
                <w:rFonts w:eastAsiaTheme="minorEastAsia"/>
                <w:color w:val="FF0000"/>
                <w:sz w:val="20"/>
                <w:szCs w:val="20"/>
              </w:rPr>
              <w:t>’</w:t>
            </w:r>
            <w:r w:rsidRPr="00FC487C">
              <w:rPr>
                <w:rFonts w:eastAsiaTheme="minorEastAsia" w:hint="eastAsia"/>
                <w:color w:val="FF0000"/>
                <w:sz w:val="20"/>
                <w:szCs w:val="20"/>
              </w:rPr>
              <w:t>b1: write</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683F37" w:rsidRDefault="000B0C00" w:rsidP="00C728E8">
            <w:pPr>
              <w:adjustRightInd w:val="0"/>
              <w:snapToGrid/>
              <w:spacing w:before="120" w:after="120" w:line="0" w:lineRule="atLeast"/>
              <w:textAlignment w:val="baseline"/>
              <w:rPr>
                <w:rFonts w:eastAsia="新細明體" w:cs="Candara"/>
                <w:color w:val="000000"/>
                <w:sz w:val="20"/>
                <w:szCs w:val="24"/>
              </w:rPr>
            </w:pPr>
            <w:r w:rsidRPr="00D6137D">
              <w:rPr>
                <w:rFonts w:eastAsia="新細明體" w:cs="Candara"/>
                <w:color w:val="000000"/>
                <w:sz w:val="20"/>
                <w:szCs w:val="24"/>
              </w:rPr>
              <w:lastRenderedPageBreak/>
              <w:t>edm_biu_req</w:t>
            </w:r>
          </w:p>
        </w:tc>
        <w:tc>
          <w:tcPr>
            <w:tcW w:w="1106" w:type="dxa"/>
            <w:tcBorders>
              <w:top w:val="single" w:sz="4" w:space="0" w:color="0000FF"/>
              <w:left w:val="nil"/>
              <w:bottom w:val="single" w:sz="4" w:space="0" w:color="0000FF"/>
              <w:right w:val="nil"/>
            </w:tcBorders>
            <w:shd w:val="clear" w:color="auto" w:fill="FFFFFF"/>
            <w:vAlign w:val="center"/>
          </w:tcPr>
          <w:p w:rsidR="000B0C00" w:rsidRPr="0082061B" w:rsidRDefault="000B0C00"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0B0C00" w:rsidRDefault="000B0C00"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EDM request to BIU</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683F37" w:rsidRDefault="000B0C00" w:rsidP="00D95A23">
            <w:pPr>
              <w:adjustRightInd w:val="0"/>
              <w:snapToGrid/>
              <w:spacing w:before="120" w:after="120" w:line="0" w:lineRule="atLeast"/>
              <w:textAlignment w:val="baseline"/>
              <w:rPr>
                <w:rFonts w:eastAsia="新細明體" w:cs="Candara"/>
                <w:color w:val="000000"/>
                <w:sz w:val="20"/>
                <w:szCs w:val="24"/>
              </w:rPr>
            </w:pPr>
            <w:r w:rsidRPr="00D6137D">
              <w:rPr>
                <w:rFonts w:eastAsia="新細明體" w:cs="Candara"/>
                <w:color w:val="000000"/>
                <w:sz w:val="20"/>
                <w:szCs w:val="24"/>
              </w:rPr>
              <w:t>edm_biu_wdata</w:t>
            </w:r>
            <w:r>
              <w:rPr>
                <w:rFonts w:eastAsia="新細明體" w:cs="Candara" w:hint="eastAsia"/>
                <w:color w:val="000000"/>
                <w:sz w:val="20"/>
                <w:szCs w:val="24"/>
              </w:rPr>
              <w:t>[63</w:t>
            </w:r>
            <w:r w:rsidRPr="00CE553B">
              <w:rPr>
                <w:rFonts w:eastAsiaTheme="minorEastAsia"/>
                <w:sz w:val="20"/>
                <w:szCs w:val="20"/>
              </w:rPr>
              <w:t>:</w:t>
            </w:r>
            <w:r>
              <w:rPr>
                <w:rFonts w:eastAsiaTheme="minorEastAsia" w:hint="eastAsia"/>
                <w:sz w:val="20"/>
                <w:szCs w:val="20"/>
              </w:rPr>
              <w:t>0</w:t>
            </w:r>
            <w:r>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0B0C00" w:rsidRPr="0082061B" w:rsidRDefault="000B0C00"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0B0C00" w:rsidRDefault="000B0C00"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EDM write data to BIU</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8D2138" w:rsidRDefault="000B0C00" w:rsidP="00C728E8">
            <w:pPr>
              <w:adjustRightInd w:val="0"/>
              <w:snapToGrid/>
              <w:spacing w:before="120" w:after="120" w:line="0" w:lineRule="atLeast"/>
              <w:textAlignment w:val="baseline"/>
              <w:rPr>
                <w:rFonts w:eastAsia="新細明體" w:cs="Candara"/>
                <w:color w:val="FF0000"/>
                <w:sz w:val="20"/>
                <w:szCs w:val="24"/>
              </w:rPr>
            </w:pPr>
            <w:r w:rsidRPr="008D2138">
              <w:rPr>
                <w:rFonts w:eastAsia="新細明體" w:cs="Candara"/>
                <w:color w:val="FF0000"/>
                <w:sz w:val="20"/>
                <w:szCs w:val="24"/>
              </w:rPr>
              <w:t>biu_edm_</w:t>
            </w:r>
            <w:r w:rsidRPr="008D2138">
              <w:rPr>
                <w:rFonts w:eastAsia="新細明體" w:cs="Candara" w:hint="eastAsia"/>
                <w:color w:val="FF0000"/>
                <w:sz w:val="20"/>
                <w:szCs w:val="24"/>
              </w:rPr>
              <w:t>read_</w:t>
            </w:r>
            <w:r w:rsidRPr="008D2138">
              <w:rPr>
                <w:rFonts w:eastAsia="新細明體" w:cs="Candara"/>
                <w:color w:val="FF0000"/>
                <w:sz w:val="20"/>
                <w:szCs w:val="24"/>
              </w:rPr>
              <w:t>ack</w:t>
            </w:r>
          </w:p>
        </w:tc>
        <w:tc>
          <w:tcPr>
            <w:tcW w:w="1106" w:type="dxa"/>
            <w:tcBorders>
              <w:top w:val="single" w:sz="4" w:space="0" w:color="0000FF"/>
              <w:left w:val="nil"/>
              <w:bottom w:val="single" w:sz="4" w:space="0" w:color="0000FF"/>
              <w:right w:val="nil"/>
            </w:tcBorders>
            <w:shd w:val="clear" w:color="auto" w:fill="FFFFFF"/>
            <w:vAlign w:val="center"/>
          </w:tcPr>
          <w:p w:rsidR="000B0C00" w:rsidRPr="008D2138" w:rsidRDefault="000B0C00" w:rsidP="00C728E8">
            <w:pPr>
              <w:adjustRightInd w:val="0"/>
              <w:snapToGrid/>
              <w:spacing w:before="120" w:after="120" w:line="0" w:lineRule="atLeast"/>
              <w:jc w:val="center"/>
              <w:textAlignment w:val="baseline"/>
              <w:rPr>
                <w:rFonts w:eastAsia="新細明體" w:cs="Candara"/>
                <w:color w:val="FF0000"/>
                <w:sz w:val="20"/>
                <w:szCs w:val="24"/>
              </w:rPr>
            </w:pPr>
            <w:r w:rsidRPr="008D2138">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Pr="008D2138" w:rsidRDefault="000B0C00" w:rsidP="008D2138">
            <w:pPr>
              <w:adjustRightInd w:val="0"/>
              <w:snapToGrid/>
              <w:spacing w:before="120" w:after="120" w:line="0" w:lineRule="atLeast"/>
              <w:textAlignment w:val="baseline"/>
              <w:rPr>
                <w:rFonts w:eastAsia="新細明體" w:cs="Candara"/>
                <w:color w:val="FF0000"/>
                <w:sz w:val="20"/>
                <w:szCs w:val="24"/>
              </w:rPr>
            </w:pPr>
            <w:r w:rsidRPr="008D2138">
              <w:rPr>
                <w:rFonts w:eastAsia="新細明體" w:cs="Candara" w:hint="eastAsia"/>
                <w:color w:val="FF0000"/>
                <w:sz w:val="20"/>
                <w:szCs w:val="24"/>
              </w:rPr>
              <w:t>Read data acknowledge</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8D2138" w:rsidRDefault="000B0C00" w:rsidP="008D2138">
            <w:pPr>
              <w:adjustRightInd w:val="0"/>
              <w:snapToGrid/>
              <w:spacing w:before="120" w:after="120" w:line="0" w:lineRule="atLeast"/>
              <w:textAlignment w:val="baseline"/>
              <w:rPr>
                <w:rFonts w:eastAsia="新細明體" w:cs="Candara"/>
                <w:color w:val="FF0000"/>
                <w:sz w:val="20"/>
                <w:szCs w:val="24"/>
              </w:rPr>
            </w:pPr>
            <w:r w:rsidRPr="008D2138">
              <w:rPr>
                <w:rFonts w:eastAsia="新細明體" w:cs="Candara"/>
                <w:color w:val="FF0000"/>
                <w:sz w:val="20"/>
                <w:szCs w:val="24"/>
              </w:rPr>
              <w:t>biu_edm_</w:t>
            </w:r>
            <w:r w:rsidRPr="008D2138">
              <w:rPr>
                <w:rFonts w:eastAsia="新細明體" w:cs="Candara" w:hint="eastAsia"/>
                <w:color w:val="FF0000"/>
                <w:sz w:val="20"/>
                <w:szCs w:val="24"/>
              </w:rPr>
              <w:t>accept_write_</w:t>
            </w:r>
            <w:r w:rsidRPr="008D2138">
              <w:rPr>
                <w:rFonts w:eastAsia="新細明體" w:cs="Candara"/>
                <w:color w:val="FF0000"/>
                <w:sz w:val="20"/>
                <w:szCs w:val="24"/>
              </w:rPr>
              <w:t>ack</w:t>
            </w:r>
          </w:p>
        </w:tc>
        <w:tc>
          <w:tcPr>
            <w:tcW w:w="1106" w:type="dxa"/>
            <w:tcBorders>
              <w:top w:val="single" w:sz="4" w:space="0" w:color="0000FF"/>
              <w:left w:val="nil"/>
              <w:bottom w:val="single" w:sz="4" w:space="0" w:color="0000FF"/>
              <w:right w:val="nil"/>
            </w:tcBorders>
            <w:shd w:val="clear" w:color="auto" w:fill="FFFFFF"/>
            <w:vAlign w:val="center"/>
          </w:tcPr>
          <w:p w:rsidR="000B0C00" w:rsidRPr="008D2138" w:rsidRDefault="000B0C00" w:rsidP="00DB6F86">
            <w:pPr>
              <w:adjustRightInd w:val="0"/>
              <w:snapToGrid/>
              <w:spacing w:before="120" w:after="120" w:line="0" w:lineRule="atLeast"/>
              <w:jc w:val="center"/>
              <w:textAlignment w:val="baseline"/>
              <w:rPr>
                <w:rFonts w:eastAsia="新細明體" w:cs="Candara"/>
                <w:color w:val="FF0000"/>
                <w:sz w:val="20"/>
                <w:szCs w:val="24"/>
              </w:rPr>
            </w:pPr>
            <w:r w:rsidRPr="008D2138">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Pr="008D2138" w:rsidRDefault="000B0C00" w:rsidP="008D2138">
            <w:pPr>
              <w:adjustRightInd w:val="0"/>
              <w:snapToGrid/>
              <w:spacing w:before="120" w:after="120" w:line="0" w:lineRule="atLeast"/>
              <w:textAlignment w:val="baseline"/>
              <w:rPr>
                <w:rFonts w:eastAsia="新細明體" w:cs="Candara"/>
                <w:color w:val="FF0000"/>
                <w:sz w:val="20"/>
                <w:szCs w:val="24"/>
              </w:rPr>
            </w:pPr>
            <w:r w:rsidRPr="008D2138">
              <w:rPr>
                <w:rFonts w:eastAsia="新細明體" w:cs="Candara"/>
                <w:color w:val="FF0000"/>
                <w:sz w:val="20"/>
                <w:szCs w:val="24"/>
              </w:rPr>
              <w:t>W</w:t>
            </w:r>
            <w:r w:rsidRPr="008D2138">
              <w:rPr>
                <w:rFonts w:eastAsia="新細明體" w:cs="Candara" w:hint="eastAsia"/>
                <w:color w:val="FF0000"/>
                <w:sz w:val="20"/>
                <w:szCs w:val="24"/>
              </w:rPr>
              <w:t xml:space="preserve">rite data </w:t>
            </w:r>
            <w:r>
              <w:rPr>
                <w:rFonts w:eastAsia="新細明體" w:cs="Candara" w:hint="eastAsia"/>
                <w:color w:val="FF0000"/>
                <w:sz w:val="20"/>
                <w:szCs w:val="24"/>
              </w:rPr>
              <w:t xml:space="preserve">address </w:t>
            </w:r>
            <w:r w:rsidRPr="008D2138">
              <w:rPr>
                <w:rFonts w:eastAsia="新細明體" w:cs="Candara" w:hint="eastAsia"/>
                <w:color w:val="FF0000"/>
                <w:sz w:val="20"/>
                <w:szCs w:val="24"/>
              </w:rPr>
              <w:t>acknowledge</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683F37" w:rsidRDefault="000B0C00" w:rsidP="00C728E8">
            <w:pPr>
              <w:adjustRightInd w:val="0"/>
              <w:snapToGrid/>
              <w:spacing w:before="120" w:after="120" w:line="0" w:lineRule="atLeast"/>
              <w:textAlignment w:val="baseline"/>
              <w:rPr>
                <w:rFonts w:eastAsia="新細明體" w:cs="Candara"/>
                <w:color w:val="000000"/>
                <w:sz w:val="20"/>
                <w:szCs w:val="24"/>
              </w:rPr>
            </w:pPr>
            <w:r w:rsidRPr="00D6137D">
              <w:rPr>
                <w:rFonts w:eastAsia="新細明體" w:cs="Candara"/>
                <w:color w:val="000000"/>
                <w:sz w:val="20"/>
                <w:szCs w:val="24"/>
              </w:rPr>
              <w:t>biu_edm_grant</w:t>
            </w:r>
          </w:p>
        </w:tc>
        <w:tc>
          <w:tcPr>
            <w:tcW w:w="1106" w:type="dxa"/>
            <w:tcBorders>
              <w:top w:val="single" w:sz="4" w:space="0" w:color="0000FF"/>
              <w:left w:val="nil"/>
              <w:bottom w:val="single" w:sz="4" w:space="0" w:color="0000FF"/>
              <w:right w:val="nil"/>
            </w:tcBorders>
            <w:shd w:val="clear" w:color="auto" w:fill="FFFFFF"/>
            <w:vAlign w:val="center"/>
          </w:tcPr>
          <w:p w:rsidR="000B0C00" w:rsidRPr="0082061B" w:rsidRDefault="000B0C00"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Default="000B0C00"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Address grant</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683F37" w:rsidRDefault="000B0C00" w:rsidP="0024724D">
            <w:pPr>
              <w:adjustRightInd w:val="0"/>
              <w:snapToGrid/>
              <w:spacing w:before="120" w:after="120" w:line="0" w:lineRule="atLeast"/>
              <w:textAlignment w:val="baseline"/>
              <w:rPr>
                <w:rFonts w:eastAsia="新細明體" w:cs="Candara"/>
                <w:color w:val="000000"/>
                <w:sz w:val="20"/>
                <w:szCs w:val="24"/>
              </w:rPr>
            </w:pPr>
            <w:r w:rsidRPr="00D6137D">
              <w:rPr>
                <w:rFonts w:eastAsia="新細明體" w:cs="Candara"/>
                <w:color w:val="000000"/>
                <w:sz w:val="20"/>
                <w:szCs w:val="24"/>
              </w:rPr>
              <w:t>biu_edm_rdata</w:t>
            </w:r>
            <w:r>
              <w:rPr>
                <w:rFonts w:eastAsia="新細明體" w:cs="Candara" w:hint="eastAsia"/>
                <w:color w:val="000000"/>
                <w:sz w:val="20"/>
                <w:szCs w:val="24"/>
              </w:rPr>
              <w:t>[63</w:t>
            </w:r>
            <w:r w:rsidRPr="00CE553B">
              <w:rPr>
                <w:rFonts w:eastAsiaTheme="minorEastAsia"/>
                <w:sz w:val="20"/>
                <w:szCs w:val="20"/>
              </w:rPr>
              <w:t>:</w:t>
            </w:r>
            <w:r>
              <w:rPr>
                <w:rFonts w:eastAsiaTheme="minorEastAsia" w:hint="eastAsia"/>
                <w:sz w:val="20"/>
                <w:szCs w:val="20"/>
              </w:rPr>
              <w:t>0</w:t>
            </w:r>
            <w:r>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0B0C00" w:rsidRPr="0082061B" w:rsidRDefault="000B0C00"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Default="000B0C00"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Read data from bus</w:t>
            </w:r>
          </w:p>
        </w:tc>
      </w:tr>
      <w:tr w:rsidR="000B0C00" w:rsidRPr="00712E32" w:rsidTr="00BB25F0">
        <w:trPr>
          <w:cantSplit/>
        </w:trPr>
        <w:tc>
          <w:tcPr>
            <w:tcW w:w="10342" w:type="dxa"/>
            <w:gridSpan w:val="3"/>
            <w:tcBorders>
              <w:top w:val="single" w:sz="12" w:space="0" w:color="0000FF"/>
              <w:bottom w:val="single" w:sz="12" w:space="0" w:color="0000FF"/>
            </w:tcBorders>
            <w:shd w:val="clear" w:color="auto" w:fill="FFFFFF"/>
            <w:vAlign w:val="center"/>
          </w:tcPr>
          <w:p w:rsidR="000B0C00" w:rsidRPr="00712E32" w:rsidRDefault="000B0C00" w:rsidP="00BB25F0">
            <w:pPr>
              <w:adjustRightInd w:val="0"/>
              <w:snapToGrid/>
              <w:spacing w:before="120" w:after="120" w:line="0" w:lineRule="atLeast"/>
              <w:textAlignment w:val="baseline"/>
              <w:rPr>
                <w:rFonts w:eastAsia="Candara" w:cs="Candara"/>
                <w:b/>
                <w:color w:val="000000"/>
                <w:sz w:val="20"/>
                <w:szCs w:val="24"/>
              </w:rPr>
            </w:pPr>
            <w:r w:rsidRPr="00712E32">
              <w:rPr>
                <w:rFonts w:eastAsia="新細明體" w:cs="Candara"/>
                <w:b/>
                <w:color w:val="000000"/>
                <w:sz w:val="20"/>
                <w:szCs w:val="24"/>
              </w:rPr>
              <w:t>A</w:t>
            </w:r>
            <w:r>
              <w:rPr>
                <w:rFonts w:eastAsia="新細明體" w:cs="Candara" w:hint="eastAsia"/>
                <w:b/>
                <w:color w:val="000000"/>
                <w:sz w:val="20"/>
                <w:szCs w:val="24"/>
              </w:rPr>
              <w:t>XI</w:t>
            </w:r>
            <w:r w:rsidRPr="00712E32">
              <w:rPr>
                <w:rFonts w:eastAsia="新細明體" w:cs="Candara"/>
                <w:b/>
                <w:color w:val="000000"/>
                <w:sz w:val="20"/>
                <w:szCs w:val="24"/>
              </w:rPr>
              <w:t xml:space="preserve"> </w:t>
            </w:r>
            <w:r>
              <w:rPr>
                <w:rFonts w:eastAsia="新細明體" w:cs="Candara" w:hint="eastAsia"/>
                <w:b/>
                <w:color w:val="000000"/>
                <w:sz w:val="20"/>
                <w:szCs w:val="24"/>
              </w:rPr>
              <w:t>write address channel</w:t>
            </w:r>
            <w:r w:rsidRPr="00712E32">
              <w:rPr>
                <w:rFonts w:eastAsia="Candara" w:cs="Candara"/>
                <w:b/>
                <w:color w:val="000000"/>
                <w:sz w:val="20"/>
                <w:szCs w:val="24"/>
              </w:rPr>
              <w:t xml:space="preserve"> signals</w:t>
            </w:r>
          </w:p>
        </w:tc>
      </w:tr>
      <w:tr w:rsidR="000B0C00" w:rsidRPr="000B3D25" w:rsidTr="00BB25F0">
        <w:trPr>
          <w:cantSplit/>
        </w:trPr>
        <w:tc>
          <w:tcPr>
            <w:tcW w:w="2863" w:type="dxa"/>
            <w:shd w:val="clear" w:color="auto" w:fill="FFFFFF"/>
            <w:vAlign w:val="center"/>
          </w:tcPr>
          <w:p w:rsidR="000B0C00" w:rsidRPr="00011B38" w:rsidRDefault="000B0C00" w:rsidP="00865908">
            <w:pPr>
              <w:pStyle w:val="TableContent-Left"/>
              <w:rPr>
                <w:rFonts w:eastAsiaTheme="minorEastAsia"/>
                <w:b w:val="0"/>
              </w:rPr>
            </w:pPr>
            <w:r>
              <w:rPr>
                <w:rFonts w:eastAsiaTheme="minorEastAsia" w:hint="eastAsia"/>
                <w:b w:val="0"/>
              </w:rPr>
              <w:t>awid[3:0]</w:t>
            </w:r>
          </w:p>
        </w:tc>
        <w:tc>
          <w:tcPr>
            <w:tcW w:w="1106" w:type="dxa"/>
            <w:shd w:val="clear" w:color="auto" w:fill="FFFFFF"/>
            <w:vAlign w:val="center"/>
          </w:tcPr>
          <w:p w:rsidR="000B0C00"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rFonts w:eastAsia="新細明體" w:hint="eastAsia"/>
                <w:b w:val="0"/>
              </w:rPr>
              <w:t>Write address ID</w:t>
            </w:r>
            <w:r>
              <w:rPr>
                <w:rFonts w:eastAsia="新細明體" w:hint="eastAsia"/>
                <w:b w:val="0"/>
              </w:rPr>
              <w:t xml:space="preserve"> tag</w:t>
            </w:r>
          </w:p>
        </w:tc>
      </w:tr>
      <w:tr w:rsidR="000B0C00" w:rsidRPr="000B3D25" w:rsidTr="00BB25F0">
        <w:trPr>
          <w:cantSplit/>
        </w:trPr>
        <w:tc>
          <w:tcPr>
            <w:tcW w:w="2863" w:type="dxa"/>
            <w:shd w:val="clear" w:color="auto" w:fill="FFFFFF"/>
            <w:vAlign w:val="center"/>
          </w:tcPr>
          <w:p w:rsidR="000B0C00" w:rsidRPr="000B3D25" w:rsidRDefault="000B0C00" w:rsidP="00BA3BD1">
            <w:pPr>
              <w:pStyle w:val="TableContent-Left"/>
              <w:rPr>
                <w:b w:val="0"/>
              </w:rPr>
            </w:pPr>
            <w:r w:rsidRPr="000B3D25">
              <w:rPr>
                <w:rFonts w:hint="eastAsia"/>
                <w:b w:val="0"/>
              </w:rPr>
              <w:t>awaddr[</w:t>
            </w:r>
            <w:r>
              <w:rPr>
                <w:rFonts w:eastAsiaTheme="minorEastAsia" w:hint="eastAsia"/>
                <w:b w:val="0"/>
              </w:rPr>
              <w:t>31</w:t>
            </w:r>
            <w:r w:rsidRPr="000B3D25">
              <w:rPr>
                <w:rFonts w:hint="eastAsia"/>
                <w:b w:val="0"/>
              </w:rPr>
              <w:t>:0]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rFonts w:eastAsia="新細明體" w:hint="eastAsia"/>
                <w:b w:val="0"/>
              </w:rPr>
              <w:t>W</w:t>
            </w:r>
            <w:r w:rsidRPr="000B3D25">
              <w:rPr>
                <w:rFonts w:hint="eastAsia"/>
                <w:b w:val="0"/>
              </w:rPr>
              <w:t xml:space="preserve">rite </w:t>
            </w:r>
            <w:r w:rsidRPr="000B3D25">
              <w:rPr>
                <w:b w:val="0"/>
              </w:rPr>
              <w:t>A</w:t>
            </w:r>
            <w:r w:rsidRPr="000B3D25">
              <w:rPr>
                <w:rFonts w:hint="eastAsia"/>
                <w:b w:val="0"/>
              </w:rPr>
              <w:t>ddress</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awlen[</w:t>
            </w:r>
            <w:r>
              <w:rPr>
                <w:rFonts w:eastAsiaTheme="minorEastAsia" w:hint="eastAsia"/>
                <w:b w:val="0"/>
              </w:rPr>
              <w:t>7</w:t>
            </w:r>
            <w:r w:rsidRPr="000B3D25">
              <w:rPr>
                <w:rFonts w:hint="eastAsia"/>
                <w:b w:val="0"/>
              </w:rPr>
              <w:t>:0]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rFonts w:eastAsia="新細明體" w:hint="eastAsia"/>
                <w:b w:val="0"/>
              </w:rPr>
              <w:t>W</w:t>
            </w:r>
            <w:r w:rsidRPr="000B3D25">
              <w:rPr>
                <w:rFonts w:hint="eastAsia"/>
                <w:b w:val="0"/>
              </w:rPr>
              <w:t xml:space="preserve">rite </w:t>
            </w:r>
            <w:r w:rsidRPr="000B3D25">
              <w:rPr>
                <w:b w:val="0"/>
              </w:rPr>
              <w:t>L</w:t>
            </w:r>
            <w:r w:rsidRPr="000B3D25">
              <w:rPr>
                <w:rFonts w:hint="eastAsia"/>
                <w:b w:val="0"/>
              </w:rPr>
              <w:t>ength</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awsize[2:0]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rFonts w:eastAsia="新細明體" w:hint="eastAsia"/>
                <w:b w:val="0"/>
              </w:rPr>
              <w:t>Write b</w:t>
            </w:r>
            <w:r w:rsidRPr="000B3D25">
              <w:rPr>
                <w:rFonts w:hint="eastAsia"/>
                <w:b w:val="0"/>
              </w:rPr>
              <w:t>urst size</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awburst[1:0]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rFonts w:eastAsia="新細明體" w:hint="eastAsia"/>
                <w:b w:val="0"/>
              </w:rPr>
              <w:t>Write b</w:t>
            </w:r>
            <w:r w:rsidRPr="000B3D25">
              <w:rPr>
                <w:rFonts w:hint="eastAsia"/>
                <w:b w:val="0"/>
              </w:rPr>
              <w:t>urst type</w:t>
            </w:r>
          </w:p>
        </w:tc>
      </w:tr>
      <w:tr w:rsidR="000B0C00" w:rsidRPr="000B3D25" w:rsidTr="00BB25F0">
        <w:trPr>
          <w:cantSplit/>
        </w:trPr>
        <w:tc>
          <w:tcPr>
            <w:tcW w:w="2863" w:type="dxa"/>
            <w:shd w:val="clear" w:color="auto" w:fill="FFFFFF"/>
            <w:vAlign w:val="center"/>
          </w:tcPr>
          <w:p w:rsidR="000B0C00" w:rsidRPr="00906477" w:rsidRDefault="00343D48" w:rsidP="00BB25F0">
            <w:pPr>
              <w:pStyle w:val="TableContent-Left"/>
              <w:rPr>
                <w:rFonts w:eastAsiaTheme="minorEastAsia"/>
                <w:b w:val="0"/>
              </w:rPr>
            </w:pPr>
            <w:r w:rsidRPr="000B3D25">
              <w:rPr>
                <w:b w:val="0"/>
              </w:rPr>
              <w:t>A</w:t>
            </w:r>
            <w:r w:rsidR="000B0C00" w:rsidRPr="000B3D25">
              <w:rPr>
                <w:rFonts w:hint="eastAsia"/>
                <w:b w:val="0"/>
              </w:rPr>
              <w:t>wlock</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rFonts w:eastAsia="新細明體" w:hint="eastAsia"/>
                <w:b w:val="0"/>
              </w:rPr>
              <w:t>Write a</w:t>
            </w:r>
            <w:r w:rsidRPr="000B3D25">
              <w:rPr>
                <w:rFonts w:hint="eastAsia"/>
                <w:b w:val="0"/>
              </w:rPr>
              <w:t xml:space="preserve">tomic access </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a</w:t>
            </w:r>
            <w:r w:rsidRPr="000B3D25">
              <w:rPr>
                <w:rFonts w:eastAsia="新細明體" w:hint="eastAsia"/>
                <w:b w:val="0"/>
              </w:rPr>
              <w:t>w</w:t>
            </w:r>
            <w:r w:rsidRPr="000B3D25">
              <w:rPr>
                <w:rFonts w:hint="eastAsia"/>
                <w:b w:val="0"/>
              </w:rPr>
              <w:t>cache[3:0]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b w:val="0"/>
              </w:rPr>
              <w:t>C</w:t>
            </w:r>
            <w:r w:rsidRPr="000B3D25">
              <w:rPr>
                <w:rFonts w:hint="eastAsia"/>
                <w:b w:val="0"/>
              </w:rPr>
              <w:t>ache type</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awprot[2:0]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P</w:t>
            </w:r>
            <w:r w:rsidRPr="000B3D25">
              <w:rPr>
                <w:rFonts w:hint="eastAsia"/>
                <w:b w:val="0"/>
              </w:rPr>
              <w:t>rotection type</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awvalid</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W</w:t>
            </w:r>
            <w:r w:rsidRPr="000B3D25">
              <w:rPr>
                <w:rFonts w:hint="eastAsia"/>
                <w:b w:val="0"/>
              </w:rPr>
              <w:t xml:space="preserve">rite </w:t>
            </w:r>
            <w:r>
              <w:rPr>
                <w:rFonts w:eastAsiaTheme="minorEastAsia" w:hint="eastAsia"/>
                <w:b w:val="0"/>
              </w:rPr>
              <w:t>address valid</w:t>
            </w:r>
          </w:p>
        </w:tc>
      </w:tr>
      <w:tr w:rsidR="000B0C00" w:rsidRPr="001C533A"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awready</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1C533A" w:rsidRDefault="000B0C00" w:rsidP="00BB25F0">
            <w:pPr>
              <w:pStyle w:val="TableContent-Left"/>
              <w:rPr>
                <w:rFonts w:eastAsiaTheme="minorEastAsia"/>
                <w:b w:val="0"/>
              </w:rPr>
            </w:pPr>
            <w:r w:rsidRPr="000B3D25">
              <w:rPr>
                <w:b w:val="0"/>
              </w:rPr>
              <w:t>W</w:t>
            </w:r>
            <w:r w:rsidRPr="000B3D25">
              <w:rPr>
                <w:rFonts w:hint="eastAsia"/>
                <w:b w:val="0"/>
              </w:rPr>
              <w:t xml:space="preserve">rite </w:t>
            </w:r>
            <w:r>
              <w:rPr>
                <w:rFonts w:eastAsiaTheme="minorEastAsia" w:hint="eastAsia"/>
                <w:b w:val="0"/>
              </w:rPr>
              <w:t>address ready</w:t>
            </w:r>
          </w:p>
        </w:tc>
      </w:tr>
      <w:tr w:rsidR="000B0C00" w:rsidRPr="00712E32" w:rsidTr="00BB25F0">
        <w:trPr>
          <w:cantSplit/>
        </w:trPr>
        <w:tc>
          <w:tcPr>
            <w:tcW w:w="10342" w:type="dxa"/>
            <w:gridSpan w:val="3"/>
            <w:tcBorders>
              <w:top w:val="single" w:sz="12" w:space="0" w:color="0000FF"/>
              <w:bottom w:val="single" w:sz="12" w:space="0" w:color="0000FF"/>
            </w:tcBorders>
            <w:shd w:val="clear" w:color="auto" w:fill="FFFFFF"/>
            <w:vAlign w:val="center"/>
          </w:tcPr>
          <w:p w:rsidR="000B0C00" w:rsidRPr="00712E32" w:rsidRDefault="000B0C00" w:rsidP="00BB25F0">
            <w:pPr>
              <w:adjustRightInd w:val="0"/>
              <w:snapToGrid/>
              <w:spacing w:before="120" w:after="120" w:line="0" w:lineRule="atLeast"/>
              <w:textAlignment w:val="baseline"/>
              <w:rPr>
                <w:rFonts w:eastAsia="Candara" w:cs="Candara"/>
                <w:b/>
                <w:color w:val="000000"/>
                <w:sz w:val="20"/>
                <w:szCs w:val="24"/>
              </w:rPr>
            </w:pPr>
            <w:r w:rsidRPr="00712E32">
              <w:rPr>
                <w:rFonts w:eastAsia="新細明體" w:cs="Candara"/>
                <w:b/>
                <w:color w:val="000000"/>
                <w:sz w:val="20"/>
                <w:szCs w:val="24"/>
              </w:rPr>
              <w:t>A</w:t>
            </w:r>
            <w:r>
              <w:rPr>
                <w:rFonts w:eastAsia="新細明體" w:cs="Candara" w:hint="eastAsia"/>
                <w:b/>
                <w:color w:val="000000"/>
                <w:sz w:val="20"/>
                <w:szCs w:val="24"/>
              </w:rPr>
              <w:t>XI</w:t>
            </w:r>
            <w:r w:rsidRPr="00712E32">
              <w:rPr>
                <w:rFonts w:eastAsia="新細明體" w:cs="Candara"/>
                <w:b/>
                <w:color w:val="000000"/>
                <w:sz w:val="20"/>
                <w:szCs w:val="24"/>
              </w:rPr>
              <w:t xml:space="preserve"> </w:t>
            </w:r>
            <w:r>
              <w:rPr>
                <w:rFonts w:eastAsia="新細明體" w:cs="Candara" w:hint="eastAsia"/>
                <w:b/>
                <w:color w:val="000000"/>
                <w:sz w:val="20"/>
                <w:szCs w:val="24"/>
              </w:rPr>
              <w:t>write data channel</w:t>
            </w:r>
            <w:r w:rsidRPr="00712E32">
              <w:rPr>
                <w:rFonts w:eastAsia="Candara" w:cs="Candara"/>
                <w:b/>
                <w:color w:val="000000"/>
                <w:sz w:val="20"/>
                <w:szCs w:val="24"/>
              </w:rPr>
              <w:t xml:space="preserve"> signals</w:t>
            </w:r>
          </w:p>
        </w:tc>
      </w:tr>
      <w:tr w:rsidR="000B0C00" w:rsidRPr="000B3D25" w:rsidTr="00BB25F0">
        <w:trPr>
          <w:cantSplit/>
        </w:trPr>
        <w:tc>
          <w:tcPr>
            <w:tcW w:w="2863" w:type="dxa"/>
            <w:shd w:val="clear" w:color="auto" w:fill="FFFFFF"/>
            <w:vAlign w:val="center"/>
          </w:tcPr>
          <w:p w:rsidR="000B0C00" w:rsidRDefault="000B0C00" w:rsidP="00056467">
            <w:pPr>
              <w:pStyle w:val="TableContent-Left"/>
              <w:rPr>
                <w:rFonts w:eastAsiaTheme="minorEastAsia"/>
                <w:b w:val="0"/>
              </w:rPr>
            </w:pPr>
            <w:r>
              <w:rPr>
                <w:rFonts w:eastAsiaTheme="minorEastAsia" w:hint="eastAsia"/>
                <w:b w:val="0"/>
              </w:rPr>
              <w:t>wdata[63:0]</w:t>
            </w:r>
          </w:p>
        </w:tc>
        <w:tc>
          <w:tcPr>
            <w:tcW w:w="1106" w:type="dxa"/>
            <w:shd w:val="clear" w:color="auto" w:fill="FFFFFF"/>
            <w:vAlign w:val="center"/>
          </w:tcPr>
          <w:p w:rsidR="000B0C00"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Pr>
                <w:rFonts w:eastAsia="新細明體" w:hint="eastAsia"/>
                <w:b w:val="0"/>
              </w:rPr>
              <w:t>Write data bus</w:t>
            </w:r>
          </w:p>
        </w:tc>
      </w:tr>
      <w:tr w:rsidR="000B0C00" w:rsidRPr="000B3D25" w:rsidTr="00BB25F0">
        <w:trPr>
          <w:cantSplit/>
        </w:trPr>
        <w:tc>
          <w:tcPr>
            <w:tcW w:w="2863" w:type="dxa"/>
            <w:shd w:val="clear" w:color="auto" w:fill="FFFFFF"/>
            <w:vAlign w:val="center"/>
          </w:tcPr>
          <w:p w:rsidR="000B0C00" w:rsidRPr="00011B38" w:rsidRDefault="000B0C00" w:rsidP="00865908">
            <w:pPr>
              <w:pStyle w:val="TableContent-Left"/>
              <w:rPr>
                <w:rFonts w:eastAsiaTheme="minorEastAsia"/>
                <w:b w:val="0"/>
              </w:rPr>
            </w:pPr>
            <w:r>
              <w:rPr>
                <w:rFonts w:eastAsiaTheme="minorEastAsia" w:hint="eastAsia"/>
                <w:b w:val="0"/>
              </w:rPr>
              <w:t>wstrb[7:0]</w:t>
            </w:r>
          </w:p>
        </w:tc>
        <w:tc>
          <w:tcPr>
            <w:tcW w:w="1106" w:type="dxa"/>
            <w:shd w:val="clear" w:color="auto" w:fill="FFFFFF"/>
            <w:vAlign w:val="center"/>
          </w:tcPr>
          <w:p w:rsidR="000B0C00"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rFonts w:eastAsia="新細明體" w:hint="eastAsia"/>
                <w:b w:val="0"/>
              </w:rPr>
              <w:t xml:space="preserve">Write </w:t>
            </w:r>
            <w:r>
              <w:rPr>
                <w:rFonts w:eastAsia="新細明體" w:hint="eastAsia"/>
                <w:b w:val="0"/>
              </w:rPr>
              <w:t>enable</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wlast</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L</w:t>
            </w:r>
            <w:r w:rsidRPr="000B3D25">
              <w:rPr>
                <w:rFonts w:hint="eastAsia"/>
                <w:b w:val="0"/>
              </w:rPr>
              <w:t>ast write in a burst</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wvalid</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W</w:t>
            </w:r>
            <w:r w:rsidRPr="000B3D25">
              <w:rPr>
                <w:rFonts w:hint="eastAsia"/>
                <w:b w:val="0"/>
              </w:rPr>
              <w:t>rite data valid</w:t>
            </w:r>
          </w:p>
        </w:tc>
      </w:tr>
      <w:tr w:rsidR="000B0C00" w:rsidRPr="001C533A"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wready</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1C533A" w:rsidRDefault="000B0C00" w:rsidP="00BB25F0">
            <w:pPr>
              <w:pStyle w:val="TableContent-Left"/>
              <w:rPr>
                <w:rFonts w:eastAsiaTheme="minorEastAsia"/>
                <w:b w:val="0"/>
              </w:rPr>
            </w:pPr>
            <w:r w:rsidRPr="000B3D25">
              <w:rPr>
                <w:rFonts w:hint="eastAsia"/>
                <w:b w:val="0"/>
              </w:rPr>
              <w:t>Write data</w:t>
            </w:r>
            <w:r>
              <w:rPr>
                <w:rFonts w:eastAsiaTheme="minorEastAsia" w:hint="eastAsia"/>
                <w:b w:val="0"/>
              </w:rPr>
              <w:t xml:space="preserve"> ready</w:t>
            </w:r>
          </w:p>
        </w:tc>
      </w:tr>
      <w:tr w:rsidR="000B0C00" w:rsidRPr="00712E32" w:rsidTr="00BB25F0">
        <w:trPr>
          <w:cantSplit/>
        </w:trPr>
        <w:tc>
          <w:tcPr>
            <w:tcW w:w="10342" w:type="dxa"/>
            <w:gridSpan w:val="3"/>
            <w:tcBorders>
              <w:top w:val="single" w:sz="12" w:space="0" w:color="0000FF"/>
              <w:bottom w:val="single" w:sz="12" w:space="0" w:color="0000FF"/>
            </w:tcBorders>
            <w:shd w:val="clear" w:color="auto" w:fill="FFFFFF"/>
            <w:vAlign w:val="center"/>
          </w:tcPr>
          <w:p w:rsidR="000B0C00" w:rsidRPr="00712E32" w:rsidRDefault="000B0C00" w:rsidP="00BB25F0">
            <w:pPr>
              <w:adjustRightInd w:val="0"/>
              <w:snapToGrid/>
              <w:spacing w:before="120" w:after="120" w:line="0" w:lineRule="atLeast"/>
              <w:textAlignment w:val="baseline"/>
              <w:rPr>
                <w:rFonts w:eastAsia="Candara" w:cs="Candara"/>
                <w:b/>
                <w:color w:val="000000"/>
                <w:sz w:val="20"/>
                <w:szCs w:val="24"/>
              </w:rPr>
            </w:pPr>
            <w:r w:rsidRPr="00712E32">
              <w:rPr>
                <w:rFonts w:eastAsia="新細明體" w:cs="Candara"/>
                <w:b/>
                <w:color w:val="000000"/>
                <w:sz w:val="20"/>
                <w:szCs w:val="24"/>
              </w:rPr>
              <w:t>A</w:t>
            </w:r>
            <w:r>
              <w:rPr>
                <w:rFonts w:eastAsia="新細明體" w:cs="Candara" w:hint="eastAsia"/>
                <w:b/>
                <w:color w:val="000000"/>
                <w:sz w:val="20"/>
                <w:szCs w:val="24"/>
              </w:rPr>
              <w:t>XI</w:t>
            </w:r>
            <w:r w:rsidRPr="00712E32">
              <w:rPr>
                <w:rFonts w:eastAsia="新細明體" w:cs="Candara"/>
                <w:b/>
                <w:color w:val="000000"/>
                <w:sz w:val="20"/>
                <w:szCs w:val="24"/>
              </w:rPr>
              <w:t xml:space="preserve"> </w:t>
            </w:r>
            <w:r>
              <w:rPr>
                <w:rFonts w:eastAsia="新細明體" w:cs="Candara" w:hint="eastAsia"/>
                <w:b/>
                <w:color w:val="000000"/>
                <w:sz w:val="20"/>
                <w:szCs w:val="24"/>
              </w:rPr>
              <w:t>write response channel</w:t>
            </w:r>
            <w:r w:rsidRPr="00712E32">
              <w:rPr>
                <w:rFonts w:eastAsia="Candara" w:cs="Candara"/>
                <w:b/>
                <w:color w:val="000000"/>
                <w:sz w:val="20"/>
                <w:szCs w:val="24"/>
              </w:rPr>
              <w:t xml:space="preserve"> signals</w:t>
            </w:r>
          </w:p>
        </w:tc>
      </w:tr>
      <w:tr w:rsidR="000B0C00" w:rsidRPr="000B3D25" w:rsidTr="00BB25F0">
        <w:trPr>
          <w:cantSplit/>
        </w:trPr>
        <w:tc>
          <w:tcPr>
            <w:tcW w:w="2863" w:type="dxa"/>
            <w:shd w:val="clear" w:color="auto" w:fill="FFFFFF"/>
            <w:vAlign w:val="center"/>
          </w:tcPr>
          <w:p w:rsidR="000B0C00" w:rsidRPr="00011B38" w:rsidRDefault="000B0C00" w:rsidP="004047A3">
            <w:pPr>
              <w:pStyle w:val="TableContent-Left"/>
              <w:rPr>
                <w:rFonts w:eastAsiaTheme="minorEastAsia"/>
                <w:b w:val="0"/>
              </w:rPr>
            </w:pPr>
            <w:r>
              <w:rPr>
                <w:rFonts w:eastAsiaTheme="minorEastAsia" w:hint="eastAsia"/>
                <w:b w:val="0"/>
              </w:rPr>
              <w:t>bid[3:0]</w:t>
            </w:r>
          </w:p>
        </w:tc>
        <w:tc>
          <w:tcPr>
            <w:tcW w:w="1106" w:type="dxa"/>
            <w:shd w:val="clear" w:color="auto" w:fill="FFFFFF"/>
            <w:vAlign w:val="center"/>
          </w:tcPr>
          <w:p w:rsidR="000B0C00"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0B3D25" w:rsidRDefault="000B0C00" w:rsidP="00BB25F0">
            <w:pPr>
              <w:pStyle w:val="TableContent-Left"/>
              <w:rPr>
                <w:b w:val="0"/>
              </w:rPr>
            </w:pPr>
            <w:r w:rsidRPr="000B3D25">
              <w:rPr>
                <w:rFonts w:eastAsia="新細明體" w:hint="eastAsia"/>
                <w:b w:val="0"/>
              </w:rPr>
              <w:t>Write Response ID</w:t>
            </w:r>
            <w:r>
              <w:rPr>
                <w:rFonts w:eastAsia="新細明體" w:hint="eastAsia"/>
                <w:b w:val="0"/>
              </w:rPr>
              <w:t xml:space="preserve"> tag</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rFonts w:eastAsia="新細明體"/>
                <w:b w:val="0"/>
              </w:rPr>
            </w:pPr>
            <w:r w:rsidRPr="000B3D25">
              <w:rPr>
                <w:rFonts w:hint="eastAsia"/>
                <w:b w:val="0"/>
              </w:rPr>
              <w:lastRenderedPageBreak/>
              <w:t>bresp[1:0]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b w:val="0"/>
              </w:rPr>
              <w:t>W</w:t>
            </w:r>
            <w:r w:rsidRPr="000B3D25">
              <w:rPr>
                <w:rFonts w:hint="eastAsia"/>
                <w:b w:val="0"/>
              </w:rPr>
              <w:t>rite response status</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bvalid</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0B3D25" w:rsidRDefault="000B0C00" w:rsidP="00BB25F0">
            <w:pPr>
              <w:pStyle w:val="TableContent-Left"/>
              <w:rPr>
                <w:b w:val="0"/>
              </w:rPr>
            </w:pPr>
            <w:r w:rsidRPr="000B3D25">
              <w:rPr>
                <w:b w:val="0"/>
              </w:rPr>
              <w:t>W</w:t>
            </w:r>
            <w:r w:rsidRPr="000B3D25">
              <w:rPr>
                <w:rFonts w:hint="eastAsia"/>
                <w:b w:val="0"/>
              </w:rPr>
              <w:t>rite response valid</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bready</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W</w:t>
            </w:r>
            <w:r w:rsidRPr="000B3D25">
              <w:rPr>
                <w:rFonts w:hint="eastAsia"/>
                <w:b w:val="0"/>
              </w:rPr>
              <w:t>rite response ready</w:t>
            </w:r>
          </w:p>
        </w:tc>
      </w:tr>
      <w:tr w:rsidR="000B0C00" w:rsidRPr="00712E32" w:rsidTr="00BB25F0">
        <w:trPr>
          <w:cantSplit/>
        </w:trPr>
        <w:tc>
          <w:tcPr>
            <w:tcW w:w="10342" w:type="dxa"/>
            <w:gridSpan w:val="3"/>
            <w:tcBorders>
              <w:top w:val="single" w:sz="12" w:space="0" w:color="0000FF"/>
              <w:bottom w:val="single" w:sz="12" w:space="0" w:color="0000FF"/>
            </w:tcBorders>
            <w:shd w:val="clear" w:color="auto" w:fill="FFFFFF"/>
            <w:vAlign w:val="center"/>
          </w:tcPr>
          <w:p w:rsidR="000B0C00" w:rsidRPr="00712E32" w:rsidRDefault="000B0C00" w:rsidP="00BB25F0">
            <w:pPr>
              <w:adjustRightInd w:val="0"/>
              <w:snapToGrid/>
              <w:spacing w:before="120" w:after="120" w:line="0" w:lineRule="atLeast"/>
              <w:textAlignment w:val="baseline"/>
              <w:rPr>
                <w:rFonts w:eastAsia="Candara" w:cs="Candara"/>
                <w:b/>
                <w:color w:val="000000"/>
                <w:sz w:val="20"/>
                <w:szCs w:val="24"/>
              </w:rPr>
            </w:pPr>
            <w:r w:rsidRPr="00712E32">
              <w:rPr>
                <w:rFonts w:eastAsia="新細明體" w:cs="Candara"/>
                <w:b/>
                <w:color w:val="000000"/>
                <w:sz w:val="20"/>
                <w:szCs w:val="24"/>
              </w:rPr>
              <w:t>A</w:t>
            </w:r>
            <w:r>
              <w:rPr>
                <w:rFonts w:eastAsia="新細明體" w:cs="Candara" w:hint="eastAsia"/>
                <w:b/>
                <w:color w:val="000000"/>
                <w:sz w:val="20"/>
                <w:szCs w:val="24"/>
              </w:rPr>
              <w:t>XI</w:t>
            </w:r>
            <w:r w:rsidRPr="00712E32">
              <w:rPr>
                <w:rFonts w:eastAsia="新細明體" w:cs="Candara"/>
                <w:b/>
                <w:color w:val="000000"/>
                <w:sz w:val="20"/>
                <w:szCs w:val="24"/>
              </w:rPr>
              <w:t xml:space="preserve"> </w:t>
            </w:r>
            <w:r>
              <w:rPr>
                <w:rFonts w:eastAsia="新細明體" w:cs="Candara" w:hint="eastAsia"/>
                <w:b/>
                <w:color w:val="000000"/>
                <w:sz w:val="20"/>
                <w:szCs w:val="24"/>
              </w:rPr>
              <w:t>read address channel</w:t>
            </w:r>
            <w:r w:rsidRPr="00712E32">
              <w:rPr>
                <w:rFonts w:eastAsia="Candara" w:cs="Candara"/>
                <w:b/>
                <w:color w:val="000000"/>
                <w:sz w:val="20"/>
                <w:szCs w:val="24"/>
              </w:rPr>
              <w:t xml:space="preserve"> signals</w:t>
            </w:r>
          </w:p>
        </w:tc>
      </w:tr>
      <w:tr w:rsidR="000B0C00" w:rsidRPr="00011B38" w:rsidTr="00BB25F0">
        <w:trPr>
          <w:cantSplit/>
        </w:trPr>
        <w:tc>
          <w:tcPr>
            <w:tcW w:w="2863" w:type="dxa"/>
            <w:shd w:val="clear" w:color="auto" w:fill="FFFFFF"/>
            <w:vAlign w:val="center"/>
          </w:tcPr>
          <w:p w:rsidR="000B0C00" w:rsidRPr="00011B38" w:rsidRDefault="000B0C00" w:rsidP="00D728D1">
            <w:pPr>
              <w:pStyle w:val="TableContent-Left"/>
              <w:rPr>
                <w:rFonts w:eastAsiaTheme="minorEastAsia"/>
                <w:b w:val="0"/>
              </w:rPr>
            </w:pPr>
            <w:r>
              <w:rPr>
                <w:rFonts w:eastAsiaTheme="minorEastAsia" w:hint="eastAsia"/>
                <w:b w:val="0"/>
              </w:rPr>
              <w:t>arid[3:0]</w:t>
            </w:r>
          </w:p>
        </w:tc>
        <w:tc>
          <w:tcPr>
            <w:tcW w:w="1106" w:type="dxa"/>
            <w:shd w:val="clear" w:color="auto" w:fill="FFFFFF"/>
            <w:vAlign w:val="center"/>
          </w:tcPr>
          <w:p w:rsidR="000B0C00"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Read address ID tag</w:t>
            </w:r>
          </w:p>
        </w:tc>
      </w:tr>
      <w:tr w:rsidR="000B0C00" w:rsidRPr="000B3D25" w:rsidTr="00BB25F0">
        <w:trPr>
          <w:cantSplit/>
        </w:trPr>
        <w:tc>
          <w:tcPr>
            <w:tcW w:w="2863" w:type="dxa"/>
            <w:shd w:val="clear" w:color="auto" w:fill="FFFFFF"/>
            <w:vAlign w:val="center"/>
          </w:tcPr>
          <w:p w:rsidR="000B0C00" w:rsidRPr="000B3D25" w:rsidRDefault="000B0C00" w:rsidP="00B967F8">
            <w:pPr>
              <w:pStyle w:val="TableContent-Left"/>
              <w:rPr>
                <w:b w:val="0"/>
              </w:rPr>
            </w:pPr>
            <w:r w:rsidRPr="000B3D25">
              <w:rPr>
                <w:rFonts w:hint="eastAsia"/>
                <w:b w:val="0"/>
              </w:rPr>
              <w:t>araddr[</w:t>
            </w:r>
            <w:r>
              <w:rPr>
                <w:rFonts w:eastAsiaTheme="minorEastAsia" w:hint="eastAsia"/>
                <w:b w:val="0"/>
              </w:rPr>
              <w:t>31</w:t>
            </w:r>
            <w:r w:rsidRPr="000B3D25">
              <w:rPr>
                <w:rFonts w:hint="eastAsia"/>
                <w:b w:val="0"/>
              </w:rPr>
              <w:t>:0]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R</w:t>
            </w:r>
            <w:r w:rsidRPr="000B3D25">
              <w:rPr>
                <w:rFonts w:hint="eastAsia"/>
                <w:b w:val="0"/>
              </w:rPr>
              <w:t xml:space="preserve">ead </w:t>
            </w:r>
            <w:r>
              <w:rPr>
                <w:rFonts w:eastAsiaTheme="minorEastAsia" w:hint="eastAsia"/>
                <w:b w:val="0"/>
              </w:rPr>
              <w:t>a</w:t>
            </w:r>
            <w:r w:rsidRPr="000B3D25">
              <w:rPr>
                <w:rFonts w:hint="eastAsia"/>
                <w:b w:val="0"/>
              </w:rPr>
              <w:t>ddress</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Pr>
                <w:rFonts w:hint="eastAsia"/>
                <w:b w:val="0"/>
              </w:rPr>
              <w:t>arlen[</w:t>
            </w:r>
            <w:r>
              <w:rPr>
                <w:rFonts w:eastAsiaTheme="minorEastAsia" w:hint="eastAsia"/>
                <w:b w:val="0"/>
              </w:rPr>
              <w:t>7</w:t>
            </w:r>
            <w:r w:rsidRPr="000B3D25">
              <w:rPr>
                <w:rFonts w:hint="eastAsia"/>
                <w:b w:val="0"/>
              </w:rPr>
              <w:t>:0]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R</w:t>
            </w:r>
            <w:r w:rsidRPr="000B3D25">
              <w:rPr>
                <w:rFonts w:hint="eastAsia"/>
                <w:b w:val="0"/>
              </w:rPr>
              <w:t xml:space="preserve">ead </w:t>
            </w:r>
            <w:r>
              <w:rPr>
                <w:rFonts w:eastAsiaTheme="minorEastAsia" w:hint="eastAsia"/>
                <w:b w:val="0"/>
              </w:rPr>
              <w:t>l</w:t>
            </w:r>
            <w:r w:rsidRPr="000B3D25">
              <w:rPr>
                <w:rFonts w:hint="eastAsia"/>
                <w:b w:val="0"/>
              </w:rPr>
              <w:t>ength</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arsize[2:0]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rFonts w:eastAsia="新細明體" w:hint="eastAsia"/>
                <w:b w:val="0"/>
              </w:rPr>
              <w:t xml:space="preserve">Read </w:t>
            </w:r>
            <w:r>
              <w:rPr>
                <w:rFonts w:eastAsia="新細明體" w:hint="eastAsia"/>
                <w:b w:val="0"/>
              </w:rPr>
              <w:t>b</w:t>
            </w:r>
            <w:r w:rsidRPr="000B3D25">
              <w:rPr>
                <w:rFonts w:hint="eastAsia"/>
                <w:b w:val="0"/>
              </w:rPr>
              <w:t>urst size</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arburst[1:0]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rFonts w:eastAsia="新細明體" w:hint="eastAsia"/>
                <w:b w:val="0"/>
              </w:rPr>
              <w:t>Read b</w:t>
            </w:r>
            <w:r w:rsidRPr="000B3D25">
              <w:rPr>
                <w:rFonts w:hint="eastAsia"/>
                <w:b w:val="0"/>
              </w:rPr>
              <w:t>urst type</w:t>
            </w:r>
          </w:p>
        </w:tc>
      </w:tr>
      <w:tr w:rsidR="000B0C00" w:rsidRPr="000B3D25" w:rsidTr="00BB25F0">
        <w:trPr>
          <w:cantSplit/>
        </w:trPr>
        <w:tc>
          <w:tcPr>
            <w:tcW w:w="2863" w:type="dxa"/>
            <w:shd w:val="clear" w:color="auto" w:fill="FFFFFF"/>
            <w:vAlign w:val="center"/>
          </w:tcPr>
          <w:p w:rsidR="000B0C00" w:rsidRPr="00906477" w:rsidRDefault="000B0C00" w:rsidP="00BB25F0">
            <w:pPr>
              <w:pStyle w:val="TableContent-Left"/>
              <w:rPr>
                <w:rFonts w:eastAsiaTheme="minorEastAsia"/>
                <w:b w:val="0"/>
              </w:rPr>
            </w:pPr>
            <w:r w:rsidRPr="000B3D25">
              <w:rPr>
                <w:rFonts w:hint="eastAsia"/>
                <w:b w:val="0"/>
              </w:rPr>
              <w:t>arlock</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rFonts w:eastAsia="新細明體" w:hint="eastAsia"/>
                <w:b w:val="0"/>
              </w:rPr>
              <w:t>Read a</w:t>
            </w:r>
            <w:r w:rsidRPr="000B3D25">
              <w:rPr>
                <w:rFonts w:hint="eastAsia"/>
                <w:b w:val="0"/>
              </w:rPr>
              <w:t>tomic access</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arcache[3:0]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b w:val="0"/>
              </w:rPr>
              <w:t>C</w:t>
            </w:r>
            <w:r w:rsidRPr="000B3D25">
              <w:rPr>
                <w:rFonts w:hint="eastAsia"/>
                <w:b w:val="0"/>
              </w:rPr>
              <w:t>ache type</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arprot[2:0]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P</w:t>
            </w:r>
            <w:r w:rsidRPr="000B3D25">
              <w:rPr>
                <w:rFonts w:hint="eastAsia"/>
                <w:b w:val="0"/>
              </w:rPr>
              <w:t>rotection type</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arvalid</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R</w:t>
            </w:r>
            <w:r w:rsidRPr="000B3D25">
              <w:rPr>
                <w:rFonts w:hint="eastAsia"/>
                <w:b w:val="0"/>
              </w:rPr>
              <w:t xml:space="preserve">ead </w:t>
            </w:r>
            <w:r>
              <w:rPr>
                <w:rFonts w:eastAsiaTheme="minorEastAsia" w:hint="eastAsia"/>
                <w:b w:val="0"/>
              </w:rPr>
              <w:t>address valid</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a</w:t>
            </w:r>
            <w:r w:rsidRPr="000B3D25">
              <w:rPr>
                <w:rFonts w:eastAsia="新細明體" w:hint="eastAsia"/>
                <w:b w:val="0"/>
              </w:rPr>
              <w:t>r</w:t>
            </w:r>
            <w:r w:rsidRPr="000B3D25">
              <w:rPr>
                <w:rFonts w:hint="eastAsia"/>
                <w:b w:val="0"/>
              </w:rPr>
              <w:t>ready</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0B3D25" w:rsidRDefault="000B0C00" w:rsidP="00BB25F0">
            <w:pPr>
              <w:pStyle w:val="TableContent-Left"/>
              <w:rPr>
                <w:b w:val="0"/>
              </w:rPr>
            </w:pPr>
            <w:r w:rsidRPr="000B3D25">
              <w:rPr>
                <w:rFonts w:eastAsia="新細明體" w:hint="eastAsia"/>
                <w:b w:val="0"/>
              </w:rPr>
              <w:t>Read</w:t>
            </w:r>
            <w:r w:rsidRPr="000B3D25">
              <w:rPr>
                <w:rFonts w:hint="eastAsia"/>
                <w:b w:val="0"/>
              </w:rPr>
              <w:t xml:space="preserve"> </w:t>
            </w:r>
            <w:r>
              <w:rPr>
                <w:rFonts w:eastAsiaTheme="minorEastAsia" w:hint="eastAsia"/>
                <w:b w:val="0"/>
              </w:rPr>
              <w:t xml:space="preserve">address </w:t>
            </w:r>
            <w:r w:rsidRPr="000B3D25">
              <w:rPr>
                <w:rFonts w:hint="eastAsia"/>
                <w:b w:val="0"/>
              </w:rPr>
              <w:t>ready</w:t>
            </w:r>
          </w:p>
        </w:tc>
      </w:tr>
      <w:tr w:rsidR="000B0C00" w:rsidRPr="00712E32" w:rsidTr="00BB25F0">
        <w:trPr>
          <w:cantSplit/>
        </w:trPr>
        <w:tc>
          <w:tcPr>
            <w:tcW w:w="10342" w:type="dxa"/>
            <w:gridSpan w:val="3"/>
            <w:tcBorders>
              <w:top w:val="single" w:sz="12" w:space="0" w:color="0000FF"/>
              <w:bottom w:val="single" w:sz="12" w:space="0" w:color="0000FF"/>
            </w:tcBorders>
            <w:shd w:val="clear" w:color="auto" w:fill="FFFFFF"/>
            <w:vAlign w:val="center"/>
          </w:tcPr>
          <w:p w:rsidR="000B0C00" w:rsidRPr="00712E32" w:rsidRDefault="000B0C00" w:rsidP="00BB25F0">
            <w:pPr>
              <w:adjustRightInd w:val="0"/>
              <w:snapToGrid/>
              <w:spacing w:before="120" w:after="120" w:line="0" w:lineRule="atLeast"/>
              <w:textAlignment w:val="baseline"/>
              <w:rPr>
                <w:rFonts w:eastAsia="Candara" w:cs="Candara"/>
                <w:b/>
                <w:color w:val="000000"/>
                <w:sz w:val="20"/>
                <w:szCs w:val="24"/>
              </w:rPr>
            </w:pPr>
            <w:r w:rsidRPr="00712E32">
              <w:rPr>
                <w:rFonts w:eastAsia="新細明體" w:cs="Candara"/>
                <w:b/>
                <w:color w:val="000000"/>
                <w:sz w:val="20"/>
                <w:szCs w:val="24"/>
              </w:rPr>
              <w:t>A</w:t>
            </w:r>
            <w:r>
              <w:rPr>
                <w:rFonts w:eastAsia="新細明體" w:cs="Candara" w:hint="eastAsia"/>
                <w:b/>
                <w:color w:val="000000"/>
                <w:sz w:val="20"/>
                <w:szCs w:val="24"/>
              </w:rPr>
              <w:t>XI</w:t>
            </w:r>
            <w:r w:rsidRPr="00712E32">
              <w:rPr>
                <w:rFonts w:eastAsia="新細明體" w:cs="Candara"/>
                <w:b/>
                <w:color w:val="000000"/>
                <w:sz w:val="20"/>
                <w:szCs w:val="24"/>
              </w:rPr>
              <w:t xml:space="preserve"> </w:t>
            </w:r>
            <w:r>
              <w:rPr>
                <w:rFonts w:eastAsia="新細明體" w:cs="Candara" w:hint="eastAsia"/>
                <w:b/>
                <w:color w:val="000000"/>
                <w:sz w:val="20"/>
                <w:szCs w:val="24"/>
              </w:rPr>
              <w:t>read data channel</w:t>
            </w:r>
            <w:r w:rsidRPr="00712E32">
              <w:rPr>
                <w:rFonts w:eastAsia="Candara" w:cs="Candara"/>
                <w:b/>
                <w:color w:val="000000"/>
                <w:sz w:val="20"/>
                <w:szCs w:val="24"/>
              </w:rPr>
              <w:t xml:space="preserve"> signals</w:t>
            </w:r>
          </w:p>
        </w:tc>
      </w:tr>
      <w:tr w:rsidR="000B0C00" w:rsidRPr="00011B38" w:rsidTr="00BB25F0">
        <w:trPr>
          <w:cantSplit/>
        </w:trPr>
        <w:tc>
          <w:tcPr>
            <w:tcW w:w="2863" w:type="dxa"/>
            <w:shd w:val="clear" w:color="auto" w:fill="FFFFFF"/>
            <w:vAlign w:val="center"/>
          </w:tcPr>
          <w:p w:rsidR="000B0C00" w:rsidRPr="00011B38" w:rsidRDefault="000B0C00" w:rsidP="007446D0">
            <w:pPr>
              <w:pStyle w:val="TableContent-Left"/>
              <w:rPr>
                <w:rFonts w:eastAsiaTheme="minorEastAsia"/>
                <w:b w:val="0"/>
              </w:rPr>
            </w:pPr>
            <w:r>
              <w:rPr>
                <w:rFonts w:eastAsiaTheme="minorEastAsia" w:hint="eastAsia"/>
                <w:b w:val="0"/>
              </w:rPr>
              <w:t>rid[3:0]</w:t>
            </w:r>
          </w:p>
        </w:tc>
        <w:tc>
          <w:tcPr>
            <w:tcW w:w="1106" w:type="dxa"/>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Read ID tag</w:t>
            </w:r>
          </w:p>
        </w:tc>
      </w:tr>
      <w:tr w:rsidR="000B0C00" w:rsidRPr="00706E27" w:rsidTr="00BB25F0">
        <w:trPr>
          <w:cantSplit/>
        </w:trPr>
        <w:tc>
          <w:tcPr>
            <w:tcW w:w="2863" w:type="dxa"/>
            <w:shd w:val="clear" w:color="auto" w:fill="FFFFFF"/>
            <w:vAlign w:val="center"/>
          </w:tcPr>
          <w:p w:rsidR="000B0C00" w:rsidRPr="00706E27" w:rsidRDefault="000B0C00" w:rsidP="00C13B4D">
            <w:pPr>
              <w:pStyle w:val="TableContent-Left"/>
              <w:rPr>
                <w:rFonts w:eastAsiaTheme="minorEastAsia"/>
                <w:b w:val="0"/>
              </w:rPr>
            </w:pPr>
            <w:r>
              <w:rPr>
                <w:rFonts w:eastAsiaTheme="minorEastAsia" w:hint="eastAsia"/>
                <w:b w:val="0"/>
              </w:rPr>
              <w:t>rdata[63:0]</w:t>
            </w:r>
          </w:p>
        </w:tc>
        <w:tc>
          <w:tcPr>
            <w:tcW w:w="1106" w:type="dxa"/>
            <w:shd w:val="clear" w:color="auto" w:fill="FFFFFF"/>
            <w:vAlign w:val="center"/>
          </w:tcPr>
          <w:p w:rsidR="000B0C00"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706E27" w:rsidRDefault="000B0C00" w:rsidP="00BB25F0">
            <w:pPr>
              <w:pStyle w:val="TableContent-Left"/>
              <w:rPr>
                <w:rFonts w:eastAsiaTheme="minorEastAsia"/>
                <w:b w:val="0"/>
              </w:rPr>
            </w:pPr>
            <w:r>
              <w:rPr>
                <w:rFonts w:eastAsiaTheme="minorEastAsia" w:hint="eastAsia"/>
                <w:b w:val="0"/>
              </w:rPr>
              <w:t>Read data bus</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rresp[1:0]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0B3D25" w:rsidRDefault="000B0C00" w:rsidP="00BB25F0">
            <w:pPr>
              <w:pStyle w:val="TableContent-Left"/>
              <w:rPr>
                <w:b w:val="0"/>
              </w:rPr>
            </w:pPr>
            <w:r w:rsidRPr="000B3D25">
              <w:rPr>
                <w:b w:val="0"/>
              </w:rPr>
              <w:t>R</w:t>
            </w:r>
            <w:r w:rsidRPr="000B3D25">
              <w:rPr>
                <w:rFonts w:hint="eastAsia"/>
                <w:b w:val="0"/>
              </w:rPr>
              <w:t>ead response</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rlast</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0B3D25" w:rsidRDefault="000B0C00" w:rsidP="00BB25F0">
            <w:pPr>
              <w:pStyle w:val="TableContent-Left"/>
              <w:rPr>
                <w:b w:val="0"/>
              </w:rPr>
            </w:pPr>
            <w:r w:rsidRPr="000B3D25">
              <w:rPr>
                <w:b w:val="0"/>
              </w:rPr>
              <w:t>L</w:t>
            </w:r>
            <w:r w:rsidRPr="000B3D25">
              <w:rPr>
                <w:rFonts w:hint="eastAsia"/>
                <w:b w:val="0"/>
              </w:rPr>
              <w:t>ast read in a burst</w:t>
            </w:r>
          </w:p>
        </w:tc>
      </w:tr>
      <w:tr w:rsidR="000B0C00" w:rsidRPr="000B3D25" w:rsidTr="00BB25F0">
        <w:trPr>
          <w:cantSplit/>
        </w:trPr>
        <w:tc>
          <w:tcPr>
            <w:tcW w:w="2863" w:type="dxa"/>
            <w:tcBorders>
              <w:bottom w:val="single" w:sz="4" w:space="0" w:color="0000FF"/>
            </w:tcBorders>
            <w:shd w:val="clear" w:color="auto" w:fill="FFFFFF"/>
            <w:vAlign w:val="center"/>
          </w:tcPr>
          <w:p w:rsidR="000B0C00" w:rsidRPr="000B3D25" w:rsidRDefault="000B0C00" w:rsidP="00BB25F0">
            <w:pPr>
              <w:pStyle w:val="TableContent-Left"/>
              <w:rPr>
                <w:b w:val="0"/>
              </w:rPr>
            </w:pPr>
            <w:r w:rsidRPr="000B3D25">
              <w:rPr>
                <w:rFonts w:hint="eastAsia"/>
                <w:b w:val="0"/>
              </w:rPr>
              <w:t>rvalid</w:t>
            </w:r>
          </w:p>
        </w:tc>
        <w:tc>
          <w:tcPr>
            <w:tcW w:w="1106" w:type="dxa"/>
            <w:tcBorders>
              <w:bottom w:val="single" w:sz="4" w:space="0" w:color="0000FF"/>
            </w:tcBorders>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O</w:t>
            </w:r>
          </w:p>
        </w:tc>
        <w:tc>
          <w:tcPr>
            <w:tcW w:w="6373" w:type="dxa"/>
            <w:tcBorders>
              <w:bottom w:val="single" w:sz="4" w:space="0" w:color="0000FF"/>
            </w:tcBorders>
            <w:shd w:val="clear" w:color="auto" w:fill="FFFFFF"/>
            <w:vAlign w:val="center"/>
          </w:tcPr>
          <w:p w:rsidR="000B0C00" w:rsidRPr="000B3D25" w:rsidRDefault="000B0C00" w:rsidP="00BB25F0">
            <w:pPr>
              <w:pStyle w:val="TableContent-Left"/>
              <w:rPr>
                <w:rFonts w:eastAsia="新細明體"/>
                <w:b w:val="0"/>
              </w:rPr>
            </w:pPr>
            <w:r w:rsidRPr="000B3D25">
              <w:rPr>
                <w:b w:val="0"/>
              </w:rPr>
              <w:t>R</w:t>
            </w:r>
            <w:r w:rsidRPr="000B3D25">
              <w:rPr>
                <w:rFonts w:hint="eastAsia"/>
                <w:b w:val="0"/>
              </w:rPr>
              <w:t>ead data valid</w:t>
            </w:r>
          </w:p>
        </w:tc>
      </w:tr>
      <w:tr w:rsidR="000B0C00" w:rsidRPr="000B3D25" w:rsidTr="00BB25F0">
        <w:trPr>
          <w:cantSplit/>
        </w:trPr>
        <w:tc>
          <w:tcPr>
            <w:tcW w:w="2863" w:type="dxa"/>
            <w:tcBorders>
              <w:bottom w:val="single" w:sz="12" w:space="0" w:color="0000FF"/>
            </w:tcBorders>
            <w:shd w:val="clear" w:color="auto" w:fill="FFFFFF"/>
            <w:vAlign w:val="center"/>
          </w:tcPr>
          <w:p w:rsidR="000B0C00" w:rsidRPr="000B3D25" w:rsidRDefault="000B0C00" w:rsidP="00BB25F0">
            <w:pPr>
              <w:pStyle w:val="TableContent-Left"/>
              <w:rPr>
                <w:b w:val="0"/>
              </w:rPr>
            </w:pPr>
            <w:r w:rsidRPr="000B3D25">
              <w:rPr>
                <w:rFonts w:hint="eastAsia"/>
                <w:b w:val="0"/>
              </w:rPr>
              <w:t>rready</w:t>
            </w:r>
          </w:p>
        </w:tc>
        <w:tc>
          <w:tcPr>
            <w:tcW w:w="1106" w:type="dxa"/>
            <w:tcBorders>
              <w:bottom w:val="single" w:sz="12" w:space="0" w:color="0000FF"/>
            </w:tcBorders>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tcBorders>
              <w:bottom w:val="single" w:sz="12" w:space="0" w:color="0000FF"/>
            </w:tcBorders>
            <w:shd w:val="clear" w:color="auto" w:fill="FFFFFF"/>
            <w:vAlign w:val="center"/>
          </w:tcPr>
          <w:p w:rsidR="000B0C00" w:rsidRPr="000B3D25" w:rsidRDefault="000B0C00" w:rsidP="00BB25F0">
            <w:pPr>
              <w:pStyle w:val="TableContent-Left"/>
              <w:rPr>
                <w:b w:val="0"/>
              </w:rPr>
            </w:pPr>
            <w:r w:rsidRPr="000B3D25">
              <w:rPr>
                <w:b w:val="0"/>
              </w:rPr>
              <w:t>R</w:t>
            </w:r>
            <w:r w:rsidRPr="000B3D25">
              <w:rPr>
                <w:rFonts w:hint="eastAsia"/>
                <w:b w:val="0"/>
              </w:rPr>
              <w:t>ead data ready</w:t>
            </w:r>
          </w:p>
        </w:tc>
      </w:tr>
      <w:tr w:rsidR="000B0C00" w:rsidRPr="00712E32" w:rsidTr="00C4726F">
        <w:trPr>
          <w:cantSplit/>
        </w:trPr>
        <w:tc>
          <w:tcPr>
            <w:tcW w:w="10342" w:type="dxa"/>
            <w:gridSpan w:val="3"/>
            <w:tcBorders>
              <w:top w:val="single" w:sz="12" w:space="0" w:color="0000FF"/>
              <w:bottom w:val="single" w:sz="12" w:space="0" w:color="0000FF"/>
            </w:tcBorders>
            <w:shd w:val="clear" w:color="auto" w:fill="FFFFFF"/>
            <w:vAlign w:val="center"/>
          </w:tcPr>
          <w:p w:rsidR="000B0C00" w:rsidRPr="008D0511" w:rsidRDefault="000B0C00" w:rsidP="00401393">
            <w:pPr>
              <w:adjustRightInd w:val="0"/>
              <w:snapToGrid/>
              <w:spacing w:before="120" w:after="120" w:line="0" w:lineRule="atLeast"/>
              <w:textAlignment w:val="baseline"/>
              <w:rPr>
                <w:rFonts w:eastAsiaTheme="minorEastAsia" w:cs="Candara"/>
                <w:b/>
                <w:color w:val="000000"/>
                <w:sz w:val="20"/>
                <w:szCs w:val="24"/>
              </w:rPr>
            </w:pPr>
            <w:r>
              <w:rPr>
                <w:rFonts w:eastAsia="新細明體" w:cs="Candara" w:hint="eastAsia"/>
                <w:b/>
                <w:color w:val="000000"/>
                <w:sz w:val="20"/>
                <w:szCs w:val="24"/>
              </w:rPr>
              <w:t>Performance monitor</w:t>
            </w:r>
            <w:r w:rsidRPr="00712E32">
              <w:rPr>
                <w:rFonts w:eastAsia="Candara" w:cs="Candara"/>
                <w:b/>
                <w:color w:val="000000"/>
                <w:sz w:val="20"/>
                <w:szCs w:val="24"/>
              </w:rPr>
              <w:t xml:space="preserve"> signal</w:t>
            </w:r>
            <w:r>
              <w:rPr>
                <w:rFonts w:eastAsiaTheme="minorEastAsia" w:cs="Candara" w:hint="eastAsia"/>
                <w:b/>
                <w:color w:val="000000"/>
                <w:sz w:val="20"/>
                <w:szCs w:val="24"/>
              </w:rPr>
              <w:t>s</w:t>
            </w:r>
          </w:p>
        </w:tc>
      </w:tr>
      <w:tr w:rsidR="000B0C00" w:rsidRPr="00011B38" w:rsidTr="00C4726F">
        <w:trPr>
          <w:cantSplit/>
        </w:trPr>
        <w:tc>
          <w:tcPr>
            <w:tcW w:w="2863" w:type="dxa"/>
            <w:shd w:val="clear" w:color="auto" w:fill="FFFFFF"/>
            <w:vAlign w:val="center"/>
          </w:tcPr>
          <w:p w:rsidR="000B0C00" w:rsidRPr="00011B38" w:rsidRDefault="000B0C00" w:rsidP="00BB25F0">
            <w:pPr>
              <w:pStyle w:val="TableContent-Left"/>
              <w:rPr>
                <w:rFonts w:eastAsiaTheme="minorEastAsia"/>
                <w:b w:val="0"/>
              </w:rPr>
            </w:pPr>
            <w:r w:rsidRPr="00C4726F">
              <w:rPr>
                <w:rFonts w:eastAsiaTheme="minorEastAsia"/>
                <w:b w:val="0"/>
              </w:rPr>
              <w:t>event_dma_biu_cycle</w:t>
            </w:r>
          </w:p>
        </w:tc>
        <w:tc>
          <w:tcPr>
            <w:tcW w:w="1106" w:type="dxa"/>
            <w:tcBorders>
              <w:bottom w:val="single" w:sz="4" w:space="0" w:color="0000FF"/>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LDMA access cycles</w:t>
            </w:r>
          </w:p>
        </w:tc>
      </w:tr>
      <w:tr w:rsidR="000B0C00" w:rsidRPr="00011B38" w:rsidTr="00C472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r w:rsidRPr="00C4726F">
              <w:rPr>
                <w:rFonts w:eastAsiaTheme="minorEastAsia"/>
                <w:b w:val="0"/>
              </w:rPr>
              <w:t>event_dma_biu_request</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C4726F">
            <w:pPr>
              <w:pStyle w:val="TableContent-Left"/>
              <w:rPr>
                <w:rFonts w:eastAsiaTheme="minorEastAsia"/>
                <w:b w:val="0"/>
              </w:rPr>
            </w:pPr>
            <w:r>
              <w:rPr>
                <w:rFonts w:eastAsiaTheme="minorEastAsia" w:hint="eastAsia"/>
                <w:b w:val="0"/>
              </w:rPr>
              <w:t>LDMA request</w:t>
            </w:r>
          </w:p>
        </w:tc>
      </w:tr>
      <w:tr w:rsidR="000B0C00" w:rsidRPr="00011B38" w:rsidTr="00C472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r w:rsidRPr="00C4726F">
              <w:rPr>
                <w:rFonts w:eastAsiaTheme="minorEastAsia"/>
                <w:b w:val="0"/>
              </w:rPr>
              <w:t>event_external_event</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1</w:t>
            </w:r>
            <w:r>
              <w:rPr>
                <w:rFonts w:eastAsiaTheme="minorEastAsia"/>
                <w:b w:val="0"/>
              </w:rPr>
              <w:t>’</w:t>
            </w:r>
            <w:r>
              <w:rPr>
                <w:rFonts w:eastAsiaTheme="minorEastAsia" w:hint="eastAsia"/>
                <w:b w:val="0"/>
              </w:rPr>
              <w:t>b0</w:t>
            </w:r>
          </w:p>
        </w:tc>
      </w:tr>
      <w:tr w:rsidR="000B0C00" w:rsidRPr="00011B38" w:rsidTr="00C472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r w:rsidRPr="00C4726F">
              <w:rPr>
                <w:rFonts w:eastAsiaTheme="minorEastAsia"/>
                <w:b w:val="0"/>
              </w:rPr>
              <w:lastRenderedPageBreak/>
              <w:t>event_hptwk_biu_cycle</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HPTWK access cycles</w:t>
            </w:r>
          </w:p>
        </w:tc>
      </w:tr>
      <w:tr w:rsidR="000B0C00" w:rsidRPr="00011B38" w:rsidTr="00C472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r w:rsidRPr="00C4726F">
              <w:rPr>
                <w:rFonts w:eastAsiaTheme="minorEastAsia"/>
                <w:b w:val="0"/>
              </w:rPr>
              <w:t>event_hptwk_biu_request</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HPTWK request</w:t>
            </w:r>
          </w:p>
        </w:tc>
      </w:tr>
      <w:tr w:rsidR="000B0C00" w:rsidRPr="00011B38" w:rsidTr="00C472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r w:rsidRPr="00C4726F">
              <w:rPr>
                <w:rFonts w:eastAsiaTheme="minorEastAsia"/>
                <w:b w:val="0"/>
              </w:rPr>
              <w:t>event_icache_fill_biu_cycle</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FCU fill data cycles</w:t>
            </w:r>
          </w:p>
        </w:tc>
      </w:tr>
      <w:tr w:rsidR="000B0C00" w:rsidRPr="00011B38" w:rsidTr="00C472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r w:rsidRPr="00C4726F">
              <w:rPr>
                <w:rFonts w:eastAsiaTheme="minorEastAsia"/>
                <w:b w:val="0"/>
              </w:rPr>
              <w:t>event_icache_fill_biu_request</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FCU fill request</w:t>
            </w:r>
          </w:p>
        </w:tc>
      </w:tr>
      <w:tr w:rsidR="000B0C00" w:rsidRPr="00011B38" w:rsidTr="00C472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r w:rsidRPr="00C4726F">
              <w:rPr>
                <w:rFonts w:eastAsiaTheme="minorEastAsia"/>
                <w:b w:val="0"/>
              </w:rPr>
              <w:t>event_lsu_biu_cycle</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LSU access cycles</w:t>
            </w:r>
          </w:p>
        </w:tc>
      </w:tr>
      <w:tr w:rsidR="000B0C00" w:rsidRPr="00011B38" w:rsidTr="00C472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r w:rsidRPr="00C4726F">
              <w:rPr>
                <w:rFonts w:eastAsiaTheme="minorEastAsia"/>
                <w:b w:val="0"/>
              </w:rPr>
              <w:t>event_lsu_biu_request</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LSU request</w:t>
            </w:r>
          </w:p>
        </w:tc>
      </w:tr>
      <w:tr w:rsidR="000B0C00" w:rsidRPr="00C4726F" w:rsidTr="00BB25F0">
        <w:trPr>
          <w:cantSplit/>
        </w:trPr>
        <w:tc>
          <w:tcPr>
            <w:tcW w:w="10342" w:type="dxa"/>
            <w:gridSpan w:val="3"/>
            <w:tcBorders>
              <w:top w:val="single" w:sz="12" w:space="0" w:color="0000FF"/>
              <w:bottom w:val="single" w:sz="12" w:space="0" w:color="0000FF"/>
            </w:tcBorders>
            <w:shd w:val="clear" w:color="auto" w:fill="FFFFFF"/>
            <w:vAlign w:val="center"/>
          </w:tcPr>
          <w:p w:rsidR="000B0C00" w:rsidRPr="00C4726F" w:rsidRDefault="000B0C00" w:rsidP="00BB25F0">
            <w:pPr>
              <w:adjustRightInd w:val="0"/>
              <w:snapToGrid/>
              <w:spacing w:before="120" w:after="120" w:line="0" w:lineRule="atLeast"/>
              <w:textAlignment w:val="baseline"/>
              <w:rPr>
                <w:rFonts w:eastAsia="新細明體" w:cs="Candara"/>
                <w:b/>
                <w:color w:val="000000"/>
                <w:sz w:val="20"/>
                <w:szCs w:val="24"/>
              </w:rPr>
            </w:pPr>
            <w:r>
              <w:rPr>
                <w:rFonts w:eastAsia="新細明體" w:cs="Candara" w:hint="eastAsia"/>
                <w:b/>
                <w:color w:val="000000"/>
                <w:sz w:val="20"/>
                <w:szCs w:val="24"/>
              </w:rPr>
              <w:t>Other</w:t>
            </w:r>
            <w:r w:rsidRPr="00C4726F">
              <w:rPr>
                <w:rFonts w:eastAsia="新細明體" w:cs="Candara"/>
                <w:b/>
                <w:color w:val="000000"/>
                <w:sz w:val="20"/>
                <w:szCs w:val="24"/>
              </w:rPr>
              <w:t xml:space="preserve"> signals</w:t>
            </w:r>
          </w:p>
        </w:tc>
      </w:tr>
      <w:tr w:rsidR="000B0C00" w:rsidRPr="00011B38" w:rsidTr="00BB25F0">
        <w:trPr>
          <w:cantSplit/>
        </w:trPr>
        <w:tc>
          <w:tcPr>
            <w:tcW w:w="2863" w:type="dxa"/>
            <w:shd w:val="clear" w:color="auto" w:fill="FFFFFF"/>
            <w:vAlign w:val="center"/>
          </w:tcPr>
          <w:p w:rsidR="000B0C00" w:rsidRPr="00011B38" w:rsidRDefault="000B0C00" w:rsidP="00BB25F0">
            <w:pPr>
              <w:pStyle w:val="TableContent-Left"/>
              <w:rPr>
                <w:rFonts w:eastAsiaTheme="minorEastAsia"/>
                <w:b w:val="0"/>
              </w:rPr>
            </w:pPr>
            <w:r w:rsidRPr="00BB25F0">
              <w:rPr>
                <w:rFonts w:eastAsiaTheme="minorEastAsia"/>
                <w:b w:val="0"/>
              </w:rPr>
              <w:t>scan_enable</w:t>
            </w:r>
          </w:p>
        </w:tc>
        <w:tc>
          <w:tcPr>
            <w:tcW w:w="1106" w:type="dxa"/>
            <w:tcBorders>
              <w:bottom w:val="single" w:sz="4" w:space="0" w:color="0000FF"/>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Scan enable</w:t>
            </w:r>
          </w:p>
        </w:tc>
      </w:tr>
      <w:tr w:rsidR="000B0C00" w:rsidRPr="00011B38" w:rsidTr="00BB25F0">
        <w:trPr>
          <w:cantSplit/>
        </w:trPr>
        <w:tc>
          <w:tcPr>
            <w:tcW w:w="2863" w:type="dxa"/>
            <w:shd w:val="clear" w:color="auto" w:fill="FFFFFF"/>
            <w:vAlign w:val="center"/>
          </w:tcPr>
          <w:p w:rsidR="000B0C00" w:rsidRPr="00011B38" w:rsidRDefault="000B0C00" w:rsidP="00BB25F0">
            <w:pPr>
              <w:pStyle w:val="TableContent-Left"/>
              <w:rPr>
                <w:rFonts w:eastAsiaTheme="minorEastAsia"/>
                <w:b w:val="0"/>
              </w:rPr>
            </w:pPr>
            <w:r w:rsidRPr="00BB25F0">
              <w:rPr>
                <w:rFonts w:eastAsiaTheme="minorEastAsia"/>
                <w:b w:val="0"/>
              </w:rPr>
              <w:t>ucore_standby_stall_wait</w:t>
            </w:r>
          </w:p>
        </w:tc>
        <w:tc>
          <w:tcPr>
            <w:tcW w:w="1106" w:type="dxa"/>
            <w:tcBorders>
              <w:bottom w:val="single" w:sz="4" w:space="0" w:color="0000FF"/>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Standby request</w:t>
            </w:r>
          </w:p>
        </w:tc>
      </w:tr>
      <w:tr w:rsidR="000B0C00" w:rsidRPr="00011B38" w:rsidTr="00BB25F0">
        <w:trPr>
          <w:cantSplit/>
        </w:trPr>
        <w:tc>
          <w:tcPr>
            <w:tcW w:w="2863" w:type="dxa"/>
            <w:shd w:val="clear" w:color="auto" w:fill="FFFFFF"/>
            <w:vAlign w:val="center"/>
          </w:tcPr>
          <w:p w:rsidR="000B0C00" w:rsidRPr="007C7F21" w:rsidRDefault="000B0C00" w:rsidP="00DB6F86">
            <w:pPr>
              <w:adjustRightInd w:val="0"/>
              <w:snapToGrid/>
              <w:spacing w:before="120" w:after="120" w:line="0" w:lineRule="atLeast"/>
              <w:textAlignment w:val="baseline"/>
              <w:rPr>
                <w:rFonts w:eastAsia="新細明體" w:cs="Candara"/>
                <w:color w:val="FF0000"/>
                <w:sz w:val="20"/>
                <w:szCs w:val="24"/>
              </w:rPr>
            </w:pPr>
            <w:r w:rsidRPr="00E5421C">
              <w:rPr>
                <w:rFonts w:eastAsia="新細明體" w:cs="Candara"/>
                <w:color w:val="000000" w:themeColor="text1"/>
                <w:sz w:val="20"/>
                <w:szCs w:val="24"/>
              </w:rPr>
              <w:t>ice_debug_session</w:t>
            </w:r>
          </w:p>
        </w:tc>
        <w:tc>
          <w:tcPr>
            <w:tcW w:w="1106" w:type="dxa"/>
            <w:tcBorders>
              <w:bottom w:val="single" w:sz="4" w:space="0" w:color="0000FF"/>
            </w:tcBorders>
            <w:shd w:val="clear" w:color="auto" w:fill="FFFFFF"/>
            <w:vAlign w:val="center"/>
          </w:tcPr>
          <w:p w:rsidR="000B0C00" w:rsidRPr="00E5421C" w:rsidRDefault="000B0C00" w:rsidP="00DB6F86">
            <w:pPr>
              <w:adjustRightInd w:val="0"/>
              <w:snapToGrid/>
              <w:spacing w:before="120" w:after="120" w:line="0" w:lineRule="atLeast"/>
              <w:jc w:val="center"/>
              <w:textAlignment w:val="baseline"/>
              <w:rPr>
                <w:rFonts w:eastAsia="新細明體" w:cs="Candara"/>
                <w:color w:val="000000" w:themeColor="text1"/>
                <w:sz w:val="20"/>
                <w:szCs w:val="24"/>
              </w:rPr>
            </w:pPr>
            <w:r w:rsidRPr="00E5421C">
              <w:rPr>
                <w:rFonts w:eastAsia="新細明體" w:cs="Candara" w:hint="eastAsia"/>
                <w:color w:val="000000" w:themeColor="text1"/>
                <w:sz w:val="20"/>
                <w:szCs w:val="24"/>
              </w:rPr>
              <w:t>I</w:t>
            </w:r>
          </w:p>
        </w:tc>
        <w:tc>
          <w:tcPr>
            <w:tcW w:w="6373" w:type="dxa"/>
            <w:tcBorders>
              <w:bottom w:val="single" w:sz="4" w:space="0" w:color="0000FF"/>
            </w:tcBorders>
            <w:shd w:val="clear" w:color="auto" w:fill="FFFFFF"/>
            <w:vAlign w:val="center"/>
          </w:tcPr>
          <w:p w:rsidR="000B0C00" w:rsidRPr="00E5421C" w:rsidRDefault="000B0C00" w:rsidP="00DB6F86">
            <w:pPr>
              <w:adjustRightInd w:val="0"/>
              <w:snapToGrid/>
              <w:spacing w:before="120" w:after="120" w:line="0" w:lineRule="atLeast"/>
              <w:textAlignment w:val="baseline"/>
              <w:rPr>
                <w:rFonts w:eastAsia="新細明體" w:cs="Candara"/>
                <w:color w:val="000000" w:themeColor="text1"/>
                <w:sz w:val="20"/>
                <w:szCs w:val="24"/>
              </w:rPr>
            </w:pPr>
            <w:r>
              <w:rPr>
                <w:rFonts w:eastAsia="新細明體" w:cs="Candara" w:hint="eastAsia"/>
                <w:color w:val="000000" w:themeColor="text1"/>
                <w:sz w:val="20"/>
                <w:szCs w:val="24"/>
              </w:rPr>
              <w:t>debug access</w:t>
            </w:r>
          </w:p>
        </w:tc>
      </w:tr>
      <w:tr w:rsidR="000B0C00" w:rsidRPr="00011B38" w:rsidTr="00BB25F0">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r w:rsidRPr="00BB25F0">
              <w:rPr>
                <w:rFonts w:eastAsiaTheme="minorEastAsia"/>
                <w:b w:val="0"/>
              </w:rPr>
              <w:t>reg_psw_pom</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P</w:t>
            </w:r>
            <w:r w:rsidRPr="0094645A">
              <w:rPr>
                <w:rFonts w:eastAsiaTheme="minorEastAsia"/>
                <w:b w:val="0"/>
              </w:rPr>
              <w:t>rivileged</w:t>
            </w:r>
            <w:r>
              <w:rPr>
                <w:rFonts w:eastAsiaTheme="minorEastAsia" w:hint="eastAsia"/>
                <w:b w:val="0"/>
              </w:rPr>
              <w:t xml:space="preserve"> mode</w:t>
            </w:r>
          </w:p>
        </w:tc>
      </w:tr>
      <w:tr w:rsidR="000B0C00" w:rsidRPr="00011B38" w:rsidTr="00BB25F0">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r w:rsidRPr="00BB25F0">
              <w:rPr>
                <w:rFonts w:eastAsiaTheme="minorEastAsia"/>
                <w:b w:val="0"/>
              </w:rPr>
              <w:t>aclk</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AXI bus clock</w:t>
            </w:r>
          </w:p>
        </w:tc>
      </w:tr>
      <w:tr w:rsidR="000B0C00" w:rsidRPr="00011B38" w:rsidTr="00BB25F0">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r w:rsidRPr="00BB25F0">
              <w:rPr>
                <w:rFonts w:eastAsiaTheme="minorEastAsia"/>
                <w:b w:val="0"/>
              </w:rPr>
              <w:t>aresetn</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AXI bus reset</w:t>
            </w:r>
          </w:p>
        </w:tc>
      </w:tr>
      <w:tr w:rsidR="000B0C00" w:rsidRPr="00011B38" w:rsidTr="00BB25F0">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core_clk</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Core clock</w:t>
            </w:r>
          </w:p>
        </w:tc>
      </w:tr>
      <w:tr w:rsidR="000B0C00" w:rsidRPr="00011B38" w:rsidTr="00BB25F0">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r w:rsidRPr="00BB25F0">
              <w:rPr>
                <w:rFonts w:eastAsiaTheme="minorEastAsia"/>
                <w:b w:val="0"/>
              </w:rPr>
              <w:t>core_reset_n</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Core reset</w:t>
            </w:r>
          </w:p>
        </w:tc>
      </w:tr>
      <w:tr w:rsidR="000B0C00" w:rsidRPr="00011B38" w:rsidTr="00BB25F0">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r w:rsidRPr="00BB25F0">
              <w:rPr>
                <w:rFonts w:eastAsiaTheme="minorEastAsia"/>
                <w:b w:val="0"/>
              </w:rPr>
              <w:t>cpu_estrb</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Clock enable from BUS to CPU</w:t>
            </w:r>
          </w:p>
        </w:tc>
      </w:tr>
      <w:tr w:rsidR="000B0C00" w:rsidRPr="00011B38" w:rsidTr="00BB25F0">
        <w:trPr>
          <w:cantSplit/>
        </w:trPr>
        <w:tc>
          <w:tcPr>
            <w:tcW w:w="2863" w:type="dxa"/>
            <w:tcBorders>
              <w:top w:val="single" w:sz="4" w:space="0" w:color="0000FF"/>
              <w:bottom w:val="single" w:sz="4" w:space="0" w:color="0000FF"/>
              <w:right w:val="nil"/>
            </w:tcBorders>
            <w:shd w:val="clear" w:color="auto" w:fill="FFFFFF"/>
            <w:vAlign w:val="center"/>
          </w:tcPr>
          <w:p w:rsidR="000B0C00" w:rsidRPr="00BB25F0" w:rsidRDefault="000B0C00" w:rsidP="00BB25F0">
            <w:pPr>
              <w:pStyle w:val="TableContent-Left"/>
              <w:rPr>
                <w:rFonts w:eastAsiaTheme="minorEastAsia"/>
                <w:b w:val="0"/>
              </w:rPr>
            </w:pPr>
            <w:r w:rsidRPr="00BB25F0">
              <w:rPr>
                <w:rFonts w:eastAsiaTheme="minorEastAsia"/>
                <w:b w:val="0"/>
              </w:rPr>
              <w:t>sync_mode</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top w:val="single" w:sz="4" w:space="0" w:color="0000FF"/>
              <w:left w:val="nil"/>
              <w:bottom w:val="single" w:sz="4" w:space="0" w:color="0000FF"/>
            </w:tcBorders>
            <w:shd w:val="clear" w:color="auto" w:fill="FFFFFF"/>
            <w:vAlign w:val="center"/>
          </w:tcPr>
          <w:p w:rsidR="000B0C00" w:rsidRDefault="000B0C00" w:rsidP="00BB25F0">
            <w:pPr>
              <w:pStyle w:val="TableContent-Left"/>
              <w:rPr>
                <w:rFonts w:eastAsiaTheme="minorEastAsia"/>
                <w:b w:val="0"/>
              </w:rPr>
            </w:pPr>
            <w:r>
              <w:rPr>
                <w:rFonts w:eastAsiaTheme="minorEastAsia" w:hint="eastAsia"/>
                <w:b w:val="0"/>
              </w:rPr>
              <w:t>SYNC or ASYNC mode</w:t>
            </w:r>
          </w:p>
        </w:tc>
      </w:tr>
      <w:tr w:rsidR="000B0C00" w:rsidTr="0048006F">
        <w:trPr>
          <w:cantSplit/>
        </w:trPr>
        <w:tc>
          <w:tcPr>
            <w:tcW w:w="2863" w:type="dxa"/>
            <w:tcBorders>
              <w:top w:val="single" w:sz="4" w:space="0" w:color="0000FF"/>
              <w:bottom w:val="single" w:sz="4" w:space="0" w:color="0000FF"/>
              <w:right w:val="nil"/>
            </w:tcBorders>
            <w:shd w:val="clear" w:color="auto" w:fill="FFFFFF"/>
            <w:vAlign w:val="center"/>
          </w:tcPr>
          <w:p w:rsidR="000B0C00" w:rsidRPr="00BB25F0" w:rsidRDefault="000B0C00" w:rsidP="00861D4E">
            <w:pPr>
              <w:pStyle w:val="TableContent-Left"/>
              <w:rPr>
                <w:rFonts w:eastAsiaTheme="minorEastAsia"/>
                <w:b w:val="0"/>
              </w:rPr>
            </w:pPr>
            <w:r w:rsidRPr="0048006F">
              <w:rPr>
                <w:rFonts w:eastAsiaTheme="minorEastAsia"/>
                <w:b w:val="0"/>
              </w:rPr>
              <w:t>biu_ucore_standby_ready</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861D4E">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Default="000B0C00" w:rsidP="00861D4E">
            <w:pPr>
              <w:pStyle w:val="TableContent-Left"/>
              <w:rPr>
                <w:rFonts w:eastAsiaTheme="minorEastAsia"/>
                <w:b w:val="0"/>
              </w:rPr>
            </w:pPr>
            <w:r>
              <w:rPr>
                <w:rFonts w:eastAsiaTheme="minorEastAsia" w:hint="eastAsia"/>
                <w:b w:val="0"/>
              </w:rPr>
              <w:t>BIU Standby ready</w:t>
            </w:r>
          </w:p>
        </w:tc>
      </w:tr>
      <w:tr w:rsidR="000B0C00" w:rsidRPr="00011B38" w:rsidTr="004800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861D4E">
            <w:pPr>
              <w:pStyle w:val="TableContent-Left"/>
              <w:rPr>
                <w:rFonts w:eastAsiaTheme="minorEastAsia"/>
                <w:b w:val="0"/>
              </w:rPr>
            </w:pPr>
            <w:r w:rsidRPr="00BB25F0">
              <w:rPr>
                <w:rFonts w:eastAsiaTheme="minorEastAsia"/>
                <w:b w:val="0"/>
              </w:rPr>
              <w:t>biu_pcu_ready_to_gck</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861D4E">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861D4E">
            <w:pPr>
              <w:pStyle w:val="TableContent-Left"/>
              <w:rPr>
                <w:rFonts w:eastAsiaTheme="minorEastAsia"/>
                <w:b w:val="0"/>
              </w:rPr>
            </w:pPr>
            <w:r>
              <w:rPr>
                <w:rFonts w:eastAsiaTheme="minorEastAsia" w:hint="eastAsia"/>
                <w:b w:val="0"/>
              </w:rPr>
              <w:t>BIU to PCU ready to gck</w:t>
            </w:r>
          </w:p>
        </w:tc>
      </w:tr>
      <w:tr w:rsidR="000B0C00" w:rsidRPr="00011B38" w:rsidTr="0048006F">
        <w:trPr>
          <w:cantSplit/>
        </w:trPr>
        <w:tc>
          <w:tcPr>
            <w:tcW w:w="2863" w:type="dxa"/>
            <w:tcBorders>
              <w:top w:val="single" w:sz="4" w:space="0" w:color="0000FF"/>
              <w:bottom w:val="single" w:sz="4" w:space="0" w:color="0000FF"/>
              <w:right w:val="nil"/>
            </w:tcBorders>
            <w:shd w:val="clear" w:color="auto" w:fill="FFFFFF"/>
            <w:vAlign w:val="center"/>
          </w:tcPr>
          <w:p w:rsidR="000B0C00" w:rsidRPr="00D6137D" w:rsidRDefault="000B0C00" w:rsidP="00DB6F86">
            <w:pPr>
              <w:adjustRightInd w:val="0"/>
              <w:snapToGrid/>
              <w:spacing w:before="120" w:after="120" w:line="0" w:lineRule="atLeast"/>
              <w:textAlignment w:val="baseline"/>
              <w:rPr>
                <w:rFonts w:eastAsia="新細明體" w:cs="Candara"/>
                <w:color w:val="000000"/>
                <w:sz w:val="20"/>
                <w:szCs w:val="24"/>
              </w:rPr>
            </w:pPr>
            <w:r w:rsidRPr="00B032BB">
              <w:rPr>
                <w:rFonts w:eastAsia="新細明體" w:cs="Candara"/>
                <w:color w:val="000000"/>
                <w:sz w:val="20"/>
                <w:szCs w:val="24"/>
              </w:rPr>
              <w:t>ardebug_access</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DB6F86">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Default="000B0C00" w:rsidP="00DB6F86">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Read debug access</w:t>
            </w:r>
          </w:p>
        </w:tc>
      </w:tr>
      <w:tr w:rsidR="000B0C00" w:rsidRPr="00011B38" w:rsidTr="0048006F">
        <w:trPr>
          <w:cantSplit/>
        </w:trPr>
        <w:tc>
          <w:tcPr>
            <w:tcW w:w="2863" w:type="dxa"/>
            <w:tcBorders>
              <w:top w:val="single" w:sz="4" w:space="0" w:color="0000FF"/>
              <w:bottom w:val="single" w:sz="4" w:space="0" w:color="0000FF"/>
              <w:right w:val="nil"/>
            </w:tcBorders>
            <w:shd w:val="clear" w:color="auto" w:fill="FFFFFF"/>
            <w:vAlign w:val="center"/>
          </w:tcPr>
          <w:p w:rsidR="000B0C00" w:rsidRPr="00B032BB" w:rsidRDefault="000B0C00" w:rsidP="00DB6F86">
            <w:pPr>
              <w:adjustRightInd w:val="0"/>
              <w:snapToGrid/>
              <w:spacing w:before="120" w:after="120" w:line="0" w:lineRule="atLeast"/>
              <w:textAlignment w:val="baseline"/>
              <w:rPr>
                <w:rFonts w:eastAsia="新細明體" w:cs="Candara"/>
                <w:color w:val="000000"/>
                <w:sz w:val="20"/>
                <w:szCs w:val="24"/>
              </w:rPr>
            </w:pPr>
            <w:r w:rsidRPr="00B032BB">
              <w:rPr>
                <w:rFonts w:eastAsia="新細明體" w:cs="Candara"/>
                <w:color w:val="000000"/>
                <w:sz w:val="20"/>
                <w:szCs w:val="24"/>
              </w:rPr>
              <w:t>awdebug_access</w:t>
            </w:r>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DB6F86">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Default="000B0C00" w:rsidP="00DB6F86">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Write debug access</w:t>
            </w:r>
          </w:p>
        </w:tc>
      </w:tr>
      <w:tr w:rsidR="00315D74" w:rsidRPr="00011B38" w:rsidTr="0048006F">
        <w:trPr>
          <w:cantSplit/>
          <w:ins w:id="425" w:author="ANDESTECH\ryjou" w:date="2016-03-10T13:23:00Z"/>
        </w:trPr>
        <w:tc>
          <w:tcPr>
            <w:tcW w:w="2863" w:type="dxa"/>
            <w:tcBorders>
              <w:top w:val="single" w:sz="4" w:space="0" w:color="0000FF"/>
              <w:bottom w:val="single" w:sz="4" w:space="0" w:color="0000FF"/>
              <w:right w:val="nil"/>
            </w:tcBorders>
            <w:shd w:val="clear" w:color="auto" w:fill="FFFFFF"/>
            <w:vAlign w:val="center"/>
          </w:tcPr>
          <w:p w:rsidR="00315D74" w:rsidRPr="00B032BB" w:rsidRDefault="00315D74" w:rsidP="00DB6F86">
            <w:pPr>
              <w:adjustRightInd w:val="0"/>
              <w:snapToGrid/>
              <w:spacing w:before="120" w:after="120" w:line="0" w:lineRule="atLeast"/>
              <w:textAlignment w:val="baseline"/>
              <w:rPr>
                <w:ins w:id="426" w:author="ANDESTECH\ryjou" w:date="2016-03-10T13:23:00Z"/>
                <w:rFonts w:eastAsia="新細明體" w:cs="Candara"/>
                <w:color w:val="000000"/>
                <w:sz w:val="20"/>
                <w:szCs w:val="24"/>
              </w:rPr>
            </w:pPr>
            <w:ins w:id="427" w:author="ANDESTECH\ryjou" w:date="2016-03-10T13:23:00Z">
              <w:r>
                <w:rPr>
                  <w:rFonts w:eastAsia="新細明體" w:cs="Candara" w:hint="eastAsia"/>
                  <w:color w:val="000000"/>
                  <w:sz w:val="20"/>
                  <w:szCs w:val="24"/>
                </w:rPr>
                <w:t>hclk</w:t>
              </w:r>
            </w:ins>
          </w:p>
        </w:tc>
        <w:tc>
          <w:tcPr>
            <w:tcW w:w="1106" w:type="dxa"/>
            <w:tcBorders>
              <w:top w:val="single" w:sz="4" w:space="0" w:color="0000FF"/>
              <w:left w:val="nil"/>
              <w:bottom w:val="single" w:sz="4" w:space="0" w:color="0000FF"/>
              <w:right w:val="nil"/>
            </w:tcBorders>
            <w:shd w:val="clear" w:color="auto" w:fill="FFFFFF"/>
            <w:vAlign w:val="center"/>
          </w:tcPr>
          <w:p w:rsidR="00315D74" w:rsidRDefault="00315D74" w:rsidP="00DB6F86">
            <w:pPr>
              <w:adjustRightInd w:val="0"/>
              <w:snapToGrid/>
              <w:spacing w:before="120" w:after="120" w:line="0" w:lineRule="atLeast"/>
              <w:jc w:val="center"/>
              <w:textAlignment w:val="baseline"/>
              <w:rPr>
                <w:ins w:id="428" w:author="ANDESTECH\ryjou" w:date="2016-03-10T13:23:00Z"/>
                <w:rFonts w:eastAsia="新細明體" w:cs="Candara"/>
                <w:color w:val="000000" w:themeColor="text1"/>
                <w:sz w:val="20"/>
                <w:szCs w:val="24"/>
              </w:rPr>
            </w:pPr>
            <w:ins w:id="429" w:author="ANDESTECH\ryjou" w:date="2016-03-10T13:23:00Z">
              <w:r>
                <w:rPr>
                  <w:rFonts w:eastAsia="新細明體" w:cs="Candara" w:hint="eastAsia"/>
                  <w:color w:val="000000" w:themeColor="text1"/>
                  <w:sz w:val="20"/>
                  <w:szCs w:val="24"/>
                </w:rPr>
                <w:t>I</w:t>
              </w:r>
            </w:ins>
          </w:p>
        </w:tc>
        <w:tc>
          <w:tcPr>
            <w:tcW w:w="6373" w:type="dxa"/>
            <w:tcBorders>
              <w:top w:val="single" w:sz="4" w:space="0" w:color="0000FF"/>
              <w:left w:val="nil"/>
              <w:bottom w:val="single" w:sz="4" w:space="0" w:color="0000FF"/>
            </w:tcBorders>
            <w:shd w:val="clear" w:color="auto" w:fill="FFFFFF"/>
            <w:vAlign w:val="center"/>
          </w:tcPr>
          <w:p w:rsidR="00315D74" w:rsidRDefault="00315D74" w:rsidP="00DB6F86">
            <w:pPr>
              <w:adjustRightInd w:val="0"/>
              <w:snapToGrid/>
              <w:spacing w:before="120" w:after="120" w:line="0" w:lineRule="atLeast"/>
              <w:textAlignment w:val="baseline"/>
              <w:rPr>
                <w:ins w:id="430" w:author="ANDESTECH\ryjou" w:date="2016-03-10T13:23:00Z"/>
                <w:rFonts w:eastAsia="新細明體" w:cs="Candara"/>
                <w:color w:val="000000"/>
                <w:sz w:val="20"/>
                <w:szCs w:val="24"/>
              </w:rPr>
            </w:pPr>
            <w:ins w:id="431" w:author="ANDESTECH\ryjou" w:date="2016-03-10T13:23:00Z">
              <w:r>
                <w:rPr>
                  <w:rFonts w:eastAsia="新細明體" w:cs="Candara" w:hint="eastAsia"/>
                  <w:color w:val="000000"/>
                  <w:sz w:val="20"/>
                  <w:szCs w:val="24"/>
                </w:rPr>
                <w:t>AHB bus system clock</w:t>
              </w:r>
            </w:ins>
          </w:p>
        </w:tc>
      </w:tr>
      <w:tr w:rsidR="00315D74" w:rsidRPr="00011B38" w:rsidTr="0048006F">
        <w:trPr>
          <w:cantSplit/>
          <w:ins w:id="432" w:author="ANDESTECH\ryjou" w:date="2016-03-10T13:23:00Z"/>
        </w:trPr>
        <w:tc>
          <w:tcPr>
            <w:tcW w:w="2863" w:type="dxa"/>
            <w:tcBorders>
              <w:top w:val="single" w:sz="4" w:space="0" w:color="0000FF"/>
              <w:bottom w:val="single" w:sz="4" w:space="0" w:color="0000FF"/>
              <w:right w:val="nil"/>
            </w:tcBorders>
            <w:shd w:val="clear" w:color="auto" w:fill="FFFFFF"/>
            <w:vAlign w:val="center"/>
          </w:tcPr>
          <w:p w:rsidR="00315D74" w:rsidRPr="00B032BB" w:rsidRDefault="00315D74" w:rsidP="00DB6F86">
            <w:pPr>
              <w:adjustRightInd w:val="0"/>
              <w:snapToGrid/>
              <w:spacing w:before="120" w:after="120" w:line="0" w:lineRule="atLeast"/>
              <w:textAlignment w:val="baseline"/>
              <w:rPr>
                <w:ins w:id="433" w:author="ANDESTECH\ryjou" w:date="2016-03-10T13:23:00Z"/>
                <w:rFonts w:eastAsia="新細明體" w:cs="Candara"/>
                <w:color w:val="000000"/>
                <w:sz w:val="20"/>
                <w:szCs w:val="24"/>
              </w:rPr>
            </w:pPr>
            <w:ins w:id="434" w:author="ANDESTECH\ryjou" w:date="2016-03-10T13:24:00Z">
              <w:r>
                <w:rPr>
                  <w:rFonts w:eastAsia="新細明體" w:cs="Candara" w:hint="eastAsia"/>
                  <w:color w:val="000000"/>
                  <w:sz w:val="20"/>
                  <w:szCs w:val="24"/>
                </w:rPr>
                <w:t>hreset_n</w:t>
              </w:r>
            </w:ins>
          </w:p>
        </w:tc>
        <w:tc>
          <w:tcPr>
            <w:tcW w:w="1106" w:type="dxa"/>
            <w:tcBorders>
              <w:top w:val="single" w:sz="4" w:space="0" w:color="0000FF"/>
              <w:left w:val="nil"/>
              <w:bottom w:val="single" w:sz="4" w:space="0" w:color="0000FF"/>
              <w:right w:val="nil"/>
            </w:tcBorders>
            <w:shd w:val="clear" w:color="auto" w:fill="FFFFFF"/>
            <w:vAlign w:val="center"/>
          </w:tcPr>
          <w:p w:rsidR="00315D74" w:rsidRDefault="00315D74" w:rsidP="00DB6F86">
            <w:pPr>
              <w:adjustRightInd w:val="0"/>
              <w:snapToGrid/>
              <w:spacing w:before="120" w:after="120" w:line="0" w:lineRule="atLeast"/>
              <w:jc w:val="center"/>
              <w:textAlignment w:val="baseline"/>
              <w:rPr>
                <w:ins w:id="435" w:author="ANDESTECH\ryjou" w:date="2016-03-10T13:23:00Z"/>
                <w:rFonts w:eastAsia="新細明體" w:cs="Candara"/>
                <w:color w:val="000000" w:themeColor="text1"/>
                <w:sz w:val="20"/>
                <w:szCs w:val="24"/>
              </w:rPr>
            </w:pPr>
            <w:ins w:id="436" w:author="ANDESTECH\ryjou" w:date="2016-03-10T13:24:00Z">
              <w:r>
                <w:rPr>
                  <w:rFonts w:eastAsia="新細明體" w:cs="Candara" w:hint="eastAsia"/>
                  <w:color w:val="000000" w:themeColor="text1"/>
                  <w:sz w:val="20"/>
                  <w:szCs w:val="24"/>
                </w:rPr>
                <w:t>I</w:t>
              </w:r>
            </w:ins>
          </w:p>
        </w:tc>
        <w:tc>
          <w:tcPr>
            <w:tcW w:w="6373" w:type="dxa"/>
            <w:tcBorders>
              <w:top w:val="single" w:sz="4" w:space="0" w:color="0000FF"/>
              <w:left w:val="nil"/>
              <w:bottom w:val="single" w:sz="4" w:space="0" w:color="0000FF"/>
            </w:tcBorders>
            <w:shd w:val="clear" w:color="auto" w:fill="FFFFFF"/>
            <w:vAlign w:val="center"/>
          </w:tcPr>
          <w:p w:rsidR="00315D74" w:rsidRDefault="00315D74" w:rsidP="00DB6F86">
            <w:pPr>
              <w:adjustRightInd w:val="0"/>
              <w:snapToGrid/>
              <w:spacing w:before="120" w:after="120" w:line="0" w:lineRule="atLeast"/>
              <w:textAlignment w:val="baseline"/>
              <w:rPr>
                <w:ins w:id="437" w:author="ANDESTECH\ryjou" w:date="2016-03-10T13:23:00Z"/>
                <w:rFonts w:eastAsia="新細明體" w:cs="Candara"/>
                <w:color w:val="000000"/>
                <w:sz w:val="20"/>
                <w:szCs w:val="24"/>
              </w:rPr>
            </w:pPr>
            <w:ins w:id="438" w:author="ANDESTECH\ryjou" w:date="2016-03-10T13:24:00Z">
              <w:r>
                <w:rPr>
                  <w:rFonts w:eastAsia="新細明體" w:cs="Candara" w:hint="eastAsia"/>
                  <w:color w:val="000000"/>
                  <w:sz w:val="20"/>
                  <w:szCs w:val="24"/>
                </w:rPr>
                <w:t>AHB bus reset</w:t>
              </w:r>
            </w:ins>
          </w:p>
        </w:tc>
      </w:tr>
      <w:tr w:rsidR="00315D74" w:rsidRPr="00712E32" w:rsidTr="00CB2AF5">
        <w:trPr>
          <w:cantSplit/>
          <w:ins w:id="439" w:author="ANDESTECH\ryjou" w:date="2016-03-10T13:21:00Z"/>
        </w:trPr>
        <w:tc>
          <w:tcPr>
            <w:tcW w:w="10342" w:type="dxa"/>
            <w:gridSpan w:val="3"/>
            <w:tcBorders>
              <w:top w:val="single" w:sz="12" w:space="0" w:color="0000FF"/>
              <w:bottom w:val="single" w:sz="12" w:space="0" w:color="0000FF"/>
            </w:tcBorders>
            <w:shd w:val="clear" w:color="auto" w:fill="FFFFFF"/>
            <w:vAlign w:val="center"/>
          </w:tcPr>
          <w:p w:rsidR="00315D74" w:rsidRPr="00712E32" w:rsidRDefault="00315D74">
            <w:pPr>
              <w:adjustRightInd w:val="0"/>
              <w:snapToGrid/>
              <w:spacing w:before="120" w:after="120" w:line="0" w:lineRule="atLeast"/>
              <w:textAlignment w:val="baseline"/>
              <w:rPr>
                <w:ins w:id="440" w:author="ANDESTECH\ryjou" w:date="2016-03-10T13:21:00Z"/>
                <w:rFonts w:eastAsia="Candara" w:cs="Candara"/>
                <w:b/>
                <w:color w:val="000000"/>
                <w:sz w:val="20"/>
                <w:szCs w:val="24"/>
              </w:rPr>
            </w:pPr>
            <w:ins w:id="441" w:author="ANDESTECH\ryjou" w:date="2016-03-10T13:21:00Z">
              <w:r>
                <w:rPr>
                  <w:rFonts w:eastAsia="新細明體" w:cs="Candara" w:hint="eastAsia"/>
                  <w:b/>
                  <w:color w:val="000000"/>
                  <w:sz w:val="20"/>
                  <w:szCs w:val="24"/>
                </w:rPr>
                <w:t xml:space="preserve">AHB general </w:t>
              </w:r>
              <w:r w:rsidRPr="00712E32">
                <w:rPr>
                  <w:rFonts w:eastAsia="新細明體" w:cs="Candara"/>
                  <w:b/>
                  <w:color w:val="000000"/>
                  <w:sz w:val="20"/>
                  <w:szCs w:val="24"/>
                </w:rPr>
                <w:t>signals</w:t>
              </w:r>
            </w:ins>
          </w:p>
        </w:tc>
      </w:tr>
      <w:tr w:rsidR="00315D74" w:rsidRPr="00712E32" w:rsidTr="00CB2AF5">
        <w:trPr>
          <w:cantSplit/>
          <w:ins w:id="442" w:author="ANDESTECH\ryjou" w:date="2016-03-10T13:21:00Z"/>
        </w:trPr>
        <w:tc>
          <w:tcPr>
            <w:tcW w:w="2863" w:type="dxa"/>
            <w:tcBorders>
              <w:top w:val="single" w:sz="12" w:space="0" w:color="0000FF"/>
            </w:tcBorders>
            <w:shd w:val="clear" w:color="auto" w:fill="FFFFFF"/>
            <w:vAlign w:val="center"/>
          </w:tcPr>
          <w:p w:rsidR="00315D74" w:rsidRPr="00712E32" w:rsidRDefault="00315D74" w:rsidP="00CB2AF5">
            <w:pPr>
              <w:adjustRightInd w:val="0"/>
              <w:snapToGrid/>
              <w:spacing w:before="120" w:after="120" w:line="0" w:lineRule="atLeast"/>
              <w:textAlignment w:val="baseline"/>
              <w:rPr>
                <w:ins w:id="443" w:author="ANDESTECH\ryjou" w:date="2016-03-10T13:21:00Z"/>
                <w:rFonts w:eastAsia="新細明體" w:cs="Candara"/>
                <w:color w:val="000000"/>
                <w:sz w:val="20"/>
                <w:szCs w:val="24"/>
              </w:rPr>
            </w:pPr>
            <w:ins w:id="444" w:author="ANDESTECH\ryjou" w:date="2016-03-10T13:21:00Z">
              <w:r>
                <w:rPr>
                  <w:rFonts w:eastAsia="新細明體" w:cs="Candara" w:hint="eastAsia"/>
                  <w:color w:val="000000"/>
                  <w:sz w:val="20"/>
                  <w:szCs w:val="24"/>
                </w:rPr>
                <w:t>haddr[</w:t>
              </w:r>
              <w:r w:rsidRPr="00315D74">
                <w:rPr>
                  <w:rFonts w:eastAsia="新細明體" w:cs="Candara"/>
                  <w:color w:val="000000"/>
                  <w:sz w:val="20"/>
                  <w:szCs w:val="24"/>
                </w:rPr>
                <w:t>`NDS_ADDR_MSB:0</w:t>
              </w:r>
              <w:r>
                <w:rPr>
                  <w:rFonts w:eastAsia="新細明體" w:cs="Candara" w:hint="eastAsia"/>
                  <w:color w:val="000000"/>
                  <w:sz w:val="20"/>
                  <w:szCs w:val="24"/>
                </w:rPr>
                <w:t>]</w:t>
              </w:r>
            </w:ins>
          </w:p>
        </w:tc>
        <w:tc>
          <w:tcPr>
            <w:tcW w:w="1106" w:type="dxa"/>
            <w:tcBorders>
              <w:top w:val="single" w:sz="12" w:space="0" w:color="0000FF"/>
            </w:tcBorders>
            <w:shd w:val="clear" w:color="auto" w:fill="FFFFFF"/>
            <w:vAlign w:val="center"/>
          </w:tcPr>
          <w:p w:rsidR="00315D74" w:rsidRPr="00712E32" w:rsidRDefault="00EA3CF2" w:rsidP="00CB2AF5">
            <w:pPr>
              <w:adjustRightInd w:val="0"/>
              <w:snapToGrid/>
              <w:spacing w:before="120" w:after="120" w:line="0" w:lineRule="atLeast"/>
              <w:jc w:val="center"/>
              <w:textAlignment w:val="baseline"/>
              <w:rPr>
                <w:ins w:id="445" w:author="ANDESTECH\ryjou" w:date="2016-03-10T13:21:00Z"/>
                <w:rFonts w:eastAsia="新細明體" w:cs="Candara"/>
                <w:color w:val="000000"/>
                <w:sz w:val="20"/>
                <w:szCs w:val="24"/>
              </w:rPr>
            </w:pPr>
            <w:ins w:id="446" w:author="ANDESTECH\ryjou" w:date="2016-03-16T09:20:00Z">
              <w:r>
                <w:rPr>
                  <w:rFonts w:eastAsia="新細明體" w:cs="Candara" w:hint="eastAsia"/>
                  <w:color w:val="000000"/>
                  <w:sz w:val="20"/>
                  <w:szCs w:val="24"/>
                </w:rPr>
                <w:t>O</w:t>
              </w:r>
            </w:ins>
          </w:p>
        </w:tc>
        <w:tc>
          <w:tcPr>
            <w:tcW w:w="6373" w:type="dxa"/>
            <w:tcBorders>
              <w:top w:val="single" w:sz="12" w:space="0" w:color="0000FF"/>
            </w:tcBorders>
            <w:shd w:val="clear" w:color="auto" w:fill="FFFFFF"/>
            <w:vAlign w:val="center"/>
          </w:tcPr>
          <w:p w:rsidR="00315D74" w:rsidRPr="00712E32" w:rsidRDefault="00315D74" w:rsidP="00CB2AF5">
            <w:pPr>
              <w:adjustRightInd w:val="0"/>
              <w:snapToGrid/>
              <w:spacing w:before="120" w:after="120" w:line="0" w:lineRule="atLeast"/>
              <w:textAlignment w:val="baseline"/>
              <w:rPr>
                <w:ins w:id="447" w:author="ANDESTECH\ryjou" w:date="2016-03-10T13:21:00Z"/>
                <w:rFonts w:eastAsia="新細明體" w:cs="Candara"/>
                <w:color w:val="000000"/>
                <w:sz w:val="20"/>
                <w:szCs w:val="24"/>
              </w:rPr>
            </w:pPr>
            <w:ins w:id="448" w:author="ANDESTECH\ryjou" w:date="2016-03-10T13:21:00Z">
              <w:r>
                <w:rPr>
                  <w:rFonts w:eastAsia="新細明體" w:cs="Candara" w:hint="eastAsia"/>
                  <w:color w:val="000000"/>
                  <w:sz w:val="20"/>
                  <w:szCs w:val="24"/>
                </w:rPr>
                <w:t>AHB system address bus</w:t>
              </w:r>
            </w:ins>
          </w:p>
        </w:tc>
      </w:tr>
      <w:tr w:rsidR="00315D74" w:rsidTr="00CB2AF5">
        <w:trPr>
          <w:cantSplit/>
          <w:ins w:id="449" w:author="ANDESTECH\ryjou" w:date="2016-03-10T13:21:00Z"/>
        </w:trPr>
        <w:tc>
          <w:tcPr>
            <w:tcW w:w="2863" w:type="dxa"/>
            <w:shd w:val="clear" w:color="auto" w:fill="FFFFFF"/>
            <w:vAlign w:val="center"/>
          </w:tcPr>
          <w:p w:rsidR="00315D74" w:rsidRDefault="00A93C6B" w:rsidP="00CB2AF5">
            <w:pPr>
              <w:adjustRightInd w:val="0"/>
              <w:snapToGrid/>
              <w:spacing w:before="120" w:after="120" w:line="0" w:lineRule="atLeast"/>
              <w:textAlignment w:val="baseline"/>
              <w:rPr>
                <w:ins w:id="450" w:author="ANDESTECH\ryjou" w:date="2016-03-10T13:21:00Z"/>
                <w:rFonts w:eastAsia="新細明體" w:cs="Candara"/>
                <w:color w:val="000000"/>
                <w:sz w:val="20"/>
                <w:szCs w:val="24"/>
              </w:rPr>
            </w:pPr>
            <w:ins w:id="451" w:author="ANDESTECH\ryjou" w:date="2016-03-10T13:24:00Z">
              <w:r>
                <w:rPr>
                  <w:rFonts w:eastAsia="新細明體" w:cs="Candara" w:hint="eastAsia"/>
                  <w:color w:val="000000"/>
                  <w:sz w:val="20"/>
                  <w:szCs w:val="24"/>
                </w:rPr>
                <w:lastRenderedPageBreak/>
                <w:t>h</w:t>
              </w:r>
            </w:ins>
            <w:ins w:id="452" w:author="ANDESTECH\ryjou" w:date="2016-03-10T13:21:00Z">
              <w:r>
                <w:rPr>
                  <w:rFonts w:eastAsia="新細明體" w:cs="Candara" w:hint="eastAsia"/>
                  <w:color w:val="000000"/>
                  <w:sz w:val="20"/>
                  <w:szCs w:val="24"/>
                </w:rPr>
                <w:t>burst</w:t>
              </w:r>
            </w:ins>
            <w:ins w:id="453" w:author="ANDESTECH\ryjou" w:date="2016-03-10T13:24:00Z">
              <w:r>
                <w:rPr>
                  <w:rFonts w:eastAsia="新細明體" w:cs="Candara" w:hint="eastAsia"/>
                  <w:color w:val="000000"/>
                  <w:sz w:val="20"/>
                  <w:szCs w:val="24"/>
                </w:rPr>
                <w:t xml:space="preserve"> </w:t>
              </w:r>
            </w:ins>
            <w:ins w:id="454" w:author="ANDESTECH\ryjou" w:date="2016-03-10T13:21:00Z">
              <w:r w:rsidR="00315D74">
                <w:rPr>
                  <w:rFonts w:eastAsia="新細明體" w:cs="Candara" w:hint="eastAsia"/>
                  <w:color w:val="000000"/>
                  <w:sz w:val="20"/>
                  <w:szCs w:val="24"/>
                </w:rPr>
                <w:t>[2:0]</w:t>
              </w:r>
            </w:ins>
          </w:p>
        </w:tc>
        <w:tc>
          <w:tcPr>
            <w:tcW w:w="1106" w:type="dxa"/>
            <w:shd w:val="clear" w:color="auto" w:fill="FFFFFF"/>
            <w:vAlign w:val="center"/>
          </w:tcPr>
          <w:p w:rsidR="00315D74" w:rsidRDefault="00EA3CF2" w:rsidP="00CB2AF5">
            <w:pPr>
              <w:adjustRightInd w:val="0"/>
              <w:snapToGrid/>
              <w:spacing w:before="120" w:after="120" w:line="0" w:lineRule="atLeast"/>
              <w:jc w:val="center"/>
              <w:textAlignment w:val="baseline"/>
              <w:rPr>
                <w:ins w:id="455" w:author="ANDESTECH\ryjou" w:date="2016-03-10T13:21:00Z"/>
                <w:rFonts w:eastAsia="新細明體" w:cs="Candara"/>
                <w:color w:val="000000"/>
                <w:sz w:val="20"/>
                <w:szCs w:val="24"/>
              </w:rPr>
            </w:pPr>
            <w:ins w:id="456" w:author="ANDESTECH\ryjou" w:date="2016-03-16T09:21:00Z">
              <w:r>
                <w:rPr>
                  <w:rFonts w:eastAsia="新細明體" w:cs="Candara" w:hint="eastAsia"/>
                  <w:color w:val="000000"/>
                  <w:sz w:val="20"/>
                  <w:szCs w:val="24"/>
                </w:rPr>
                <w:t>O</w:t>
              </w:r>
            </w:ins>
          </w:p>
        </w:tc>
        <w:tc>
          <w:tcPr>
            <w:tcW w:w="6373" w:type="dxa"/>
            <w:shd w:val="clear" w:color="auto" w:fill="FFFFFF"/>
            <w:vAlign w:val="center"/>
          </w:tcPr>
          <w:p w:rsidR="00315D74" w:rsidRDefault="00315D74" w:rsidP="00CB2AF5">
            <w:pPr>
              <w:adjustRightInd w:val="0"/>
              <w:snapToGrid/>
              <w:spacing w:before="120" w:after="120" w:line="0" w:lineRule="atLeast"/>
              <w:textAlignment w:val="baseline"/>
              <w:rPr>
                <w:ins w:id="457" w:author="ANDESTECH\ryjou" w:date="2016-03-10T13:21:00Z"/>
                <w:rFonts w:eastAsia="新細明體" w:cs="Candara"/>
                <w:color w:val="000000"/>
                <w:sz w:val="20"/>
                <w:szCs w:val="24"/>
              </w:rPr>
            </w:pPr>
            <w:ins w:id="458" w:author="ANDESTECH\ryjou" w:date="2016-03-10T13:21:00Z">
              <w:r>
                <w:rPr>
                  <w:rFonts w:eastAsia="新細明體" w:cs="Candara" w:hint="eastAsia"/>
                  <w:color w:val="000000"/>
                  <w:sz w:val="20"/>
                  <w:szCs w:val="24"/>
                </w:rPr>
                <w:t>Burst transfer indication signals</w:t>
              </w:r>
            </w:ins>
          </w:p>
        </w:tc>
      </w:tr>
      <w:tr w:rsidR="00315D74" w:rsidTr="00CB2AF5">
        <w:trPr>
          <w:cantSplit/>
          <w:ins w:id="459" w:author="ANDESTECH\ryjou" w:date="2016-03-10T13:21:00Z"/>
        </w:trPr>
        <w:tc>
          <w:tcPr>
            <w:tcW w:w="2863" w:type="dxa"/>
            <w:shd w:val="clear" w:color="auto" w:fill="FFFFFF"/>
            <w:vAlign w:val="center"/>
          </w:tcPr>
          <w:p w:rsidR="00315D74" w:rsidRDefault="00315D74" w:rsidP="00CB2AF5">
            <w:pPr>
              <w:adjustRightInd w:val="0"/>
              <w:snapToGrid/>
              <w:spacing w:before="120" w:after="120" w:line="0" w:lineRule="atLeast"/>
              <w:textAlignment w:val="baseline"/>
              <w:rPr>
                <w:ins w:id="460" w:author="ANDESTECH\ryjou" w:date="2016-03-10T13:21:00Z"/>
                <w:rFonts w:eastAsia="新細明體" w:cs="Candara"/>
                <w:color w:val="000000"/>
                <w:sz w:val="20"/>
                <w:szCs w:val="24"/>
              </w:rPr>
            </w:pPr>
            <w:ins w:id="461" w:author="ANDESTECH\ryjou" w:date="2016-03-10T13:21:00Z">
              <w:r>
                <w:rPr>
                  <w:rFonts w:eastAsia="新細明體" w:cs="Candara" w:hint="eastAsia"/>
                  <w:color w:val="000000"/>
                  <w:sz w:val="20"/>
                  <w:szCs w:val="24"/>
                </w:rPr>
                <w:t>hprot [3:0]</w:t>
              </w:r>
            </w:ins>
          </w:p>
        </w:tc>
        <w:tc>
          <w:tcPr>
            <w:tcW w:w="1106" w:type="dxa"/>
            <w:shd w:val="clear" w:color="auto" w:fill="FFFFFF"/>
            <w:vAlign w:val="center"/>
          </w:tcPr>
          <w:p w:rsidR="00315D74" w:rsidRDefault="00EA3CF2" w:rsidP="00CB2AF5">
            <w:pPr>
              <w:adjustRightInd w:val="0"/>
              <w:snapToGrid/>
              <w:spacing w:before="120" w:after="120" w:line="0" w:lineRule="atLeast"/>
              <w:jc w:val="center"/>
              <w:textAlignment w:val="baseline"/>
              <w:rPr>
                <w:ins w:id="462" w:author="ANDESTECH\ryjou" w:date="2016-03-10T13:21:00Z"/>
                <w:rFonts w:eastAsia="新細明體" w:cs="Candara"/>
                <w:color w:val="000000"/>
                <w:sz w:val="20"/>
                <w:szCs w:val="24"/>
              </w:rPr>
            </w:pPr>
            <w:ins w:id="463" w:author="ANDESTECH\ryjou" w:date="2016-03-16T09:21:00Z">
              <w:r>
                <w:rPr>
                  <w:rFonts w:eastAsia="新細明體" w:cs="Candara" w:hint="eastAsia"/>
                  <w:color w:val="000000"/>
                  <w:sz w:val="20"/>
                  <w:szCs w:val="24"/>
                </w:rPr>
                <w:t>O</w:t>
              </w:r>
            </w:ins>
          </w:p>
        </w:tc>
        <w:tc>
          <w:tcPr>
            <w:tcW w:w="6373" w:type="dxa"/>
            <w:shd w:val="clear" w:color="auto" w:fill="FFFFFF"/>
            <w:vAlign w:val="center"/>
          </w:tcPr>
          <w:p w:rsidR="00315D74" w:rsidRDefault="00315D74" w:rsidP="00CB2AF5">
            <w:pPr>
              <w:adjustRightInd w:val="0"/>
              <w:snapToGrid/>
              <w:spacing w:before="120" w:after="120" w:line="0" w:lineRule="atLeast"/>
              <w:textAlignment w:val="baseline"/>
              <w:rPr>
                <w:ins w:id="464" w:author="ANDESTECH\ryjou" w:date="2016-03-10T13:21:00Z"/>
                <w:rFonts w:eastAsia="新細明體" w:cs="Candara"/>
                <w:color w:val="000000"/>
                <w:sz w:val="20"/>
                <w:szCs w:val="24"/>
              </w:rPr>
            </w:pPr>
            <w:ins w:id="465" w:author="ANDESTECH\ryjou" w:date="2016-03-10T13:21:00Z">
              <w:r>
                <w:rPr>
                  <w:rFonts w:eastAsia="新細明體" w:cs="Candara" w:hint="eastAsia"/>
                  <w:color w:val="000000"/>
                  <w:sz w:val="20"/>
                  <w:szCs w:val="24"/>
                </w:rPr>
                <w:t>Transfer protection control signals</w:t>
              </w:r>
            </w:ins>
          </w:p>
        </w:tc>
      </w:tr>
      <w:tr w:rsidR="00315D74" w:rsidTr="00CB2AF5">
        <w:trPr>
          <w:cantSplit/>
          <w:ins w:id="466" w:author="ANDESTECH\ryjou" w:date="2016-03-10T13:21:00Z"/>
        </w:trPr>
        <w:tc>
          <w:tcPr>
            <w:tcW w:w="2863" w:type="dxa"/>
            <w:shd w:val="clear" w:color="auto" w:fill="FFFFFF"/>
            <w:vAlign w:val="center"/>
          </w:tcPr>
          <w:p w:rsidR="00315D74" w:rsidRDefault="00315D74" w:rsidP="00CB2AF5">
            <w:pPr>
              <w:adjustRightInd w:val="0"/>
              <w:snapToGrid/>
              <w:spacing w:before="120" w:after="120" w:line="0" w:lineRule="atLeast"/>
              <w:textAlignment w:val="baseline"/>
              <w:rPr>
                <w:ins w:id="467" w:author="ANDESTECH\ryjou" w:date="2016-03-10T13:21:00Z"/>
                <w:rFonts w:eastAsia="新細明體" w:cs="Candara"/>
                <w:color w:val="000000"/>
                <w:sz w:val="20"/>
                <w:szCs w:val="24"/>
              </w:rPr>
            </w:pPr>
            <w:ins w:id="468" w:author="ANDESTECH\ryjou" w:date="2016-03-10T13:21:00Z">
              <w:r>
                <w:rPr>
                  <w:rFonts w:eastAsia="新細明體" w:cs="Candara" w:hint="eastAsia"/>
                  <w:color w:val="000000"/>
                  <w:sz w:val="20"/>
                  <w:szCs w:val="24"/>
                </w:rPr>
                <w:t>hsize [2:0]</w:t>
              </w:r>
            </w:ins>
          </w:p>
        </w:tc>
        <w:tc>
          <w:tcPr>
            <w:tcW w:w="1106" w:type="dxa"/>
            <w:shd w:val="clear" w:color="auto" w:fill="FFFFFF"/>
            <w:vAlign w:val="center"/>
          </w:tcPr>
          <w:p w:rsidR="00315D74" w:rsidRDefault="00EA3CF2" w:rsidP="00CB2AF5">
            <w:pPr>
              <w:adjustRightInd w:val="0"/>
              <w:snapToGrid/>
              <w:spacing w:before="120" w:after="120" w:line="0" w:lineRule="atLeast"/>
              <w:jc w:val="center"/>
              <w:textAlignment w:val="baseline"/>
              <w:rPr>
                <w:ins w:id="469" w:author="ANDESTECH\ryjou" w:date="2016-03-10T13:21:00Z"/>
                <w:rFonts w:eastAsia="新細明體" w:cs="Candara"/>
                <w:color w:val="000000"/>
                <w:sz w:val="20"/>
                <w:szCs w:val="24"/>
              </w:rPr>
            </w:pPr>
            <w:ins w:id="470" w:author="ANDESTECH\ryjou" w:date="2016-03-16T09:21:00Z">
              <w:r>
                <w:rPr>
                  <w:rFonts w:eastAsia="新細明體" w:cs="Candara" w:hint="eastAsia"/>
                  <w:color w:val="000000"/>
                  <w:sz w:val="20"/>
                  <w:szCs w:val="24"/>
                </w:rPr>
                <w:t>O</w:t>
              </w:r>
            </w:ins>
          </w:p>
        </w:tc>
        <w:tc>
          <w:tcPr>
            <w:tcW w:w="6373" w:type="dxa"/>
            <w:shd w:val="clear" w:color="auto" w:fill="FFFFFF"/>
            <w:vAlign w:val="center"/>
          </w:tcPr>
          <w:p w:rsidR="00315D74" w:rsidRDefault="00315D74" w:rsidP="00CB2AF5">
            <w:pPr>
              <w:adjustRightInd w:val="0"/>
              <w:snapToGrid/>
              <w:spacing w:before="120" w:after="120" w:line="0" w:lineRule="atLeast"/>
              <w:textAlignment w:val="baseline"/>
              <w:rPr>
                <w:ins w:id="471" w:author="ANDESTECH\ryjou" w:date="2016-03-10T13:21:00Z"/>
                <w:rFonts w:eastAsia="新細明體" w:cs="Candara"/>
                <w:color w:val="000000"/>
                <w:sz w:val="20"/>
                <w:szCs w:val="24"/>
              </w:rPr>
            </w:pPr>
            <w:ins w:id="472" w:author="ANDESTECH\ryjou" w:date="2016-03-10T13:21:00Z">
              <w:r>
                <w:rPr>
                  <w:rFonts w:eastAsia="新細明體" w:cs="Candara" w:hint="eastAsia"/>
                  <w:color w:val="000000"/>
                  <w:sz w:val="20"/>
                  <w:szCs w:val="24"/>
                </w:rPr>
                <w:t>Size of the transfer</w:t>
              </w:r>
            </w:ins>
          </w:p>
        </w:tc>
      </w:tr>
      <w:tr w:rsidR="00315D74" w:rsidRPr="00712E32" w:rsidTr="00CB2AF5">
        <w:trPr>
          <w:cantSplit/>
          <w:ins w:id="473" w:author="ANDESTECH\ryjou" w:date="2016-03-10T13:21:00Z"/>
        </w:trPr>
        <w:tc>
          <w:tcPr>
            <w:tcW w:w="2863" w:type="dxa"/>
            <w:tcBorders>
              <w:bottom w:val="single" w:sz="4" w:space="0" w:color="0000FF"/>
            </w:tcBorders>
            <w:shd w:val="clear" w:color="auto" w:fill="FFFFFF"/>
            <w:vAlign w:val="center"/>
          </w:tcPr>
          <w:p w:rsidR="00315D74" w:rsidRPr="00712E32" w:rsidRDefault="00315D74" w:rsidP="00CB2AF5">
            <w:pPr>
              <w:adjustRightInd w:val="0"/>
              <w:snapToGrid/>
              <w:spacing w:before="120" w:after="120" w:line="0" w:lineRule="atLeast"/>
              <w:textAlignment w:val="baseline"/>
              <w:rPr>
                <w:ins w:id="474" w:author="ANDESTECH\ryjou" w:date="2016-03-10T13:21:00Z"/>
                <w:rFonts w:eastAsia="新細明體" w:cs="Candara"/>
                <w:color w:val="000000"/>
                <w:sz w:val="20"/>
                <w:szCs w:val="24"/>
              </w:rPr>
            </w:pPr>
            <w:ins w:id="475" w:author="ANDESTECH\ryjou" w:date="2016-03-10T13:21:00Z">
              <w:r>
                <w:rPr>
                  <w:rFonts w:eastAsia="新細明體" w:cs="Candara" w:hint="eastAsia"/>
                  <w:color w:val="000000"/>
                  <w:sz w:val="20"/>
                  <w:szCs w:val="24"/>
                </w:rPr>
                <w:t>htrans [1:0]</w:t>
              </w:r>
            </w:ins>
          </w:p>
        </w:tc>
        <w:tc>
          <w:tcPr>
            <w:tcW w:w="1106" w:type="dxa"/>
            <w:tcBorders>
              <w:bottom w:val="single" w:sz="4" w:space="0" w:color="0000FF"/>
            </w:tcBorders>
            <w:shd w:val="clear" w:color="auto" w:fill="FFFFFF"/>
            <w:vAlign w:val="center"/>
          </w:tcPr>
          <w:p w:rsidR="00315D74" w:rsidRPr="00712E32" w:rsidRDefault="00EA3CF2" w:rsidP="00CB2AF5">
            <w:pPr>
              <w:adjustRightInd w:val="0"/>
              <w:snapToGrid/>
              <w:spacing w:before="120" w:after="120" w:line="0" w:lineRule="atLeast"/>
              <w:jc w:val="center"/>
              <w:textAlignment w:val="baseline"/>
              <w:rPr>
                <w:ins w:id="476" w:author="ANDESTECH\ryjou" w:date="2016-03-10T13:21:00Z"/>
                <w:rFonts w:eastAsia="新細明體" w:cs="Candara"/>
                <w:color w:val="000000"/>
                <w:sz w:val="20"/>
                <w:szCs w:val="24"/>
              </w:rPr>
            </w:pPr>
            <w:ins w:id="477" w:author="ANDESTECH\ryjou" w:date="2016-03-16T09:21:00Z">
              <w:r>
                <w:rPr>
                  <w:rFonts w:eastAsia="新細明體" w:cs="Candara" w:hint="eastAsia"/>
                  <w:color w:val="000000"/>
                  <w:sz w:val="20"/>
                  <w:szCs w:val="24"/>
                </w:rPr>
                <w:t>O</w:t>
              </w:r>
            </w:ins>
          </w:p>
        </w:tc>
        <w:tc>
          <w:tcPr>
            <w:tcW w:w="6373" w:type="dxa"/>
            <w:tcBorders>
              <w:bottom w:val="single" w:sz="4" w:space="0" w:color="0000FF"/>
            </w:tcBorders>
            <w:shd w:val="clear" w:color="auto" w:fill="FFFFFF"/>
            <w:vAlign w:val="center"/>
          </w:tcPr>
          <w:p w:rsidR="00315D74" w:rsidRPr="00712E32" w:rsidRDefault="00315D74" w:rsidP="00CB2AF5">
            <w:pPr>
              <w:adjustRightInd w:val="0"/>
              <w:snapToGrid/>
              <w:spacing w:before="120" w:after="120" w:line="0" w:lineRule="atLeast"/>
              <w:textAlignment w:val="baseline"/>
              <w:rPr>
                <w:ins w:id="478" w:author="ANDESTECH\ryjou" w:date="2016-03-10T13:21:00Z"/>
                <w:rFonts w:eastAsia="新細明體" w:cs="Candara"/>
                <w:color w:val="000000"/>
                <w:sz w:val="20"/>
                <w:szCs w:val="24"/>
              </w:rPr>
            </w:pPr>
            <w:ins w:id="479" w:author="ANDESTECH\ryjou" w:date="2016-03-10T13:21:00Z">
              <w:r>
                <w:rPr>
                  <w:rFonts w:eastAsia="新細明體" w:cs="Candara" w:hint="eastAsia"/>
                  <w:color w:val="000000"/>
                  <w:sz w:val="20"/>
                  <w:szCs w:val="24"/>
                </w:rPr>
                <w:t>AHB transfer type</w:t>
              </w:r>
            </w:ins>
          </w:p>
        </w:tc>
      </w:tr>
      <w:tr w:rsidR="00315D74" w:rsidRPr="00712E32" w:rsidTr="00CB2AF5">
        <w:trPr>
          <w:cantSplit/>
          <w:ins w:id="480" w:author="ANDESTECH\ryjou" w:date="2016-03-10T13:21:00Z"/>
        </w:trPr>
        <w:tc>
          <w:tcPr>
            <w:tcW w:w="2863" w:type="dxa"/>
            <w:shd w:val="clear" w:color="auto" w:fill="FFFFFF"/>
            <w:vAlign w:val="center"/>
          </w:tcPr>
          <w:p w:rsidR="00315D74" w:rsidRPr="00712E32" w:rsidRDefault="00315D74" w:rsidP="00CB2AF5">
            <w:pPr>
              <w:adjustRightInd w:val="0"/>
              <w:snapToGrid/>
              <w:spacing w:before="120" w:after="120" w:line="0" w:lineRule="atLeast"/>
              <w:textAlignment w:val="baseline"/>
              <w:rPr>
                <w:ins w:id="481" w:author="ANDESTECH\ryjou" w:date="2016-03-10T13:21:00Z"/>
                <w:rFonts w:eastAsia="新細明體" w:cs="Candara"/>
                <w:color w:val="000000"/>
                <w:sz w:val="20"/>
                <w:szCs w:val="24"/>
              </w:rPr>
            </w:pPr>
            <w:ins w:id="482" w:author="ANDESTECH\ryjou" w:date="2016-03-10T13:21:00Z">
              <w:r>
                <w:rPr>
                  <w:rFonts w:eastAsia="新細明體" w:cs="Candara" w:hint="eastAsia"/>
                  <w:color w:val="000000"/>
                  <w:sz w:val="20"/>
                  <w:szCs w:val="24"/>
                </w:rPr>
                <w:t>hwrite</w:t>
              </w:r>
            </w:ins>
          </w:p>
        </w:tc>
        <w:tc>
          <w:tcPr>
            <w:tcW w:w="1106" w:type="dxa"/>
            <w:shd w:val="clear" w:color="auto" w:fill="FFFFFF"/>
            <w:vAlign w:val="center"/>
          </w:tcPr>
          <w:p w:rsidR="00315D74" w:rsidRPr="00712E32" w:rsidRDefault="00EA3CF2" w:rsidP="00CB2AF5">
            <w:pPr>
              <w:adjustRightInd w:val="0"/>
              <w:snapToGrid/>
              <w:spacing w:before="120" w:after="120" w:line="0" w:lineRule="atLeast"/>
              <w:jc w:val="center"/>
              <w:textAlignment w:val="baseline"/>
              <w:rPr>
                <w:ins w:id="483" w:author="ANDESTECH\ryjou" w:date="2016-03-10T13:21:00Z"/>
                <w:rFonts w:eastAsia="新細明體" w:cs="Candara"/>
                <w:color w:val="000000"/>
                <w:sz w:val="20"/>
                <w:szCs w:val="24"/>
              </w:rPr>
            </w:pPr>
            <w:ins w:id="484" w:author="ANDESTECH\ryjou" w:date="2016-03-16T09:21:00Z">
              <w:r>
                <w:rPr>
                  <w:rFonts w:eastAsia="新細明體" w:cs="Candara" w:hint="eastAsia"/>
                  <w:color w:val="000000"/>
                  <w:sz w:val="20"/>
                  <w:szCs w:val="24"/>
                </w:rPr>
                <w:t>O</w:t>
              </w:r>
            </w:ins>
          </w:p>
        </w:tc>
        <w:tc>
          <w:tcPr>
            <w:tcW w:w="6373" w:type="dxa"/>
            <w:shd w:val="clear" w:color="auto" w:fill="FFFFFF"/>
            <w:vAlign w:val="center"/>
          </w:tcPr>
          <w:p w:rsidR="00315D74" w:rsidRPr="00712E32" w:rsidRDefault="00315D74" w:rsidP="00CB2AF5">
            <w:pPr>
              <w:adjustRightInd w:val="0"/>
              <w:snapToGrid/>
              <w:spacing w:before="120" w:after="120" w:line="0" w:lineRule="atLeast"/>
              <w:textAlignment w:val="baseline"/>
              <w:rPr>
                <w:ins w:id="485" w:author="ANDESTECH\ryjou" w:date="2016-03-10T13:21:00Z"/>
                <w:rFonts w:eastAsia="新細明體" w:cs="Candara"/>
                <w:color w:val="000000"/>
                <w:sz w:val="20"/>
                <w:szCs w:val="24"/>
              </w:rPr>
            </w:pPr>
            <w:ins w:id="486" w:author="ANDESTECH\ryjou" w:date="2016-03-10T13:21:00Z">
              <w:r>
                <w:rPr>
                  <w:rFonts w:eastAsia="新細明體" w:cs="Candara" w:hint="eastAsia"/>
                  <w:color w:val="000000"/>
                  <w:sz w:val="20"/>
                  <w:szCs w:val="24"/>
                </w:rPr>
                <w:t>AHB read/write transfer signal</w:t>
              </w:r>
            </w:ins>
          </w:p>
        </w:tc>
      </w:tr>
      <w:tr w:rsidR="00315D74" w:rsidTr="00CB2AF5">
        <w:trPr>
          <w:cantSplit/>
          <w:ins w:id="487" w:author="ANDESTECH\ryjou" w:date="2016-03-10T13:21:00Z"/>
        </w:trPr>
        <w:tc>
          <w:tcPr>
            <w:tcW w:w="2863" w:type="dxa"/>
            <w:shd w:val="clear" w:color="auto" w:fill="FFFFFF"/>
            <w:vAlign w:val="center"/>
          </w:tcPr>
          <w:p w:rsidR="00315D74" w:rsidRPr="0082061B" w:rsidRDefault="00315D74">
            <w:pPr>
              <w:adjustRightInd w:val="0"/>
              <w:snapToGrid/>
              <w:spacing w:before="120" w:after="120" w:line="0" w:lineRule="atLeast"/>
              <w:textAlignment w:val="baseline"/>
              <w:rPr>
                <w:ins w:id="488" w:author="ANDESTECH\ryjou" w:date="2016-03-10T13:21:00Z"/>
                <w:rFonts w:eastAsia="新細明體" w:cs="Candara"/>
                <w:color w:val="000000" w:themeColor="text1"/>
                <w:sz w:val="20"/>
                <w:szCs w:val="24"/>
              </w:rPr>
            </w:pPr>
            <w:ins w:id="489" w:author="ANDESTECH\ryjou" w:date="2016-03-10T13:21:00Z">
              <w:r>
                <w:rPr>
                  <w:rFonts w:eastAsia="新細明體" w:cs="Candara" w:hint="eastAsia"/>
                  <w:color w:val="000000" w:themeColor="text1"/>
                  <w:sz w:val="20"/>
                  <w:szCs w:val="24"/>
                </w:rPr>
                <w:t>hwdata[</w:t>
              </w:r>
            </w:ins>
            <w:ins w:id="490" w:author="ANDESTECH\ryjou" w:date="2016-03-10T13:22:00Z">
              <w:r>
                <w:rPr>
                  <w:rFonts w:eastAsia="新細明體" w:cs="Candara" w:hint="eastAsia"/>
                  <w:color w:val="000000" w:themeColor="text1"/>
                  <w:sz w:val="20"/>
                  <w:szCs w:val="24"/>
                </w:rPr>
                <w:t>63</w:t>
              </w:r>
            </w:ins>
            <w:ins w:id="491" w:author="ANDESTECH\ryjou" w:date="2016-03-10T13:21:00Z">
              <w:r>
                <w:rPr>
                  <w:rFonts w:eastAsia="新細明體" w:cs="Candara"/>
                  <w:color w:val="000000" w:themeColor="text1"/>
                  <w:sz w:val="20"/>
                  <w:szCs w:val="24"/>
                </w:rPr>
                <w:t>:</w:t>
              </w:r>
              <w:r>
                <w:rPr>
                  <w:rFonts w:eastAsia="新細明體" w:cs="Candara" w:hint="eastAsia"/>
                  <w:color w:val="000000" w:themeColor="text1"/>
                  <w:sz w:val="20"/>
                  <w:szCs w:val="24"/>
                </w:rPr>
                <w:t>0]</w:t>
              </w:r>
            </w:ins>
          </w:p>
        </w:tc>
        <w:tc>
          <w:tcPr>
            <w:tcW w:w="1106" w:type="dxa"/>
            <w:tcBorders>
              <w:bottom w:val="single" w:sz="4" w:space="0" w:color="0000FF"/>
            </w:tcBorders>
            <w:shd w:val="clear" w:color="auto" w:fill="FFFFFF"/>
            <w:vAlign w:val="center"/>
          </w:tcPr>
          <w:p w:rsidR="00315D74" w:rsidRPr="0082061B" w:rsidRDefault="003937A8" w:rsidP="00CB2AF5">
            <w:pPr>
              <w:adjustRightInd w:val="0"/>
              <w:snapToGrid/>
              <w:spacing w:before="120" w:after="120" w:line="0" w:lineRule="atLeast"/>
              <w:jc w:val="center"/>
              <w:textAlignment w:val="baseline"/>
              <w:rPr>
                <w:ins w:id="492" w:author="ANDESTECH\ryjou" w:date="2016-03-10T13:21:00Z"/>
                <w:rFonts w:eastAsia="新細明體" w:cs="Candara"/>
                <w:color w:val="000000" w:themeColor="text1"/>
                <w:sz w:val="20"/>
                <w:szCs w:val="24"/>
              </w:rPr>
            </w:pPr>
            <w:ins w:id="493" w:author="ANDESTECH\ryjou" w:date="2016-03-16T09:20:00Z">
              <w:r>
                <w:rPr>
                  <w:rFonts w:eastAsia="新細明體" w:cs="Candara" w:hint="eastAsia"/>
                  <w:color w:val="000000" w:themeColor="text1"/>
                  <w:sz w:val="20"/>
                  <w:szCs w:val="24"/>
                </w:rPr>
                <w:t>O</w:t>
              </w:r>
            </w:ins>
          </w:p>
        </w:tc>
        <w:tc>
          <w:tcPr>
            <w:tcW w:w="6373" w:type="dxa"/>
            <w:shd w:val="clear" w:color="auto" w:fill="FFFFFF"/>
            <w:vAlign w:val="center"/>
          </w:tcPr>
          <w:p w:rsidR="00315D74" w:rsidRDefault="00315D74" w:rsidP="00CB2AF5">
            <w:pPr>
              <w:adjustRightInd w:val="0"/>
              <w:snapToGrid/>
              <w:spacing w:before="120" w:after="120" w:line="0" w:lineRule="atLeast"/>
              <w:textAlignment w:val="baseline"/>
              <w:rPr>
                <w:ins w:id="494" w:author="ANDESTECH\ryjou" w:date="2016-03-10T13:21:00Z"/>
                <w:rFonts w:eastAsia="新細明體" w:cs="Candara"/>
                <w:color w:val="000000"/>
                <w:sz w:val="20"/>
                <w:szCs w:val="24"/>
              </w:rPr>
            </w:pPr>
            <w:ins w:id="495" w:author="ANDESTECH\ryjou" w:date="2016-03-10T13:21:00Z">
              <w:r>
                <w:rPr>
                  <w:rFonts w:eastAsia="新細明體" w:cs="Candara" w:hint="eastAsia"/>
                  <w:color w:val="000000"/>
                  <w:sz w:val="20"/>
                  <w:szCs w:val="24"/>
                </w:rPr>
                <w:t>AHB write data</w:t>
              </w:r>
            </w:ins>
          </w:p>
        </w:tc>
      </w:tr>
      <w:tr w:rsidR="00315D74" w:rsidTr="00CB2AF5">
        <w:trPr>
          <w:cantSplit/>
          <w:ins w:id="496" w:author="ANDESTECH\ryjou" w:date="2016-03-10T13:21:00Z"/>
        </w:trPr>
        <w:tc>
          <w:tcPr>
            <w:tcW w:w="2863" w:type="dxa"/>
            <w:shd w:val="clear" w:color="auto" w:fill="FFFFFF"/>
            <w:vAlign w:val="center"/>
          </w:tcPr>
          <w:p w:rsidR="00315D74" w:rsidRDefault="00315D74">
            <w:pPr>
              <w:adjustRightInd w:val="0"/>
              <w:snapToGrid/>
              <w:spacing w:before="120" w:after="120" w:line="0" w:lineRule="atLeast"/>
              <w:textAlignment w:val="baseline"/>
              <w:rPr>
                <w:ins w:id="497" w:author="ANDESTECH\ryjou" w:date="2016-03-10T13:21:00Z"/>
                <w:rFonts w:eastAsia="新細明體" w:cs="Candara"/>
                <w:color w:val="000000"/>
                <w:sz w:val="20"/>
                <w:szCs w:val="24"/>
              </w:rPr>
            </w:pPr>
            <w:ins w:id="498" w:author="ANDESTECH\ryjou" w:date="2016-03-10T13:21:00Z">
              <w:r>
                <w:rPr>
                  <w:rFonts w:eastAsia="新細明體" w:cs="Candara" w:hint="eastAsia"/>
                  <w:color w:val="000000"/>
                  <w:sz w:val="20"/>
                  <w:szCs w:val="24"/>
                </w:rPr>
                <w:t>hready</w:t>
              </w:r>
            </w:ins>
          </w:p>
        </w:tc>
        <w:tc>
          <w:tcPr>
            <w:tcW w:w="1106" w:type="dxa"/>
            <w:tcBorders>
              <w:bottom w:val="single" w:sz="4" w:space="0" w:color="0000FF"/>
            </w:tcBorders>
            <w:shd w:val="clear" w:color="auto" w:fill="FFFFFF"/>
            <w:vAlign w:val="center"/>
          </w:tcPr>
          <w:p w:rsidR="00315D74" w:rsidRDefault="00315D74" w:rsidP="00CB2AF5">
            <w:pPr>
              <w:adjustRightInd w:val="0"/>
              <w:snapToGrid/>
              <w:spacing w:before="120" w:after="120" w:line="0" w:lineRule="atLeast"/>
              <w:jc w:val="center"/>
              <w:textAlignment w:val="baseline"/>
              <w:rPr>
                <w:ins w:id="499" w:author="ANDESTECH\ryjou" w:date="2016-03-10T13:21:00Z"/>
                <w:rFonts w:eastAsia="新細明體" w:cs="Candara"/>
                <w:color w:val="000000"/>
                <w:sz w:val="20"/>
                <w:szCs w:val="24"/>
              </w:rPr>
            </w:pPr>
            <w:ins w:id="500" w:author="ANDESTECH\ryjou" w:date="2016-03-10T13:21:00Z">
              <w:r>
                <w:rPr>
                  <w:rFonts w:eastAsia="新細明體" w:cs="Candara" w:hint="eastAsia"/>
                  <w:color w:val="000000"/>
                  <w:sz w:val="20"/>
                  <w:szCs w:val="24"/>
                </w:rPr>
                <w:t>I</w:t>
              </w:r>
            </w:ins>
          </w:p>
        </w:tc>
        <w:tc>
          <w:tcPr>
            <w:tcW w:w="6373" w:type="dxa"/>
            <w:shd w:val="clear" w:color="auto" w:fill="FFFFFF"/>
            <w:vAlign w:val="center"/>
          </w:tcPr>
          <w:p w:rsidR="00315D74" w:rsidRDefault="00315D74" w:rsidP="00CB2AF5">
            <w:pPr>
              <w:adjustRightInd w:val="0"/>
              <w:snapToGrid/>
              <w:spacing w:before="120" w:after="120" w:line="0" w:lineRule="atLeast"/>
              <w:textAlignment w:val="baseline"/>
              <w:rPr>
                <w:ins w:id="501" w:author="ANDESTECH\ryjou" w:date="2016-03-10T13:21:00Z"/>
                <w:rFonts w:eastAsia="新細明體" w:cs="Candara"/>
                <w:color w:val="000000"/>
                <w:sz w:val="20"/>
                <w:szCs w:val="24"/>
              </w:rPr>
            </w:pPr>
            <w:ins w:id="502" w:author="ANDESTECH\ryjou" w:date="2016-03-10T13:21:00Z">
              <w:r>
                <w:rPr>
                  <w:rFonts w:eastAsia="新細明體" w:cs="Candara" w:hint="eastAsia"/>
                  <w:color w:val="000000"/>
                  <w:sz w:val="20"/>
                  <w:szCs w:val="24"/>
                </w:rPr>
                <w:t xml:space="preserve">AHB bus ready </w:t>
              </w:r>
            </w:ins>
          </w:p>
        </w:tc>
      </w:tr>
      <w:tr w:rsidR="00A93C6B" w:rsidTr="00CB2AF5">
        <w:trPr>
          <w:cantSplit/>
          <w:ins w:id="503" w:author="ANDESTECH\ryjou" w:date="2016-03-10T13:25:00Z"/>
        </w:trPr>
        <w:tc>
          <w:tcPr>
            <w:tcW w:w="2863" w:type="dxa"/>
            <w:shd w:val="clear" w:color="auto" w:fill="FFFFFF"/>
            <w:vAlign w:val="center"/>
          </w:tcPr>
          <w:p w:rsidR="00A93C6B" w:rsidRDefault="00A93C6B" w:rsidP="00315D74">
            <w:pPr>
              <w:adjustRightInd w:val="0"/>
              <w:snapToGrid/>
              <w:spacing w:before="120" w:after="120" w:line="0" w:lineRule="atLeast"/>
              <w:textAlignment w:val="baseline"/>
              <w:rPr>
                <w:ins w:id="504" w:author="ANDESTECH\ryjou" w:date="2016-03-10T13:25:00Z"/>
                <w:rFonts w:eastAsia="新細明體" w:cs="Candara"/>
                <w:color w:val="000000"/>
                <w:sz w:val="20"/>
                <w:szCs w:val="24"/>
              </w:rPr>
            </w:pPr>
            <w:ins w:id="505" w:author="ANDESTECH\ryjou" w:date="2016-03-10T13:25:00Z">
              <w:r>
                <w:rPr>
                  <w:rFonts w:eastAsia="新細明體" w:cs="Candara" w:hint="eastAsia"/>
                  <w:color w:val="000000"/>
                  <w:sz w:val="20"/>
                  <w:szCs w:val="24"/>
                </w:rPr>
                <w:t>hgrant</w:t>
              </w:r>
            </w:ins>
          </w:p>
        </w:tc>
        <w:tc>
          <w:tcPr>
            <w:tcW w:w="1106" w:type="dxa"/>
            <w:tcBorders>
              <w:bottom w:val="single" w:sz="4" w:space="0" w:color="0000FF"/>
            </w:tcBorders>
            <w:shd w:val="clear" w:color="auto" w:fill="FFFFFF"/>
            <w:vAlign w:val="center"/>
          </w:tcPr>
          <w:p w:rsidR="00A93C6B" w:rsidRDefault="00A93C6B" w:rsidP="00CB2AF5">
            <w:pPr>
              <w:adjustRightInd w:val="0"/>
              <w:snapToGrid/>
              <w:spacing w:before="120" w:after="120" w:line="0" w:lineRule="atLeast"/>
              <w:jc w:val="center"/>
              <w:textAlignment w:val="baseline"/>
              <w:rPr>
                <w:ins w:id="506" w:author="ANDESTECH\ryjou" w:date="2016-03-10T13:25:00Z"/>
                <w:rFonts w:eastAsia="新細明體" w:cs="Candara"/>
                <w:color w:val="000000"/>
                <w:sz w:val="20"/>
                <w:szCs w:val="24"/>
              </w:rPr>
            </w:pPr>
            <w:ins w:id="507" w:author="ANDESTECH\ryjou" w:date="2016-03-10T13:25:00Z">
              <w:r>
                <w:rPr>
                  <w:rFonts w:eastAsia="新細明體" w:cs="Candara" w:hint="eastAsia"/>
                  <w:color w:val="000000"/>
                  <w:sz w:val="20"/>
                  <w:szCs w:val="24"/>
                </w:rPr>
                <w:t>I</w:t>
              </w:r>
            </w:ins>
          </w:p>
        </w:tc>
        <w:tc>
          <w:tcPr>
            <w:tcW w:w="6373" w:type="dxa"/>
            <w:shd w:val="clear" w:color="auto" w:fill="FFFFFF"/>
            <w:vAlign w:val="center"/>
          </w:tcPr>
          <w:p w:rsidR="00A93C6B" w:rsidRDefault="00A93C6B" w:rsidP="00CB2AF5">
            <w:pPr>
              <w:adjustRightInd w:val="0"/>
              <w:snapToGrid/>
              <w:spacing w:before="120" w:after="120" w:line="0" w:lineRule="atLeast"/>
              <w:textAlignment w:val="baseline"/>
              <w:rPr>
                <w:ins w:id="508" w:author="ANDESTECH\ryjou" w:date="2016-03-10T13:25:00Z"/>
                <w:rFonts w:eastAsia="新細明體" w:cs="Candara"/>
                <w:color w:val="000000"/>
                <w:sz w:val="20"/>
                <w:szCs w:val="24"/>
              </w:rPr>
            </w:pPr>
            <w:ins w:id="509" w:author="ANDESTECH\ryjou" w:date="2016-03-10T13:25:00Z">
              <w:r>
                <w:rPr>
                  <w:rFonts w:eastAsia="新細明體" w:cs="Candara" w:hint="eastAsia"/>
                  <w:color w:val="000000"/>
                  <w:sz w:val="20"/>
                  <w:szCs w:val="24"/>
                </w:rPr>
                <w:t>AHB bus grant</w:t>
              </w:r>
            </w:ins>
          </w:p>
        </w:tc>
      </w:tr>
      <w:tr w:rsidR="00315D74" w:rsidTr="00CB2AF5">
        <w:trPr>
          <w:cantSplit/>
          <w:ins w:id="510" w:author="ANDESTECH\ryjou" w:date="2016-03-10T13:21:00Z"/>
        </w:trPr>
        <w:tc>
          <w:tcPr>
            <w:tcW w:w="2863" w:type="dxa"/>
            <w:tcBorders>
              <w:top w:val="single" w:sz="4" w:space="0" w:color="0000FF"/>
              <w:bottom w:val="single" w:sz="4" w:space="0" w:color="0000FF"/>
              <w:right w:val="nil"/>
            </w:tcBorders>
            <w:shd w:val="clear" w:color="auto" w:fill="FFFFFF"/>
            <w:vAlign w:val="center"/>
          </w:tcPr>
          <w:p w:rsidR="00315D74" w:rsidRPr="0082061B" w:rsidRDefault="00315D74">
            <w:pPr>
              <w:adjustRightInd w:val="0"/>
              <w:snapToGrid/>
              <w:spacing w:before="120" w:after="120" w:line="0" w:lineRule="atLeast"/>
              <w:textAlignment w:val="baseline"/>
              <w:rPr>
                <w:ins w:id="511" w:author="ANDESTECH\ryjou" w:date="2016-03-10T13:21:00Z"/>
                <w:rFonts w:eastAsia="新細明體" w:cs="Candara"/>
                <w:color w:val="000000" w:themeColor="text1"/>
                <w:sz w:val="20"/>
                <w:szCs w:val="24"/>
              </w:rPr>
            </w:pPr>
            <w:ins w:id="512" w:author="ANDESTECH\ryjou" w:date="2016-03-10T13:21:00Z">
              <w:r>
                <w:rPr>
                  <w:rFonts w:eastAsia="新細明體" w:cs="Candara" w:hint="eastAsia"/>
                  <w:color w:val="000000" w:themeColor="text1"/>
                  <w:sz w:val="20"/>
                  <w:szCs w:val="24"/>
                </w:rPr>
                <w:t>h</w:t>
              </w:r>
              <w:r>
                <w:rPr>
                  <w:rFonts w:eastAsia="新細明體" w:cs="Candara"/>
                  <w:color w:val="000000" w:themeColor="text1"/>
                  <w:sz w:val="20"/>
                  <w:szCs w:val="24"/>
                </w:rPr>
                <w:t>r</w:t>
              </w:r>
              <w:r>
                <w:rPr>
                  <w:rFonts w:eastAsia="新細明體" w:cs="Candara" w:hint="eastAsia"/>
                  <w:color w:val="000000" w:themeColor="text1"/>
                  <w:sz w:val="20"/>
                  <w:szCs w:val="24"/>
                </w:rPr>
                <w:t>data [</w:t>
              </w:r>
            </w:ins>
            <w:ins w:id="513" w:author="ANDESTECH\ryjou" w:date="2016-03-10T13:22:00Z">
              <w:r>
                <w:rPr>
                  <w:rFonts w:eastAsia="新細明體" w:cs="Candara" w:hint="eastAsia"/>
                  <w:color w:val="000000" w:themeColor="text1"/>
                  <w:sz w:val="20"/>
                  <w:szCs w:val="24"/>
                </w:rPr>
                <w:t>63</w:t>
              </w:r>
            </w:ins>
            <w:ins w:id="514" w:author="ANDESTECH\ryjou" w:date="2016-03-10T13:21:00Z">
              <w:r>
                <w:rPr>
                  <w:rFonts w:eastAsia="新細明體" w:cs="Candara" w:hint="eastAsia"/>
                  <w:color w:val="000000" w:themeColor="text1"/>
                  <w:sz w:val="20"/>
                  <w:szCs w:val="24"/>
                </w:rPr>
                <w:t>:0]</w:t>
              </w:r>
            </w:ins>
          </w:p>
        </w:tc>
        <w:tc>
          <w:tcPr>
            <w:tcW w:w="1106" w:type="dxa"/>
            <w:tcBorders>
              <w:top w:val="single" w:sz="4" w:space="0" w:color="0000FF"/>
              <w:left w:val="nil"/>
              <w:bottom w:val="single" w:sz="4" w:space="0" w:color="0000FF"/>
              <w:right w:val="nil"/>
            </w:tcBorders>
            <w:shd w:val="clear" w:color="auto" w:fill="FFFFFF"/>
            <w:vAlign w:val="center"/>
          </w:tcPr>
          <w:p w:rsidR="00315D74" w:rsidRPr="0082061B" w:rsidRDefault="003937A8" w:rsidP="00CB2AF5">
            <w:pPr>
              <w:adjustRightInd w:val="0"/>
              <w:snapToGrid/>
              <w:spacing w:before="120" w:after="120" w:line="0" w:lineRule="atLeast"/>
              <w:jc w:val="center"/>
              <w:textAlignment w:val="baseline"/>
              <w:rPr>
                <w:ins w:id="515" w:author="ANDESTECH\ryjou" w:date="2016-03-10T13:21:00Z"/>
                <w:rFonts w:eastAsia="新細明體" w:cs="Candara"/>
                <w:color w:val="000000" w:themeColor="text1"/>
                <w:sz w:val="20"/>
                <w:szCs w:val="24"/>
              </w:rPr>
            </w:pPr>
            <w:ins w:id="516" w:author="ANDESTECH\ryjou" w:date="2016-03-16T09:20:00Z">
              <w:r>
                <w:rPr>
                  <w:rFonts w:eastAsia="新細明體" w:cs="Candara" w:hint="eastAsia"/>
                  <w:color w:val="000000" w:themeColor="text1"/>
                  <w:sz w:val="20"/>
                  <w:szCs w:val="24"/>
                </w:rPr>
                <w:t>I</w:t>
              </w:r>
            </w:ins>
          </w:p>
        </w:tc>
        <w:tc>
          <w:tcPr>
            <w:tcW w:w="6373" w:type="dxa"/>
            <w:tcBorders>
              <w:top w:val="single" w:sz="4" w:space="0" w:color="0000FF"/>
              <w:left w:val="nil"/>
              <w:bottom w:val="single" w:sz="4" w:space="0" w:color="0000FF"/>
            </w:tcBorders>
            <w:shd w:val="clear" w:color="auto" w:fill="FFFFFF"/>
            <w:vAlign w:val="center"/>
          </w:tcPr>
          <w:p w:rsidR="00315D74" w:rsidRDefault="00315D74" w:rsidP="00CB2AF5">
            <w:pPr>
              <w:adjustRightInd w:val="0"/>
              <w:snapToGrid/>
              <w:spacing w:before="120" w:after="120" w:line="0" w:lineRule="atLeast"/>
              <w:textAlignment w:val="baseline"/>
              <w:rPr>
                <w:ins w:id="517" w:author="ANDESTECH\ryjou" w:date="2016-03-10T13:21:00Z"/>
                <w:rFonts w:eastAsia="新細明體" w:cs="Candara"/>
                <w:color w:val="000000"/>
                <w:sz w:val="20"/>
                <w:szCs w:val="24"/>
              </w:rPr>
            </w:pPr>
            <w:ins w:id="518" w:author="ANDESTECH\ryjou" w:date="2016-03-10T13:21:00Z">
              <w:r>
                <w:rPr>
                  <w:rFonts w:eastAsia="新細明體" w:cs="Candara" w:hint="eastAsia"/>
                  <w:color w:val="000000"/>
                  <w:sz w:val="20"/>
                  <w:szCs w:val="24"/>
                </w:rPr>
                <w:t>AHB read data</w:t>
              </w:r>
            </w:ins>
          </w:p>
        </w:tc>
      </w:tr>
      <w:tr w:rsidR="00315D74" w:rsidTr="00CB2AF5">
        <w:trPr>
          <w:cantSplit/>
          <w:ins w:id="519" w:author="ANDESTECH\ryjou" w:date="2016-03-10T13:22:00Z"/>
        </w:trPr>
        <w:tc>
          <w:tcPr>
            <w:tcW w:w="2863" w:type="dxa"/>
            <w:tcBorders>
              <w:top w:val="single" w:sz="4" w:space="0" w:color="0000FF"/>
              <w:bottom w:val="single" w:sz="4" w:space="0" w:color="0000FF"/>
              <w:right w:val="nil"/>
            </w:tcBorders>
            <w:shd w:val="clear" w:color="auto" w:fill="FFFFFF"/>
            <w:vAlign w:val="center"/>
          </w:tcPr>
          <w:p w:rsidR="00315D74" w:rsidRDefault="00315D74" w:rsidP="00315D74">
            <w:pPr>
              <w:adjustRightInd w:val="0"/>
              <w:snapToGrid/>
              <w:spacing w:before="120" w:after="120" w:line="0" w:lineRule="atLeast"/>
              <w:textAlignment w:val="baseline"/>
              <w:rPr>
                <w:ins w:id="520" w:author="ANDESTECH\ryjou" w:date="2016-03-10T13:22:00Z"/>
                <w:rFonts w:eastAsia="新細明體" w:cs="Candara"/>
                <w:color w:val="000000" w:themeColor="text1"/>
                <w:sz w:val="20"/>
                <w:szCs w:val="24"/>
              </w:rPr>
            </w:pPr>
            <w:ins w:id="521" w:author="ANDESTECH\ryjou" w:date="2016-03-10T13:23:00Z">
              <w:r>
                <w:rPr>
                  <w:rFonts w:eastAsia="新細明體" w:cs="Candara" w:hint="eastAsia"/>
                  <w:color w:val="000000" w:themeColor="text1"/>
                  <w:sz w:val="20"/>
                  <w:szCs w:val="24"/>
                </w:rPr>
                <w:t>hlock</w:t>
              </w:r>
            </w:ins>
          </w:p>
        </w:tc>
        <w:tc>
          <w:tcPr>
            <w:tcW w:w="1106" w:type="dxa"/>
            <w:tcBorders>
              <w:top w:val="single" w:sz="4" w:space="0" w:color="0000FF"/>
              <w:left w:val="nil"/>
              <w:bottom w:val="single" w:sz="4" w:space="0" w:color="0000FF"/>
              <w:right w:val="nil"/>
            </w:tcBorders>
            <w:shd w:val="clear" w:color="auto" w:fill="FFFFFF"/>
            <w:vAlign w:val="center"/>
          </w:tcPr>
          <w:p w:rsidR="00315D74" w:rsidRPr="0082061B" w:rsidRDefault="00315D74" w:rsidP="00CB2AF5">
            <w:pPr>
              <w:adjustRightInd w:val="0"/>
              <w:snapToGrid/>
              <w:spacing w:before="120" w:after="120" w:line="0" w:lineRule="atLeast"/>
              <w:jc w:val="center"/>
              <w:textAlignment w:val="baseline"/>
              <w:rPr>
                <w:ins w:id="522" w:author="ANDESTECH\ryjou" w:date="2016-03-10T13:22:00Z"/>
                <w:rFonts w:eastAsia="新細明體" w:cs="Candara"/>
                <w:color w:val="000000" w:themeColor="text1"/>
                <w:sz w:val="20"/>
                <w:szCs w:val="24"/>
              </w:rPr>
            </w:pPr>
            <w:ins w:id="523" w:author="ANDESTECH\ryjou" w:date="2016-03-10T13:23:00Z">
              <w:r>
                <w:rPr>
                  <w:rFonts w:eastAsia="新細明體" w:cs="Candara" w:hint="eastAsia"/>
                  <w:color w:val="000000" w:themeColor="text1"/>
                  <w:sz w:val="20"/>
                  <w:szCs w:val="24"/>
                </w:rPr>
                <w:t>O</w:t>
              </w:r>
            </w:ins>
          </w:p>
        </w:tc>
        <w:tc>
          <w:tcPr>
            <w:tcW w:w="6373" w:type="dxa"/>
            <w:tcBorders>
              <w:top w:val="single" w:sz="4" w:space="0" w:color="0000FF"/>
              <w:left w:val="nil"/>
              <w:bottom w:val="single" w:sz="4" w:space="0" w:color="0000FF"/>
            </w:tcBorders>
            <w:shd w:val="clear" w:color="auto" w:fill="FFFFFF"/>
            <w:vAlign w:val="center"/>
          </w:tcPr>
          <w:p w:rsidR="00315D74" w:rsidRDefault="00315D74" w:rsidP="00CB2AF5">
            <w:pPr>
              <w:adjustRightInd w:val="0"/>
              <w:snapToGrid/>
              <w:spacing w:before="120" w:after="120" w:line="0" w:lineRule="atLeast"/>
              <w:textAlignment w:val="baseline"/>
              <w:rPr>
                <w:ins w:id="524" w:author="ANDESTECH\ryjou" w:date="2016-03-10T13:22:00Z"/>
                <w:rFonts w:eastAsia="新細明體" w:cs="Candara"/>
                <w:color w:val="000000"/>
                <w:sz w:val="20"/>
                <w:szCs w:val="24"/>
              </w:rPr>
            </w:pPr>
            <w:ins w:id="525" w:author="ANDESTECH\ryjou" w:date="2016-03-10T13:23:00Z">
              <w:r>
                <w:rPr>
                  <w:rFonts w:eastAsia="新細明體" w:cs="Candara" w:hint="eastAsia"/>
                  <w:color w:val="000000"/>
                  <w:sz w:val="20"/>
                  <w:szCs w:val="24"/>
                </w:rPr>
                <w:t>AHB lock bus</w:t>
              </w:r>
            </w:ins>
          </w:p>
        </w:tc>
      </w:tr>
      <w:tr w:rsidR="00A93C6B" w:rsidTr="00CB2AF5">
        <w:trPr>
          <w:cantSplit/>
          <w:ins w:id="526" w:author="ANDESTECH\ryjou" w:date="2016-03-10T13:25:00Z"/>
        </w:trPr>
        <w:tc>
          <w:tcPr>
            <w:tcW w:w="2863" w:type="dxa"/>
            <w:tcBorders>
              <w:top w:val="single" w:sz="4" w:space="0" w:color="0000FF"/>
              <w:bottom w:val="single" w:sz="4" w:space="0" w:color="0000FF"/>
              <w:right w:val="nil"/>
            </w:tcBorders>
            <w:shd w:val="clear" w:color="auto" w:fill="FFFFFF"/>
            <w:vAlign w:val="center"/>
          </w:tcPr>
          <w:p w:rsidR="00A93C6B" w:rsidRDefault="00A93C6B" w:rsidP="00315D74">
            <w:pPr>
              <w:adjustRightInd w:val="0"/>
              <w:snapToGrid/>
              <w:spacing w:before="120" w:after="120" w:line="0" w:lineRule="atLeast"/>
              <w:textAlignment w:val="baseline"/>
              <w:rPr>
                <w:ins w:id="527" w:author="ANDESTECH\ryjou" w:date="2016-03-10T13:25:00Z"/>
                <w:rFonts w:eastAsia="新細明體" w:cs="Candara"/>
                <w:color w:val="000000" w:themeColor="text1"/>
                <w:sz w:val="20"/>
                <w:szCs w:val="24"/>
              </w:rPr>
            </w:pPr>
            <w:ins w:id="528" w:author="ANDESTECH\ryjou" w:date="2016-03-10T13:25:00Z">
              <w:r>
                <w:rPr>
                  <w:rFonts w:eastAsia="新細明體" w:cs="Candara" w:hint="eastAsia"/>
                  <w:color w:val="000000" w:themeColor="text1"/>
                  <w:sz w:val="20"/>
                  <w:szCs w:val="24"/>
                </w:rPr>
                <w:t>hbusreq</w:t>
              </w:r>
            </w:ins>
          </w:p>
        </w:tc>
        <w:tc>
          <w:tcPr>
            <w:tcW w:w="1106" w:type="dxa"/>
            <w:tcBorders>
              <w:top w:val="single" w:sz="4" w:space="0" w:color="0000FF"/>
              <w:left w:val="nil"/>
              <w:bottom w:val="single" w:sz="4" w:space="0" w:color="0000FF"/>
              <w:right w:val="nil"/>
            </w:tcBorders>
            <w:shd w:val="clear" w:color="auto" w:fill="FFFFFF"/>
            <w:vAlign w:val="center"/>
          </w:tcPr>
          <w:p w:rsidR="00A93C6B" w:rsidRDefault="00A93C6B" w:rsidP="00CB2AF5">
            <w:pPr>
              <w:adjustRightInd w:val="0"/>
              <w:snapToGrid/>
              <w:spacing w:before="120" w:after="120" w:line="0" w:lineRule="atLeast"/>
              <w:jc w:val="center"/>
              <w:textAlignment w:val="baseline"/>
              <w:rPr>
                <w:ins w:id="529" w:author="ANDESTECH\ryjou" w:date="2016-03-10T13:25:00Z"/>
                <w:rFonts w:eastAsia="新細明體" w:cs="Candara"/>
                <w:color w:val="000000" w:themeColor="text1"/>
                <w:sz w:val="20"/>
                <w:szCs w:val="24"/>
              </w:rPr>
            </w:pPr>
            <w:ins w:id="530" w:author="ANDESTECH\ryjou" w:date="2016-03-10T13:25:00Z">
              <w:r>
                <w:rPr>
                  <w:rFonts w:eastAsia="新細明體" w:cs="Candara" w:hint="eastAsia"/>
                  <w:color w:val="000000" w:themeColor="text1"/>
                  <w:sz w:val="20"/>
                  <w:szCs w:val="24"/>
                </w:rPr>
                <w:t>O</w:t>
              </w:r>
            </w:ins>
          </w:p>
        </w:tc>
        <w:tc>
          <w:tcPr>
            <w:tcW w:w="6373" w:type="dxa"/>
            <w:tcBorders>
              <w:top w:val="single" w:sz="4" w:space="0" w:color="0000FF"/>
              <w:left w:val="nil"/>
              <w:bottom w:val="single" w:sz="4" w:space="0" w:color="0000FF"/>
            </w:tcBorders>
            <w:shd w:val="clear" w:color="auto" w:fill="FFFFFF"/>
            <w:vAlign w:val="center"/>
          </w:tcPr>
          <w:p w:rsidR="00A93C6B" w:rsidRDefault="00A93C6B" w:rsidP="00CB2AF5">
            <w:pPr>
              <w:adjustRightInd w:val="0"/>
              <w:snapToGrid/>
              <w:spacing w:before="120" w:after="120" w:line="0" w:lineRule="atLeast"/>
              <w:textAlignment w:val="baseline"/>
              <w:rPr>
                <w:ins w:id="531" w:author="ANDESTECH\ryjou" w:date="2016-03-10T13:25:00Z"/>
                <w:rFonts w:eastAsia="新細明體" w:cs="Candara"/>
                <w:color w:val="000000"/>
                <w:sz w:val="20"/>
                <w:szCs w:val="24"/>
              </w:rPr>
            </w:pPr>
            <w:ins w:id="532" w:author="ANDESTECH\ryjou" w:date="2016-03-10T13:25:00Z">
              <w:r>
                <w:rPr>
                  <w:rFonts w:eastAsia="新細明體" w:cs="Candara" w:hint="eastAsia"/>
                  <w:color w:val="000000"/>
                  <w:sz w:val="20"/>
                  <w:szCs w:val="24"/>
                </w:rPr>
                <w:t>AHB bus request</w:t>
              </w:r>
            </w:ins>
          </w:p>
        </w:tc>
      </w:tr>
      <w:tr w:rsidR="0021103F" w:rsidTr="00CB2AF5">
        <w:trPr>
          <w:cantSplit/>
          <w:ins w:id="533" w:author="ANDESTECH\ryjou" w:date="2016-03-10T13:25:00Z"/>
        </w:trPr>
        <w:tc>
          <w:tcPr>
            <w:tcW w:w="2863" w:type="dxa"/>
            <w:tcBorders>
              <w:top w:val="single" w:sz="4" w:space="0" w:color="0000FF"/>
              <w:bottom w:val="single" w:sz="4" w:space="0" w:color="0000FF"/>
              <w:right w:val="nil"/>
            </w:tcBorders>
            <w:shd w:val="clear" w:color="auto" w:fill="FFFFFF"/>
            <w:vAlign w:val="center"/>
          </w:tcPr>
          <w:p w:rsidR="0021103F" w:rsidRDefault="0021103F" w:rsidP="00315D74">
            <w:pPr>
              <w:adjustRightInd w:val="0"/>
              <w:snapToGrid/>
              <w:spacing w:before="120" w:after="120" w:line="0" w:lineRule="atLeast"/>
              <w:textAlignment w:val="baseline"/>
              <w:rPr>
                <w:ins w:id="534" w:author="ANDESTECH\ryjou" w:date="2016-03-10T13:25:00Z"/>
                <w:rFonts w:eastAsia="新細明體" w:cs="Candara"/>
                <w:color w:val="000000" w:themeColor="text1"/>
                <w:sz w:val="20"/>
                <w:szCs w:val="24"/>
              </w:rPr>
            </w:pPr>
            <w:ins w:id="535" w:author="ANDESTECH\ryjou" w:date="2016-03-10T13:26:00Z">
              <w:r>
                <w:rPr>
                  <w:rFonts w:eastAsia="新細明體" w:cs="Candara" w:hint="eastAsia"/>
                  <w:color w:val="000000" w:themeColor="text1"/>
                  <w:sz w:val="20"/>
                  <w:szCs w:val="24"/>
                </w:rPr>
                <w:t>h</w:t>
              </w:r>
            </w:ins>
            <w:ins w:id="536" w:author="ANDESTECH\ryjou" w:date="2016-03-10T13:25:00Z">
              <w:r>
                <w:rPr>
                  <w:rFonts w:eastAsia="新細明體" w:cs="Candara" w:hint="eastAsia"/>
                  <w:color w:val="000000" w:themeColor="text1"/>
                  <w:sz w:val="20"/>
                  <w:szCs w:val="24"/>
                </w:rPr>
                <w:t>resp</w:t>
              </w:r>
            </w:ins>
            <w:ins w:id="537" w:author="ANDESTECH\ryjou" w:date="2016-03-10T13:26:00Z">
              <w:r>
                <w:rPr>
                  <w:rFonts w:eastAsia="新細明體" w:cs="Candara" w:hint="eastAsia"/>
                  <w:color w:val="000000" w:themeColor="text1"/>
                  <w:sz w:val="20"/>
                  <w:szCs w:val="24"/>
                </w:rPr>
                <w:t>[1:0]</w:t>
              </w:r>
            </w:ins>
          </w:p>
        </w:tc>
        <w:tc>
          <w:tcPr>
            <w:tcW w:w="1106" w:type="dxa"/>
            <w:tcBorders>
              <w:top w:val="single" w:sz="4" w:space="0" w:color="0000FF"/>
              <w:left w:val="nil"/>
              <w:bottom w:val="single" w:sz="4" w:space="0" w:color="0000FF"/>
              <w:right w:val="nil"/>
            </w:tcBorders>
            <w:shd w:val="clear" w:color="auto" w:fill="FFFFFF"/>
            <w:vAlign w:val="center"/>
          </w:tcPr>
          <w:p w:rsidR="0021103F" w:rsidRDefault="0021103F">
            <w:pPr>
              <w:adjustRightInd w:val="0"/>
              <w:snapToGrid/>
              <w:spacing w:before="120" w:after="120" w:line="0" w:lineRule="atLeast"/>
              <w:textAlignment w:val="baseline"/>
              <w:rPr>
                <w:ins w:id="538" w:author="ANDESTECH\ryjou" w:date="2016-03-10T13:25:00Z"/>
                <w:rFonts w:eastAsia="新細明體" w:cs="Candara"/>
                <w:color w:val="000000" w:themeColor="text1"/>
                <w:sz w:val="20"/>
                <w:szCs w:val="24"/>
              </w:rPr>
              <w:pPrChange w:id="539" w:author="ANDESTECH\ryjou" w:date="2016-03-10T13:25:00Z">
                <w:pPr>
                  <w:adjustRightInd w:val="0"/>
                  <w:snapToGrid/>
                  <w:spacing w:before="120" w:after="120" w:line="0" w:lineRule="atLeast"/>
                  <w:jc w:val="center"/>
                  <w:textAlignment w:val="baseline"/>
                </w:pPr>
              </w:pPrChange>
            </w:pPr>
            <w:ins w:id="540" w:author="ANDESTECH\ryjou" w:date="2016-03-10T13:26:00Z">
              <w:r>
                <w:rPr>
                  <w:rFonts w:eastAsia="新細明體" w:cs="Candara" w:hint="eastAsia"/>
                  <w:color w:val="000000" w:themeColor="text1"/>
                  <w:sz w:val="20"/>
                  <w:szCs w:val="24"/>
                </w:rPr>
                <w:t xml:space="preserve">    O</w:t>
              </w:r>
            </w:ins>
          </w:p>
        </w:tc>
        <w:tc>
          <w:tcPr>
            <w:tcW w:w="6373" w:type="dxa"/>
            <w:tcBorders>
              <w:top w:val="single" w:sz="4" w:space="0" w:color="0000FF"/>
              <w:left w:val="nil"/>
              <w:bottom w:val="single" w:sz="4" w:space="0" w:color="0000FF"/>
            </w:tcBorders>
            <w:shd w:val="clear" w:color="auto" w:fill="FFFFFF"/>
            <w:vAlign w:val="center"/>
          </w:tcPr>
          <w:p w:rsidR="0021103F" w:rsidRDefault="0021103F" w:rsidP="00CB2AF5">
            <w:pPr>
              <w:adjustRightInd w:val="0"/>
              <w:snapToGrid/>
              <w:spacing w:before="120" w:after="120" w:line="0" w:lineRule="atLeast"/>
              <w:textAlignment w:val="baseline"/>
              <w:rPr>
                <w:ins w:id="541" w:author="ANDESTECH\ryjou" w:date="2016-03-10T13:25:00Z"/>
                <w:rFonts w:eastAsia="新細明體" w:cs="Candara"/>
                <w:color w:val="000000"/>
                <w:sz w:val="20"/>
                <w:szCs w:val="24"/>
              </w:rPr>
            </w:pPr>
            <w:ins w:id="542" w:author="ANDESTECH\ryjou" w:date="2016-03-10T13:26:00Z">
              <w:r>
                <w:rPr>
                  <w:rFonts w:eastAsia="新細明體" w:cs="Candara" w:hint="eastAsia"/>
                  <w:color w:val="000000"/>
                  <w:sz w:val="20"/>
                  <w:szCs w:val="24"/>
                </w:rPr>
                <w:t>AHB response</w:t>
              </w:r>
            </w:ins>
          </w:p>
        </w:tc>
      </w:tr>
      <w:tr w:rsidR="009D2826" w:rsidRPr="00712E32" w:rsidTr="00CB2AF5">
        <w:trPr>
          <w:cantSplit/>
          <w:ins w:id="543" w:author="ANDESTECH\ryjou" w:date="2016-03-10T13:26:00Z"/>
        </w:trPr>
        <w:tc>
          <w:tcPr>
            <w:tcW w:w="10342" w:type="dxa"/>
            <w:gridSpan w:val="3"/>
            <w:tcBorders>
              <w:top w:val="single" w:sz="12" w:space="0" w:color="0000FF"/>
              <w:bottom w:val="single" w:sz="12" w:space="0" w:color="0000FF"/>
            </w:tcBorders>
            <w:shd w:val="clear" w:color="auto" w:fill="FFFFFF"/>
            <w:vAlign w:val="center"/>
          </w:tcPr>
          <w:p w:rsidR="009D2826" w:rsidRPr="00712E32" w:rsidRDefault="009D2826">
            <w:pPr>
              <w:adjustRightInd w:val="0"/>
              <w:snapToGrid/>
              <w:spacing w:before="120" w:after="120" w:line="0" w:lineRule="atLeast"/>
              <w:textAlignment w:val="baseline"/>
              <w:rPr>
                <w:ins w:id="544" w:author="ANDESTECH\ryjou" w:date="2016-03-10T13:26:00Z"/>
                <w:rFonts w:eastAsia="Candara" w:cs="Candara"/>
                <w:b/>
                <w:color w:val="000000"/>
                <w:sz w:val="20"/>
                <w:szCs w:val="24"/>
              </w:rPr>
            </w:pPr>
            <w:ins w:id="545" w:author="ANDESTECH\ryjou" w:date="2016-03-10T13:26:00Z">
              <w:r>
                <w:rPr>
                  <w:rFonts w:eastAsia="新細明體" w:cs="Candara" w:hint="eastAsia"/>
                  <w:b/>
                  <w:color w:val="000000"/>
                  <w:sz w:val="20"/>
                  <w:szCs w:val="24"/>
                </w:rPr>
                <w:t xml:space="preserve">AHB sideband </w:t>
              </w:r>
              <w:r w:rsidRPr="00712E32">
                <w:rPr>
                  <w:rFonts w:eastAsia="新細明體" w:cs="Candara"/>
                  <w:b/>
                  <w:color w:val="000000"/>
                  <w:sz w:val="20"/>
                  <w:szCs w:val="24"/>
                </w:rPr>
                <w:t>signals</w:t>
              </w:r>
            </w:ins>
          </w:p>
        </w:tc>
      </w:tr>
      <w:tr w:rsidR="009D2826" w:rsidTr="00CB2AF5">
        <w:trPr>
          <w:cantSplit/>
          <w:ins w:id="546" w:author="ANDESTECH\ryjou" w:date="2016-03-10T13:27:00Z"/>
        </w:trPr>
        <w:tc>
          <w:tcPr>
            <w:tcW w:w="2863" w:type="dxa"/>
            <w:tcBorders>
              <w:top w:val="single" w:sz="4" w:space="0" w:color="0000FF"/>
              <w:bottom w:val="single" w:sz="4" w:space="0" w:color="0000FF"/>
              <w:right w:val="nil"/>
            </w:tcBorders>
            <w:shd w:val="clear" w:color="auto" w:fill="FFFFFF"/>
            <w:vAlign w:val="center"/>
          </w:tcPr>
          <w:p w:rsidR="009D2826" w:rsidRDefault="009D2826" w:rsidP="00CB2AF5">
            <w:pPr>
              <w:adjustRightInd w:val="0"/>
              <w:snapToGrid/>
              <w:spacing w:before="120" w:after="120" w:line="0" w:lineRule="atLeast"/>
              <w:textAlignment w:val="baseline"/>
              <w:rPr>
                <w:ins w:id="547" w:author="ANDESTECH\ryjou" w:date="2016-03-10T13:27:00Z"/>
                <w:rFonts w:eastAsia="新細明體" w:cs="Candara"/>
                <w:color w:val="000000" w:themeColor="text1"/>
                <w:sz w:val="20"/>
                <w:szCs w:val="24"/>
              </w:rPr>
            </w:pPr>
            <w:ins w:id="548" w:author="ANDESTECH\ryjou" w:date="2016-03-10T13:27:00Z">
              <w:r>
                <w:rPr>
                  <w:rFonts w:eastAsia="新細明體" w:cs="Candara" w:hint="eastAsia"/>
                  <w:color w:val="000000" w:themeColor="text1"/>
                  <w:sz w:val="20"/>
                  <w:szCs w:val="24"/>
                </w:rPr>
                <w:t>hllsc_req</w:t>
              </w:r>
            </w:ins>
          </w:p>
        </w:tc>
        <w:tc>
          <w:tcPr>
            <w:tcW w:w="1106" w:type="dxa"/>
            <w:tcBorders>
              <w:top w:val="single" w:sz="4" w:space="0" w:color="0000FF"/>
              <w:left w:val="nil"/>
              <w:bottom w:val="single" w:sz="4" w:space="0" w:color="0000FF"/>
              <w:right w:val="nil"/>
            </w:tcBorders>
            <w:shd w:val="clear" w:color="auto" w:fill="FFFFFF"/>
            <w:vAlign w:val="center"/>
          </w:tcPr>
          <w:p w:rsidR="009D2826" w:rsidRPr="0082061B" w:rsidRDefault="009D2826" w:rsidP="00CB2AF5">
            <w:pPr>
              <w:adjustRightInd w:val="0"/>
              <w:snapToGrid/>
              <w:spacing w:before="120" w:after="120" w:line="0" w:lineRule="atLeast"/>
              <w:jc w:val="center"/>
              <w:textAlignment w:val="baseline"/>
              <w:rPr>
                <w:ins w:id="549" w:author="ANDESTECH\ryjou" w:date="2016-03-10T13:27:00Z"/>
                <w:rFonts w:eastAsia="新細明體" w:cs="Candara"/>
                <w:color w:val="000000" w:themeColor="text1"/>
                <w:sz w:val="20"/>
                <w:szCs w:val="24"/>
              </w:rPr>
            </w:pPr>
            <w:ins w:id="550" w:author="ANDESTECH\ryjou" w:date="2016-03-10T13:27:00Z">
              <w:r>
                <w:rPr>
                  <w:rFonts w:eastAsia="新細明體" w:cs="Candara" w:hint="eastAsia"/>
                  <w:color w:val="000000" w:themeColor="text1"/>
                  <w:sz w:val="20"/>
                  <w:szCs w:val="24"/>
                </w:rPr>
                <w:t>O</w:t>
              </w:r>
            </w:ins>
          </w:p>
        </w:tc>
        <w:tc>
          <w:tcPr>
            <w:tcW w:w="6373" w:type="dxa"/>
            <w:tcBorders>
              <w:top w:val="single" w:sz="4" w:space="0" w:color="0000FF"/>
              <w:left w:val="nil"/>
              <w:bottom w:val="single" w:sz="4" w:space="0" w:color="0000FF"/>
            </w:tcBorders>
            <w:shd w:val="clear" w:color="auto" w:fill="FFFFFF"/>
            <w:vAlign w:val="center"/>
          </w:tcPr>
          <w:p w:rsidR="009D2826" w:rsidRDefault="009D2826" w:rsidP="00CB2AF5">
            <w:pPr>
              <w:adjustRightInd w:val="0"/>
              <w:snapToGrid/>
              <w:spacing w:before="120" w:after="120" w:line="0" w:lineRule="atLeast"/>
              <w:textAlignment w:val="baseline"/>
              <w:rPr>
                <w:ins w:id="551" w:author="ANDESTECH\ryjou" w:date="2016-03-10T13:27:00Z"/>
                <w:rFonts w:eastAsia="新細明體" w:cs="Candara"/>
                <w:color w:val="000000"/>
                <w:sz w:val="20"/>
                <w:szCs w:val="24"/>
              </w:rPr>
            </w:pPr>
            <w:ins w:id="552" w:author="ANDESTECH\ryjou" w:date="2016-03-10T13:27:00Z">
              <w:r>
                <w:rPr>
                  <w:rFonts w:eastAsia="新細明體" w:cs="Candara" w:hint="eastAsia"/>
                  <w:color w:val="000000"/>
                  <w:sz w:val="20"/>
                  <w:szCs w:val="24"/>
                </w:rPr>
                <w:t>LLW &amp; SCW request</w:t>
              </w:r>
            </w:ins>
          </w:p>
        </w:tc>
      </w:tr>
      <w:tr w:rsidR="009D2826" w:rsidTr="00CB2AF5">
        <w:trPr>
          <w:cantSplit/>
          <w:ins w:id="553" w:author="ANDESTECH\ryjou" w:date="2016-03-10T13:27:00Z"/>
        </w:trPr>
        <w:tc>
          <w:tcPr>
            <w:tcW w:w="2863" w:type="dxa"/>
            <w:tcBorders>
              <w:top w:val="single" w:sz="4" w:space="0" w:color="0000FF"/>
              <w:bottom w:val="single" w:sz="4" w:space="0" w:color="0000FF"/>
              <w:right w:val="nil"/>
            </w:tcBorders>
            <w:shd w:val="clear" w:color="auto" w:fill="FFFFFF"/>
            <w:vAlign w:val="center"/>
          </w:tcPr>
          <w:p w:rsidR="009D2826" w:rsidRDefault="009D2826">
            <w:pPr>
              <w:adjustRightInd w:val="0"/>
              <w:snapToGrid/>
              <w:spacing w:before="120" w:after="120" w:line="0" w:lineRule="atLeast"/>
              <w:textAlignment w:val="baseline"/>
              <w:rPr>
                <w:ins w:id="554" w:author="ANDESTECH\ryjou" w:date="2016-03-10T13:27:00Z"/>
                <w:rFonts w:eastAsia="新細明體" w:cs="Candara"/>
                <w:color w:val="000000" w:themeColor="text1"/>
                <w:sz w:val="20"/>
                <w:szCs w:val="24"/>
              </w:rPr>
            </w:pPr>
            <w:ins w:id="555" w:author="ANDESTECH\ryjou" w:date="2016-03-10T13:28:00Z">
              <w:r>
                <w:rPr>
                  <w:rFonts w:eastAsia="新細明體" w:cs="Candara" w:hint="eastAsia"/>
                  <w:color w:val="000000" w:themeColor="text1"/>
                  <w:sz w:val="20"/>
                  <w:szCs w:val="24"/>
                </w:rPr>
                <w:t>hllsc_error</w:t>
              </w:r>
            </w:ins>
          </w:p>
        </w:tc>
        <w:tc>
          <w:tcPr>
            <w:tcW w:w="1106" w:type="dxa"/>
            <w:tcBorders>
              <w:top w:val="single" w:sz="4" w:space="0" w:color="0000FF"/>
              <w:left w:val="nil"/>
              <w:bottom w:val="single" w:sz="4" w:space="0" w:color="0000FF"/>
              <w:right w:val="nil"/>
            </w:tcBorders>
            <w:shd w:val="clear" w:color="auto" w:fill="FFFFFF"/>
            <w:vAlign w:val="center"/>
          </w:tcPr>
          <w:p w:rsidR="009D2826" w:rsidRDefault="00630DA2" w:rsidP="00CB2AF5">
            <w:pPr>
              <w:adjustRightInd w:val="0"/>
              <w:snapToGrid/>
              <w:spacing w:before="120" w:after="120" w:line="0" w:lineRule="atLeast"/>
              <w:jc w:val="center"/>
              <w:textAlignment w:val="baseline"/>
              <w:rPr>
                <w:ins w:id="556" w:author="ANDESTECH\ryjou" w:date="2016-03-10T13:27:00Z"/>
                <w:rFonts w:eastAsia="新細明體" w:cs="Candara"/>
                <w:color w:val="000000" w:themeColor="text1"/>
                <w:sz w:val="20"/>
                <w:szCs w:val="24"/>
              </w:rPr>
            </w:pPr>
            <w:ins w:id="557" w:author="ANDESTECH\ryjou" w:date="2016-03-16T09:21:00Z">
              <w:r>
                <w:rPr>
                  <w:rFonts w:eastAsia="新細明體" w:cs="Candara" w:hint="eastAsia"/>
                  <w:color w:val="000000" w:themeColor="text1"/>
                  <w:sz w:val="20"/>
                  <w:szCs w:val="24"/>
                </w:rPr>
                <w:t>I</w:t>
              </w:r>
            </w:ins>
          </w:p>
        </w:tc>
        <w:tc>
          <w:tcPr>
            <w:tcW w:w="6373" w:type="dxa"/>
            <w:tcBorders>
              <w:top w:val="single" w:sz="4" w:space="0" w:color="0000FF"/>
              <w:left w:val="nil"/>
              <w:bottom w:val="single" w:sz="4" w:space="0" w:color="0000FF"/>
            </w:tcBorders>
            <w:shd w:val="clear" w:color="auto" w:fill="FFFFFF"/>
            <w:vAlign w:val="center"/>
          </w:tcPr>
          <w:p w:rsidR="009D2826" w:rsidRDefault="009D2826" w:rsidP="00CB2AF5">
            <w:pPr>
              <w:adjustRightInd w:val="0"/>
              <w:snapToGrid/>
              <w:spacing w:before="120" w:after="120" w:line="0" w:lineRule="atLeast"/>
              <w:textAlignment w:val="baseline"/>
              <w:rPr>
                <w:ins w:id="558" w:author="ANDESTECH\ryjou" w:date="2016-03-10T13:27:00Z"/>
                <w:rFonts w:eastAsia="新細明體" w:cs="Candara"/>
                <w:color w:val="000000"/>
                <w:sz w:val="20"/>
                <w:szCs w:val="24"/>
              </w:rPr>
            </w:pPr>
            <w:ins w:id="559" w:author="ANDESTECH\ryjou" w:date="2016-03-10T13:28:00Z">
              <w:r>
                <w:rPr>
                  <w:rFonts w:eastAsia="新細明體" w:cs="Candara" w:hint="eastAsia"/>
                  <w:color w:val="000000"/>
                  <w:sz w:val="20"/>
                  <w:szCs w:val="24"/>
                </w:rPr>
                <w:t>LLW &amp; SCW status</w:t>
              </w:r>
            </w:ins>
          </w:p>
        </w:tc>
      </w:tr>
    </w:tbl>
    <w:p w:rsidR="00715F13" w:rsidRDefault="00715F13">
      <w:pPr>
        <w:jc w:val="right"/>
        <w:rPr>
          <w:rFonts w:ascii="Candara" w:eastAsia="新細明體" w:hAnsi="Candara" w:cs="Candara"/>
          <w:sz w:val="22"/>
        </w:rPr>
        <w:pPrChange w:id="560" w:author="ANDESTECH\ryjou" w:date="2016-03-16T09:22:00Z">
          <w:pPr/>
        </w:pPrChange>
      </w:pPr>
    </w:p>
    <w:p w:rsidR="00715F13" w:rsidRDefault="00715F13">
      <w:pPr>
        <w:widowControl/>
        <w:snapToGrid/>
        <w:spacing w:line="240" w:lineRule="auto"/>
        <w:rPr>
          <w:rFonts w:ascii="Candara" w:eastAsia="新細明體" w:hAnsi="Candara" w:cs="Candara"/>
          <w:sz w:val="22"/>
        </w:rPr>
      </w:pPr>
      <w:r>
        <w:rPr>
          <w:rFonts w:ascii="Candara" w:eastAsia="新細明體" w:hAnsi="Candara" w:cs="Candara"/>
          <w:sz w:val="22"/>
        </w:rPr>
        <w:br w:type="page"/>
      </w:r>
    </w:p>
    <w:p w:rsidR="001612DA" w:rsidRDefault="00B76386" w:rsidP="001612DA">
      <w:pPr>
        <w:pStyle w:val="21"/>
        <w:spacing w:before="203"/>
        <w:rPr>
          <w:rFonts w:eastAsiaTheme="minorEastAsia"/>
        </w:rPr>
      </w:pPr>
      <w:bookmarkStart w:id="561" w:name="_Toc444090109"/>
      <w:r>
        <w:rPr>
          <w:rFonts w:eastAsiaTheme="minorEastAsia" w:hint="eastAsia"/>
        </w:rPr>
        <w:lastRenderedPageBreak/>
        <w:t xml:space="preserve">Timing </w:t>
      </w:r>
      <w:r w:rsidR="00A15931">
        <w:rPr>
          <w:rFonts w:eastAsiaTheme="minorEastAsia" w:hint="eastAsia"/>
        </w:rPr>
        <w:t>D</w:t>
      </w:r>
      <w:r w:rsidR="001612DA">
        <w:rPr>
          <w:rFonts w:eastAsiaTheme="minorEastAsia" w:hint="eastAsia"/>
        </w:rPr>
        <w:t>iagram</w:t>
      </w:r>
      <w:r>
        <w:rPr>
          <w:rFonts w:eastAsiaTheme="minorEastAsia" w:hint="eastAsia"/>
        </w:rPr>
        <w:t xml:space="preserve"> for </w:t>
      </w:r>
      <w:r w:rsidR="00A15931">
        <w:rPr>
          <w:rFonts w:eastAsiaTheme="minorEastAsia" w:hint="eastAsia"/>
        </w:rPr>
        <w:t>I</w:t>
      </w:r>
      <w:r>
        <w:rPr>
          <w:rFonts w:eastAsiaTheme="minorEastAsia" w:hint="eastAsia"/>
        </w:rPr>
        <w:t xml:space="preserve">nterface </w:t>
      </w:r>
      <w:r w:rsidR="00A15931">
        <w:rPr>
          <w:rFonts w:eastAsiaTheme="minorEastAsia" w:hint="eastAsia"/>
        </w:rPr>
        <w:t>P</w:t>
      </w:r>
      <w:r>
        <w:rPr>
          <w:rFonts w:eastAsiaTheme="minorEastAsia" w:hint="eastAsia"/>
        </w:rPr>
        <w:t>rotocol</w:t>
      </w:r>
      <w:bookmarkEnd w:id="561"/>
    </w:p>
    <w:p w:rsidR="00EB7F61" w:rsidRDefault="008A3113" w:rsidP="006B04C4">
      <w:pPr>
        <w:rPr>
          <w:ins w:id="562" w:author="Taco Chung-Chang Yu (余俊璋)" w:date="2016-02-18T17:16:00Z"/>
          <w:rFonts w:eastAsiaTheme="minorEastAsia"/>
        </w:rPr>
      </w:pPr>
      <w:del w:id="563" w:author="Taco Chung-Chang Yu (余俊璋)" w:date="2016-02-18T17:16:00Z">
        <w:r w:rsidDel="00EB7F61">
          <w:rPr>
            <w:rFonts w:eastAsiaTheme="minorEastAsia"/>
            <w:noProof/>
            <w:rPrChange w:id="564">
              <w:rPr>
                <w:noProof/>
              </w:rPr>
            </w:rPrChange>
          </w:rPr>
          <mc:AlternateContent>
            <mc:Choice Requires="wps">
              <w:drawing>
                <wp:anchor distT="0" distB="0" distL="114300" distR="114300" simplePos="0" relativeHeight="251665408" behindDoc="0" locked="0" layoutInCell="1" allowOverlap="1" wp14:anchorId="574C9CB8" wp14:editId="31251A55">
                  <wp:simplePos x="0" y="0"/>
                  <wp:positionH relativeFrom="column">
                    <wp:posOffset>3217586</wp:posOffset>
                  </wp:positionH>
                  <wp:positionV relativeFrom="paragraph">
                    <wp:posOffset>443865</wp:posOffset>
                  </wp:positionV>
                  <wp:extent cx="0" cy="374072"/>
                  <wp:effectExtent l="95250" t="0" r="95250" b="64135"/>
                  <wp:wrapNone/>
                  <wp:docPr id="12" name="直線單箭頭接點 12"/>
                  <wp:cNvGraphicFramePr/>
                  <a:graphic xmlns:a="http://schemas.openxmlformats.org/drawingml/2006/main">
                    <a:graphicData uri="http://schemas.microsoft.com/office/word/2010/wordprocessingShape">
                      <wps:wsp>
                        <wps:cNvCnPr/>
                        <wps:spPr>
                          <a:xfrm>
                            <a:off x="0" y="0"/>
                            <a:ext cx="0" cy="3740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單箭頭接點 12" o:spid="_x0000_s1026" type="#_x0000_t32" style="position:absolute;margin-left:253.35pt;margin-top:34.95pt;width:0;height:29.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" strokecolor="#4579b8 [3044]">
                  <v:stroke endarrow="open"/>
                </v:shape>
              </w:pict>
            </mc:Fallback>
          </mc:AlternateContent>
        </w:r>
        <w:r w:rsidR="00343D48" w:rsidDel="00EB7F61">
          <w:rPr>
            <w:rFonts w:eastAsiaTheme="minorEastAsia" w:hint="eastAsia"/>
          </w:rPr>
          <w:delText>Note</w:delText>
        </w:r>
      </w:del>
      <w:ins w:id="565" w:author="Taco Chung-Chang Yu (余俊璋)" w:date="2016-02-18T17:16:00Z">
        <w:r w:rsidR="00EB7F61">
          <w:rPr>
            <w:rFonts w:eastAsiaTheme="minorEastAsia" w:hint="eastAsia"/>
          </w:rPr>
          <w:t>Assumption</w:t>
        </w:r>
      </w:ins>
      <w:r w:rsidR="00343D48">
        <w:rPr>
          <w:rFonts w:eastAsiaTheme="minorEastAsia" w:hint="eastAsia"/>
        </w:rPr>
        <w:t>:</w:t>
      </w:r>
      <w:del w:id="566" w:author="Taco Chung-Chang Yu (余俊璋)" w:date="2016-02-18T17:18:00Z">
        <w:r w:rsidR="00343D48" w:rsidDel="00EB7F61">
          <w:rPr>
            <w:rFonts w:eastAsiaTheme="minorEastAsia" w:hint="eastAsia"/>
          </w:rPr>
          <w:delText xml:space="preserve"> </w:delText>
        </w:r>
      </w:del>
    </w:p>
    <w:p w:rsidR="006B04C4" w:rsidRPr="006B04C4" w:rsidRDefault="00430B39" w:rsidP="006B04C4">
      <w:pPr>
        <w:rPr>
          <w:rFonts w:eastAsiaTheme="minorEastAsia"/>
        </w:rPr>
      </w:pPr>
      <w:del w:id="567" w:author="Taco Chung-Chang Yu (余俊璋)" w:date="2016-02-18T17:16:00Z">
        <w:r w:rsidDel="00EB7F61">
          <w:rPr>
            <w:rFonts w:eastAsiaTheme="minorEastAsia" w:hint="eastAsia"/>
          </w:rPr>
          <w:delText>Assume t</w:delText>
        </w:r>
        <w:r w:rsidR="00343D48" w:rsidDel="00EB7F61">
          <w:rPr>
            <w:rFonts w:eastAsiaTheme="minorEastAsia" w:hint="eastAsia"/>
          </w:rPr>
          <w:delText>h</w:delText>
        </w:r>
        <w:r w:rsidDel="00EB7F61">
          <w:rPr>
            <w:rFonts w:eastAsiaTheme="minorEastAsia" w:hint="eastAsia"/>
          </w:rPr>
          <w:delText>e</w:delText>
        </w:r>
        <w:r w:rsidR="006B04C4" w:rsidDel="00EB7F61">
          <w:rPr>
            <w:rFonts w:eastAsiaTheme="minorEastAsia" w:hint="eastAsia"/>
          </w:rPr>
          <w:delText xml:space="preserve"> t</w:delText>
        </w:r>
      </w:del>
      <w:ins w:id="568" w:author="Taco Chung-Chang Yu (余俊璋)" w:date="2016-02-18T17:16:00Z">
        <w:r w:rsidR="00EB7F61">
          <w:rPr>
            <w:rFonts w:eastAsiaTheme="minorEastAsia" w:hint="eastAsia"/>
          </w:rPr>
          <w:t>T</w:t>
        </w:r>
      </w:ins>
      <w:r w:rsidR="006B04C4">
        <w:rPr>
          <w:rFonts w:eastAsiaTheme="minorEastAsia" w:hint="eastAsia"/>
        </w:rPr>
        <w:t>wo bubble</w:t>
      </w:r>
      <w:r w:rsidR="00DB7E45">
        <w:rPr>
          <w:rFonts w:eastAsiaTheme="minorEastAsia" w:hint="eastAsia"/>
        </w:rPr>
        <w:t>s</w:t>
      </w:r>
      <w:r w:rsidR="006B04C4">
        <w:rPr>
          <w:rFonts w:eastAsiaTheme="minorEastAsia" w:hint="eastAsia"/>
        </w:rPr>
        <w:t xml:space="preserve"> are always encountered </w:t>
      </w:r>
      <w:r w:rsidR="00831560">
        <w:rPr>
          <w:rFonts w:eastAsiaTheme="minorEastAsia" w:hint="eastAsia"/>
        </w:rPr>
        <w:t>for the data access</w:t>
      </w:r>
      <w:r w:rsidR="009B11AC">
        <w:rPr>
          <w:rFonts w:eastAsiaTheme="minorEastAsia" w:hint="eastAsia"/>
        </w:rPr>
        <w:t xml:space="preserve"> cycles</w:t>
      </w:r>
      <w:ins w:id="569" w:author="Taco Chung-Chang Yu (余俊璋)" w:date="2016-02-18T17:16:00Z">
        <w:r w:rsidR="00EB7F61">
          <w:rPr>
            <w:rFonts w:eastAsiaTheme="minorEastAsia" w:hint="eastAsia"/>
          </w:rPr>
          <w:t xml:space="preserve">. </w:t>
        </w:r>
      </w:ins>
      <w:ins w:id="570" w:author="Taco Chung-Chang Yu (余俊璋)" w:date="2016-02-18T17:17:00Z">
        <w:r w:rsidR="00EB7F61">
          <w:rPr>
            <w:rFonts w:eastAsiaTheme="minorEastAsia" w:hint="eastAsia"/>
          </w:rPr>
          <w:t xml:space="preserve">The bubbles are introduced by the </w:t>
        </w:r>
      </w:ins>
      <w:del w:id="571" w:author="Taco Chung-Chang Yu (余俊璋)" w:date="2016-02-18T17:16:00Z">
        <w:r w:rsidR="008F7381" w:rsidDel="00EB7F61">
          <w:rPr>
            <w:rFonts w:eastAsiaTheme="minorEastAsia" w:hint="eastAsia"/>
          </w:rPr>
          <w:delText xml:space="preserve"> if BUS has zero wait cycle</w:delText>
        </w:r>
        <w:r w:rsidR="006B04C4" w:rsidDel="00EB7F61">
          <w:rPr>
            <w:rFonts w:eastAsiaTheme="minorEastAsia" w:hint="eastAsia"/>
          </w:rPr>
          <w:delText>.</w:delText>
        </w:r>
        <w:r w:rsidR="009B11AC" w:rsidDel="00EB7F61">
          <w:rPr>
            <w:rFonts w:eastAsiaTheme="minorEastAsia" w:hint="eastAsia"/>
          </w:rPr>
          <w:delText xml:space="preserve"> </w:delText>
        </w:r>
        <w:r w:rsidR="005056EF" w:rsidDel="00EB7F61">
          <w:rPr>
            <w:rFonts w:eastAsiaTheme="minorEastAsia"/>
          </w:rPr>
          <w:delText>O</w:delText>
        </w:r>
        <w:r w:rsidR="005056EF" w:rsidDel="00EB7F61">
          <w:rPr>
            <w:rFonts w:eastAsiaTheme="minorEastAsia" w:hint="eastAsia"/>
          </w:rPr>
          <w:delText xml:space="preserve">ne of </w:delText>
        </w:r>
        <w:r w:rsidR="00471B6D" w:rsidDel="00EB7F61">
          <w:rPr>
            <w:rFonts w:eastAsiaTheme="minorEastAsia" w:hint="eastAsia"/>
          </w:rPr>
          <w:delText xml:space="preserve">the </w:delText>
        </w:r>
        <w:r w:rsidR="005056EF" w:rsidDel="00EB7F61">
          <w:rPr>
            <w:rFonts w:eastAsiaTheme="minorEastAsia" w:hint="eastAsia"/>
          </w:rPr>
          <w:delText>bubble</w:delText>
        </w:r>
        <w:r w:rsidR="00877743" w:rsidDel="00EB7F61">
          <w:rPr>
            <w:rFonts w:eastAsiaTheme="minorEastAsia" w:hint="eastAsia"/>
          </w:rPr>
          <w:delText>s</w:delText>
        </w:r>
        <w:r w:rsidR="005056EF" w:rsidDel="00EB7F61">
          <w:rPr>
            <w:rFonts w:eastAsiaTheme="minorEastAsia" w:hint="eastAsia"/>
          </w:rPr>
          <w:delText xml:space="preserve"> is </w:delText>
        </w:r>
      </w:del>
      <w:r w:rsidR="005056EF">
        <w:rPr>
          <w:rFonts w:eastAsiaTheme="minorEastAsia" w:hint="eastAsia"/>
        </w:rPr>
        <w:t xml:space="preserve">command FIFO </w:t>
      </w:r>
      <w:del w:id="572" w:author="Taco Chung-Chang Yu (余俊璋)" w:date="2016-02-18T17:17:00Z">
        <w:r w:rsidR="00255D9A" w:rsidDel="00EB7F61">
          <w:rPr>
            <w:rFonts w:eastAsiaTheme="minorEastAsia" w:hint="eastAsia"/>
          </w:rPr>
          <w:delText>delay</w:delText>
        </w:r>
        <w:r w:rsidR="005056EF" w:rsidDel="00EB7F61">
          <w:rPr>
            <w:rFonts w:eastAsiaTheme="minorEastAsia" w:hint="eastAsia"/>
          </w:rPr>
          <w:delText xml:space="preserve"> </w:delText>
        </w:r>
      </w:del>
      <w:r w:rsidR="005056EF">
        <w:rPr>
          <w:rFonts w:eastAsiaTheme="minorEastAsia" w:hint="eastAsia"/>
        </w:rPr>
        <w:t xml:space="preserve">and the </w:t>
      </w:r>
      <w:del w:id="573" w:author="Taco Chung-Chang Yu (余俊璋)" w:date="2016-02-18T17:17:00Z">
        <w:r w:rsidR="005056EF" w:rsidDel="00EB7F61">
          <w:rPr>
            <w:rFonts w:eastAsiaTheme="minorEastAsia" w:hint="eastAsia"/>
          </w:rPr>
          <w:delText xml:space="preserve">other is </w:delText>
        </w:r>
      </w:del>
      <w:r w:rsidR="005056EF">
        <w:rPr>
          <w:rFonts w:eastAsiaTheme="minorEastAsia" w:hint="eastAsia"/>
        </w:rPr>
        <w:t xml:space="preserve">read </w:t>
      </w:r>
      <w:ins w:id="574" w:author="Taco Chung-Chang Yu (余俊璋)" w:date="2016-02-18T17:17:00Z">
        <w:r w:rsidR="00EB7F61">
          <w:rPr>
            <w:rFonts w:eastAsiaTheme="minorEastAsia" w:hint="eastAsia"/>
          </w:rPr>
          <w:t xml:space="preserve">data </w:t>
        </w:r>
      </w:ins>
      <w:r w:rsidR="005056EF">
        <w:rPr>
          <w:rFonts w:eastAsiaTheme="minorEastAsia" w:hint="eastAsia"/>
        </w:rPr>
        <w:t>FIFO</w:t>
      </w:r>
      <w:del w:id="575" w:author="Taco Chung-Chang Yu (余俊璋)" w:date="2016-02-18T17:18:00Z">
        <w:r w:rsidR="005056EF" w:rsidDel="00EB7F61">
          <w:rPr>
            <w:rFonts w:eastAsiaTheme="minorEastAsia" w:hint="eastAsia"/>
          </w:rPr>
          <w:delText xml:space="preserve"> </w:delText>
        </w:r>
        <w:r w:rsidR="00255D9A" w:rsidDel="00EB7F61">
          <w:rPr>
            <w:rFonts w:eastAsiaTheme="minorEastAsia" w:hint="eastAsia"/>
          </w:rPr>
          <w:delText>delay</w:delText>
        </w:r>
      </w:del>
      <w:r w:rsidR="00DF06A2">
        <w:rPr>
          <w:rFonts w:eastAsiaTheme="minorEastAsia" w:hint="eastAsia"/>
        </w:rPr>
        <w:t>.</w:t>
      </w:r>
    </w:p>
    <w:bookmarkStart w:id="576" w:name="_Toc432662250"/>
    <w:p w:rsidR="00F57446" w:rsidRPr="00F57446" w:rsidRDefault="0017054D" w:rsidP="00F57446">
      <w:pPr>
        <w:pStyle w:val="31"/>
        <w:spacing w:before="203"/>
        <w:rPr>
          <w:rFonts w:eastAsiaTheme="minorEastAsia"/>
        </w:rPr>
      </w:pPr>
      <w:del w:id="577" w:author="Taco Chung-Chang Yu (余俊璋)" w:date="2016-02-18T17:18:00Z">
        <w:r w:rsidDel="00EB7F61">
          <w:rPr>
            <w:rFonts w:eastAsiaTheme="minorEastAsia"/>
            <w:noProof/>
            <w:rPrChange w:id="578">
              <w:rPr>
                <w:noProof/>
              </w:rPr>
            </w:rPrChange>
          </w:rPr>
          <mc:AlternateContent>
            <mc:Choice Requires="wps">
              <w:drawing>
                <wp:anchor distT="0" distB="0" distL="114300" distR="114300" simplePos="0" relativeHeight="251667456" behindDoc="0" locked="0" layoutInCell="1" allowOverlap="1" wp14:anchorId="1C876C08" wp14:editId="12482B9A">
                  <wp:simplePos x="0" y="0"/>
                  <wp:positionH relativeFrom="column">
                    <wp:posOffset>3459637</wp:posOffset>
                  </wp:positionH>
                  <wp:positionV relativeFrom="paragraph">
                    <wp:posOffset>467995</wp:posOffset>
                  </wp:positionV>
                  <wp:extent cx="885825" cy="2266366"/>
                  <wp:effectExtent l="0" t="0" r="28575" b="19685"/>
                  <wp:wrapNone/>
                  <wp:docPr id="14" name="矩形 14"/>
                  <wp:cNvGraphicFramePr/>
                  <a:graphic xmlns:a="http://schemas.openxmlformats.org/drawingml/2006/main">
                    <a:graphicData uri="http://schemas.microsoft.com/office/word/2010/wordprocessingShape">
                      <wps:wsp>
                        <wps:cNvSpPr/>
                        <wps:spPr>
                          <a:xfrm>
                            <a:off x="0" y="0"/>
                            <a:ext cx="885825" cy="22663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 o:spid="_x0000_s1026" style="position:absolute;margin-left:272.4pt;margin-top:36.85pt;width:69.75pt;height:17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" filled="f" strokecolor="red" strokeweight="2pt"/>
              </w:pict>
            </mc:Fallback>
          </mc:AlternateContent>
        </w:r>
        <w:r w:rsidR="008A3113" w:rsidDel="00EB7F61">
          <w:rPr>
            <w:rFonts w:eastAsiaTheme="minorEastAsia"/>
            <w:noProof/>
            <w:rPrChange w:id="579">
              <w:rPr>
                <w:noProof/>
              </w:rPr>
            </w:rPrChange>
          </w:rPr>
          <mc:AlternateContent>
            <mc:Choice Requires="wps">
              <w:drawing>
                <wp:anchor distT="0" distB="0" distL="114300" distR="114300" simplePos="0" relativeHeight="251664384" behindDoc="0" locked="0" layoutInCell="1" allowOverlap="1" wp14:anchorId="57432E53" wp14:editId="47550BD4">
                  <wp:simplePos x="0" y="0"/>
                  <wp:positionH relativeFrom="column">
                    <wp:posOffset>2242836</wp:posOffset>
                  </wp:positionH>
                  <wp:positionV relativeFrom="paragraph">
                    <wp:posOffset>468575</wp:posOffset>
                  </wp:positionV>
                  <wp:extent cx="885825" cy="2266366"/>
                  <wp:effectExtent l="0" t="0" r="28575" b="19685"/>
                  <wp:wrapNone/>
                  <wp:docPr id="1" name="矩形 1"/>
                  <wp:cNvGraphicFramePr/>
                  <a:graphic xmlns:a="http://schemas.openxmlformats.org/drawingml/2006/main">
                    <a:graphicData uri="http://schemas.microsoft.com/office/word/2010/wordprocessingShape">
                      <wps:wsp>
                        <wps:cNvSpPr/>
                        <wps:spPr>
                          <a:xfrm>
                            <a:off x="0" y="0"/>
                            <a:ext cx="885825" cy="22663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 o:spid="_x0000_s1026" style="position:absolute;margin-left:176.6pt;margin-top:36.9pt;width:69.75pt;height:17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" filled="f" strokecolor="red" strokeweight="2pt"/>
              </w:pict>
            </mc:Fallback>
          </mc:AlternateContent>
        </w:r>
      </w:del>
      <w:bookmarkStart w:id="580" w:name="_Toc444090110"/>
      <w:r w:rsidR="00F57446">
        <w:rPr>
          <w:rFonts w:eastAsiaTheme="minorEastAsia" w:hint="eastAsia"/>
        </w:rPr>
        <w:t>Read transactions</w:t>
      </w:r>
      <w:bookmarkEnd w:id="576"/>
      <w:bookmarkEnd w:id="580"/>
    </w:p>
    <w:bookmarkStart w:id="581" w:name="_MON_1517323026"/>
    <w:bookmarkStart w:id="582" w:name="_MON_1516013207"/>
    <w:bookmarkStart w:id="583" w:name="_MON_1516013217"/>
    <w:bookmarkStart w:id="584" w:name="_MON_1516013451"/>
    <w:bookmarkStart w:id="585" w:name="_MON_1516013519"/>
    <w:bookmarkStart w:id="586" w:name="_MON_1515912874"/>
    <w:bookmarkStart w:id="587" w:name="_MON_1516030255"/>
    <w:bookmarkStart w:id="588" w:name="_MON_1516030678"/>
    <w:bookmarkStart w:id="589" w:name="_MON_1516085179"/>
    <w:bookmarkStart w:id="590" w:name="_MON_1516085212"/>
    <w:bookmarkStart w:id="591" w:name="_MON_1515913324"/>
    <w:bookmarkStart w:id="592" w:name="_MON_1517034175"/>
    <w:bookmarkStart w:id="593" w:name="_MON_1517034338"/>
    <w:bookmarkStart w:id="594" w:name="_MON_1515913882"/>
    <w:bookmarkStart w:id="595" w:name="_MON_1515915848"/>
    <w:bookmarkStart w:id="596" w:name="_MON_1517291800"/>
    <w:bookmarkStart w:id="597" w:name="_MON_1517291824"/>
    <w:bookmarkStart w:id="598" w:name="_MON_1516012170"/>
    <w:bookmarkStart w:id="599" w:name="_MON_1516012216"/>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Start w:id="600" w:name="_MON_1516013126"/>
    <w:bookmarkEnd w:id="600"/>
    <w:p w:rsidR="00BA4A3F" w:rsidRDefault="009E5E16" w:rsidP="00BA4A3F">
      <w:pPr>
        <w:rPr>
          <w:rFonts w:eastAsiaTheme="minorEastAsia"/>
        </w:rPr>
      </w:pPr>
      <w:r>
        <w:rPr>
          <w:rFonts w:eastAsiaTheme="minorEastAsia"/>
        </w:rPr>
        <w:object w:dxaOrig="15386" w:dyaOrig="5080">
          <v:shape id="_x0000_i1026" type="#_x0000_t75" style="width:497.75pt;height:242.8pt" o:ole="">
            <v:imagedata r:id="rId17" o:title=""/>
          </v:shape>
          <o:OLEObject Type="Embed" ProgID="Excel.Sheet.12" ShapeID="_x0000_i1026" DrawAspect="Content" ObjectID="_1543149609" r:id="rId18"/>
        </w:object>
      </w:r>
    </w:p>
    <w:p w:rsidR="00BA4A3F" w:rsidRDefault="00BA4A3F" w:rsidP="00182B07">
      <w:pPr>
        <w:pStyle w:val="ae"/>
        <w:ind w:left="1446" w:firstLine="482"/>
        <w:rPr>
          <w:rFonts w:eastAsia="新細明體"/>
        </w:rPr>
      </w:pPr>
      <w:bookmarkStart w:id="601" w:name="_Toc445889133"/>
      <w:r>
        <w:t xml:space="preserve">Figure </w:t>
      </w:r>
      <w:r w:rsidR="00E85432">
        <w:fldChar w:fldCharType="begin"/>
      </w:r>
      <w:r w:rsidR="00E85432">
        <w:instrText xml:space="preserve"> SEQ Figure \* ARABIC </w:instrText>
      </w:r>
      <w:r w:rsidR="00E85432">
        <w:fldChar w:fldCharType="separate"/>
      </w:r>
      <w:r>
        <w:rPr>
          <w:noProof/>
        </w:rPr>
        <w:t>2</w:t>
      </w:r>
      <w:r w:rsidR="00E85432">
        <w:rPr>
          <w:noProof/>
        </w:rPr>
        <w:fldChar w:fldCharType="end"/>
      </w:r>
      <w:r>
        <w:rPr>
          <w:rFonts w:eastAsia="新細明體" w:hint="eastAsia"/>
        </w:rPr>
        <w:t>. The waveform of single read data transaction</w:t>
      </w:r>
      <w:r w:rsidR="00182B07">
        <w:rPr>
          <w:rFonts w:eastAsia="新細明體" w:hint="eastAsia"/>
        </w:rPr>
        <w:t xml:space="preserve"> without</w:t>
      </w:r>
      <w:r w:rsidR="00A64269">
        <w:rPr>
          <w:rFonts w:eastAsia="新細明體" w:hint="eastAsia"/>
        </w:rPr>
        <w:t xml:space="preserve"> </w:t>
      </w:r>
      <w:r w:rsidR="00182B07">
        <w:rPr>
          <w:rFonts w:eastAsia="新細明體" w:hint="eastAsia"/>
        </w:rPr>
        <w:t>wait cycles</w:t>
      </w:r>
      <w:bookmarkEnd w:id="601"/>
    </w:p>
    <w:p w:rsidR="00BA4A3F" w:rsidRPr="00A64269" w:rsidRDefault="00BA4A3F" w:rsidP="00BA4A3F">
      <w:pPr>
        <w:rPr>
          <w:rFonts w:eastAsiaTheme="minorEastAsia"/>
        </w:rPr>
      </w:pPr>
    </w:p>
    <w:p w:rsidR="00DE1EE9" w:rsidRDefault="00DE1EE9" w:rsidP="00BA4A3F">
      <w:pPr>
        <w:rPr>
          <w:rFonts w:eastAsiaTheme="minorEastAsia"/>
        </w:rPr>
      </w:pPr>
    </w:p>
    <w:p w:rsidR="00433CE8" w:rsidRDefault="00433CE8" w:rsidP="00433CE8">
      <w:pPr>
        <w:rPr>
          <w:rFonts w:eastAsiaTheme="minorEastAsia"/>
        </w:rPr>
      </w:pPr>
      <w:r>
        <w:rPr>
          <w:rFonts w:eastAsiaTheme="minorEastAsia"/>
        </w:rPr>
        <w:object w:dxaOrig="15386" w:dyaOrig="3592">
          <v:shape id="_x0000_i1027" type="#_x0000_t75" style="width:497.75pt;height:171.7pt" o:ole="">
            <v:imagedata r:id="rId19" o:title=""/>
          </v:shape>
          <o:OLEObject Type="Embed" ProgID="Excel.Sheet.12" ShapeID="_x0000_i1027" DrawAspect="Content" ObjectID="_1543149610" r:id="rId20"/>
        </w:object>
      </w:r>
    </w:p>
    <w:p w:rsidR="00433CE8" w:rsidRDefault="00433CE8" w:rsidP="00433CE8">
      <w:pPr>
        <w:pStyle w:val="ae"/>
        <w:ind w:left="1446" w:firstLine="482"/>
        <w:rPr>
          <w:rFonts w:eastAsia="新細明體"/>
        </w:rPr>
      </w:pPr>
      <w:bookmarkStart w:id="602" w:name="_Toc445889134"/>
      <w:r>
        <w:lastRenderedPageBreak/>
        <w:t xml:space="preserve">Figure </w:t>
      </w:r>
      <w:r w:rsidR="00E85432">
        <w:fldChar w:fldCharType="begin"/>
      </w:r>
      <w:r w:rsidR="00E85432">
        <w:instrText xml:space="preserve"> SEQ Figure \* ARABIC </w:instrText>
      </w:r>
      <w:r w:rsidR="00E85432">
        <w:fldChar w:fldCharType="separate"/>
      </w:r>
      <w:r>
        <w:rPr>
          <w:noProof/>
        </w:rPr>
        <w:t>3</w:t>
      </w:r>
      <w:r w:rsidR="00E85432">
        <w:rPr>
          <w:noProof/>
        </w:rPr>
        <w:fldChar w:fldCharType="end"/>
      </w:r>
      <w:r>
        <w:rPr>
          <w:rFonts w:eastAsia="新細明體" w:hint="eastAsia"/>
        </w:rPr>
        <w:t>. The waveform of burst read transaction without wait cycles</w:t>
      </w:r>
      <w:bookmarkEnd w:id="602"/>
    </w:p>
    <w:p w:rsidR="00DE1EE9" w:rsidRPr="00433CE8" w:rsidRDefault="00DE1EE9" w:rsidP="00BA4A3F">
      <w:pPr>
        <w:rPr>
          <w:rFonts w:eastAsiaTheme="minorEastAsia"/>
        </w:rPr>
      </w:pPr>
    </w:p>
    <w:bookmarkStart w:id="603" w:name="_MON_1515912000"/>
    <w:bookmarkStart w:id="604" w:name="_MON_1515912630"/>
    <w:bookmarkStart w:id="605" w:name="_MON_1515913445"/>
    <w:bookmarkStart w:id="606" w:name="_MON_1515913938"/>
    <w:bookmarkStart w:id="607" w:name="_MON_1515915839"/>
    <w:bookmarkStart w:id="608" w:name="_MON_1516012259"/>
    <w:bookmarkStart w:id="609" w:name="_MON_1516012922"/>
    <w:bookmarkStart w:id="610" w:name="_MON_1516012934"/>
    <w:bookmarkStart w:id="611" w:name="_MON_1516013017"/>
    <w:bookmarkStart w:id="612" w:name="_MON_1516013089"/>
    <w:bookmarkStart w:id="613" w:name="_MON_1516013504"/>
    <w:bookmarkStart w:id="614" w:name="_MON_1516013757"/>
    <w:bookmarkStart w:id="615" w:name="_MON_1515857964"/>
    <w:bookmarkStart w:id="616" w:name="_MON_1516082539"/>
    <w:bookmarkStart w:id="617" w:name="_MON_1516085193"/>
    <w:bookmarkStart w:id="618" w:name="_MON_1515858115"/>
    <w:bookmarkStart w:id="619" w:name="_MON_1517031774"/>
    <w:bookmarkStart w:id="620" w:name="_MON_1517034358"/>
    <w:bookmarkStart w:id="621" w:name="_MON_1517034522"/>
    <w:bookmarkStart w:id="622" w:name="_MON_1515908384"/>
    <w:bookmarkStart w:id="623" w:name="_MON_151585754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Start w:id="624" w:name="_MON_1517292522"/>
    <w:bookmarkEnd w:id="624"/>
    <w:p w:rsidR="001612DA" w:rsidRDefault="00D63772" w:rsidP="001612DA">
      <w:pPr>
        <w:rPr>
          <w:rFonts w:eastAsiaTheme="minorEastAsia"/>
        </w:rPr>
      </w:pPr>
      <w:r>
        <w:rPr>
          <w:rFonts w:eastAsiaTheme="minorEastAsia"/>
        </w:rPr>
        <w:object w:dxaOrig="15386" w:dyaOrig="3592">
          <v:shape id="_x0000_i1028" type="#_x0000_t75" style="width:497.75pt;height:171.7pt" o:ole="">
            <v:imagedata r:id="rId21" o:title=""/>
          </v:shape>
          <o:OLEObject Type="Embed" ProgID="Excel.Sheet.12" ShapeID="_x0000_i1028" DrawAspect="Content" ObjectID="_1543149611" r:id="rId22"/>
        </w:object>
      </w:r>
    </w:p>
    <w:p w:rsidR="001612DA" w:rsidRDefault="001612DA" w:rsidP="00017ED3">
      <w:pPr>
        <w:pStyle w:val="ae"/>
        <w:ind w:left="1446" w:firstLine="482"/>
        <w:rPr>
          <w:rFonts w:eastAsia="新細明體"/>
        </w:rPr>
      </w:pPr>
      <w:bookmarkStart w:id="625" w:name="_Ref443580227"/>
      <w:bookmarkStart w:id="626" w:name="_Toc445889135"/>
      <w:r>
        <w:t xml:space="preserve">Figure </w:t>
      </w:r>
      <w:r w:rsidR="00E85432">
        <w:fldChar w:fldCharType="begin"/>
      </w:r>
      <w:r w:rsidR="00E85432">
        <w:instrText xml:space="preserve"> SEQ Figure \* ARABIC </w:instrText>
      </w:r>
      <w:r w:rsidR="00E85432">
        <w:fldChar w:fldCharType="separate"/>
      </w:r>
      <w:r w:rsidR="00433CE8">
        <w:rPr>
          <w:noProof/>
        </w:rPr>
        <w:t>4</w:t>
      </w:r>
      <w:r w:rsidR="00E85432">
        <w:rPr>
          <w:noProof/>
        </w:rPr>
        <w:fldChar w:fldCharType="end"/>
      </w:r>
      <w:bookmarkEnd w:id="625"/>
      <w:r>
        <w:rPr>
          <w:rFonts w:eastAsia="新細明體" w:hint="eastAsia"/>
        </w:rPr>
        <w:t xml:space="preserve">. </w:t>
      </w:r>
      <w:r w:rsidR="009B6CD9">
        <w:rPr>
          <w:rFonts w:eastAsia="新細明體" w:hint="eastAsia"/>
        </w:rPr>
        <w:t>T</w:t>
      </w:r>
      <w:r w:rsidR="00FF54F1">
        <w:rPr>
          <w:rFonts w:eastAsia="新細明體" w:hint="eastAsia"/>
        </w:rPr>
        <w:t>he waveform of burst r</w:t>
      </w:r>
      <w:r w:rsidR="002B6E48">
        <w:rPr>
          <w:rFonts w:eastAsia="新細明體" w:hint="eastAsia"/>
        </w:rPr>
        <w:t>ead</w:t>
      </w:r>
      <w:r>
        <w:rPr>
          <w:rFonts w:eastAsia="新細明體" w:hint="eastAsia"/>
        </w:rPr>
        <w:t xml:space="preserve"> data </w:t>
      </w:r>
      <w:r w:rsidR="00FF54F1">
        <w:rPr>
          <w:rFonts w:eastAsia="新細明體" w:hint="eastAsia"/>
        </w:rPr>
        <w:t>transaction</w:t>
      </w:r>
      <w:r w:rsidR="00BF471B">
        <w:rPr>
          <w:rFonts w:eastAsia="新細明體" w:hint="eastAsia"/>
        </w:rPr>
        <w:t xml:space="preserve"> with wait cycles</w:t>
      </w:r>
      <w:bookmarkEnd w:id="626"/>
    </w:p>
    <w:bookmarkStart w:id="627" w:name="_MON_1515913956"/>
    <w:bookmarkStart w:id="628" w:name="_MON_1515913982"/>
    <w:bookmarkStart w:id="629" w:name="_MON_1515915832"/>
    <w:bookmarkStart w:id="630" w:name="_MON_1515934668"/>
    <w:bookmarkStart w:id="631" w:name="_MON_1516012328"/>
    <w:bookmarkStart w:id="632" w:name="_MON_1516013283"/>
    <w:bookmarkStart w:id="633" w:name="_MON_1516013765"/>
    <w:bookmarkStart w:id="634" w:name="_MON_1515912213"/>
    <w:bookmarkStart w:id="635" w:name="_MON_1516030518"/>
    <w:bookmarkStart w:id="636" w:name="_MON_1516030602"/>
    <w:bookmarkStart w:id="637" w:name="_MON_1516082548"/>
    <w:bookmarkStart w:id="638" w:name="_MON_1516085222"/>
    <w:bookmarkStart w:id="639" w:name="_MON_1515912659"/>
    <w:bookmarkStart w:id="640" w:name="_MON_1517034554"/>
    <w:bookmarkStart w:id="641" w:name="_MON_1515912675"/>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rsidR="0014750D" w:rsidRDefault="00F6134B" w:rsidP="0014750D">
      <w:pPr>
        <w:rPr>
          <w:rFonts w:eastAsia="新細明體"/>
        </w:rPr>
      </w:pPr>
      <w:ins w:id="642" w:author="Taco Chung-Chang Yu (余俊璋)" w:date="2016-02-18T17:34:00Z">
        <w:r>
          <w:rPr>
            <w:rFonts w:eastAsia="新細明體"/>
          </w:rPr>
          <w:fldChar w:fldCharType="begin"/>
        </w:r>
        <w:r>
          <w:rPr>
            <w:rFonts w:eastAsia="新細明體"/>
          </w:rPr>
          <w:instrText xml:space="preserve"> REF _Ref443580227 \h </w:instrText>
        </w:r>
      </w:ins>
      <w:r>
        <w:rPr>
          <w:rFonts w:eastAsia="新細明體"/>
        </w:rPr>
      </w:r>
      <w:r>
        <w:rPr>
          <w:rFonts w:eastAsia="新細明體"/>
        </w:rPr>
        <w:fldChar w:fldCharType="separate"/>
      </w:r>
      <w:ins w:id="643" w:author="Taco Chung-Chang Yu (余俊璋)" w:date="2016-02-18T17:34:00Z">
        <w:r>
          <w:t xml:space="preserve">Figure </w:t>
        </w:r>
        <w:r>
          <w:rPr>
            <w:noProof/>
          </w:rPr>
          <w:t>4</w:t>
        </w:r>
        <w:r>
          <w:rPr>
            <w:rFonts w:eastAsia="新細明體"/>
          </w:rPr>
          <w:fldChar w:fldCharType="end"/>
        </w:r>
      </w:ins>
      <w:del w:id="644" w:author="Taco Chung-Chang Yu (余俊璋)" w:date="2016-02-18T17:34:00Z">
        <w:r w:rsidR="0014750D" w:rsidDel="00F6134B">
          <w:rPr>
            <w:rFonts w:eastAsia="新細明體"/>
          </w:rPr>
          <w:fldChar w:fldCharType="begin"/>
        </w:r>
        <w:r w:rsidR="0014750D" w:rsidDel="00F6134B">
          <w:rPr>
            <w:rFonts w:eastAsia="新細明體"/>
          </w:rPr>
          <w:delInstrText xml:space="preserve"> </w:delInstrText>
        </w:r>
        <w:r w:rsidR="0014750D" w:rsidDel="00F6134B">
          <w:rPr>
            <w:rFonts w:eastAsia="新細明體" w:hint="eastAsia"/>
          </w:rPr>
          <w:delInstrText>REF _Ref269990978 \h</w:delInstrText>
        </w:r>
        <w:r w:rsidR="0014750D" w:rsidDel="00F6134B">
          <w:rPr>
            <w:rFonts w:eastAsia="新細明體"/>
          </w:rPr>
          <w:delInstrText xml:space="preserve"> </w:delInstrText>
        </w:r>
        <w:r w:rsidR="0014750D" w:rsidDel="00F6134B">
          <w:rPr>
            <w:rFonts w:eastAsia="新細明體"/>
          </w:rPr>
        </w:r>
        <w:r w:rsidR="0014750D" w:rsidDel="00F6134B">
          <w:rPr>
            <w:rFonts w:eastAsia="新細明體"/>
          </w:rPr>
          <w:fldChar w:fldCharType="separate"/>
        </w:r>
        <w:r w:rsidR="0014750D" w:rsidDel="00F6134B">
          <w:delText xml:space="preserve">Figure </w:delText>
        </w:r>
        <w:r w:rsidR="0014750D" w:rsidDel="00F6134B">
          <w:rPr>
            <w:rFonts w:eastAsia="新細明體"/>
          </w:rPr>
          <w:fldChar w:fldCharType="end"/>
        </w:r>
        <w:r w:rsidR="0014750D" w:rsidDel="00F6134B">
          <w:rPr>
            <w:rFonts w:eastAsia="新細明體" w:hint="eastAsia"/>
          </w:rPr>
          <w:delText>4</w:delText>
        </w:r>
      </w:del>
      <w:r w:rsidR="0014750D">
        <w:rPr>
          <w:rFonts w:eastAsia="新細明體" w:hint="eastAsia"/>
        </w:rPr>
        <w:t xml:space="preserve"> shows the read data with the one bus wait cycle.</w:t>
      </w:r>
    </w:p>
    <w:p w:rsidR="0014750D" w:rsidRPr="006A0BA8" w:rsidRDefault="0014750D" w:rsidP="0014750D">
      <w:pPr>
        <w:rPr>
          <w:rFonts w:eastAsia="新細明體"/>
        </w:rPr>
      </w:pPr>
    </w:p>
    <w:p w:rsidR="000D268D" w:rsidRDefault="000D268D" w:rsidP="00A30AFC">
      <w:pPr>
        <w:rPr>
          <w:rFonts w:eastAsiaTheme="minorEastAsia"/>
        </w:rPr>
      </w:pPr>
    </w:p>
    <w:p w:rsidR="000D268D" w:rsidRDefault="000D268D" w:rsidP="000D268D">
      <w:pPr>
        <w:rPr>
          <w:rFonts w:eastAsiaTheme="minorEastAsia"/>
        </w:rPr>
      </w:pPr>
      <w:r>
        <w:rPr>
          <w:rFonts w:eastAsiaTheme="minorEastAsia"/>
        </w:rPr>
        <w:object w:dxaOrig="13233" w:dyaOrig="3890">
          <v:shape id="_x0000_i1029" type="#_x0000_t75" style="width:428.1pt;height:185.95pt" o:ole="">
            <v:imagedata r:id="rId23" o:title=""/>
          </v:shape>
          <o:OLEObject Type="Embed" ProgID="Excel.Sheet.12" ShapeID="_x0000_i1029" DrawAspect="Content" ObjectID="_1543149612" r:id="rId24"/>
        </w:object>
      </w:r>
    </w:p>
    <w:p w:rsidR="000D268D" w:rsidRDefault="000D268D" w:rsidP="000D268D">
      <w:pPr>
        <w:pStyle w:val="ae"/>
        <w:ind w:left="964" w:firstLine="482"/>
        <w:rPr>
          <w:rFonts w:eastAsia="新細明體"/>
        </w:rPr>
      </w:pPr>
      <w:bookmarkStart w:id="645" w:name="_Ref443580240"/>
      <w:bookmarkStart w:id="646" w:name="_Toc445889136"/>
      <w:r>
        <w:t xml:space="preserve">Figure </w:t>
      </w:r>
      <w:r w:rsidR="00E85432">
        <w:fldChar w:fldCharType="begin"/>
      </w:r>
      <w:r w:rsidR="00E85432">
        <w:instrText xml:space="preserve"> SEQ Figure \* ARABIC </w:instrText>
      </w:r>
      <w:r w:rsidR="00E85432">
        <w:fldChar w:fldCharType="separate"/>
      </w:r>
      <w:r>
        <w:rPr>
          <w:noProof/>
        </w:rPr>
        <w:t>5</w:t>
      </w:r>
      <w:r w:rsidR="00E85432">
        <w:rPr>
          <w:noProof/>
        </w:rPr>
        <w:fldChar w:fldCharType="end"/>
      </w:r>
      <w:bookmarkEnd w:id="645"/>
      <w:r>
        <w:rPr>
          <w:rFonts w:eastAsia="新細明體" w:hint="eastAsia"/>
        </w:rPr>
        <w:t>. T</w:t>
      </w:r>
      <w:r>
        <w:rPr>
          <w:rFonts w:eastAsia="新細明體"/>
        </w:rPr>
        <w:t>he</w:t>
      </w:r>
      <w:r>
        <w:rPr>
          <w:rFonts w:eastAsia="新細明體" w:hint="eastAsia"/>
        </w:rPr>
        <w:t xml:space="preserve"> waveform of read data return with the wait state</w:t>
      </w:r>
      <w:bookmarkEnd w:id="646"/>
    </w:p>
    <w:p w:rsidR="0032639E" w:rsidRPr="006A0BA8" w:rsidRDefault="00F6134B" w:rsidP="0032639E">
      <w:pPr>
        <w:rPr>
          <w:rFonts w:eastAsia="新細明體"/>
        </w:rPr>
      </w:pPr>
      <w:ins w:id="647" w:author="Taco Chung-Chang Yu (余俊璋)" w:date="2016-02-18T17:35:00Z">
        <w:r>
          <w:rPr>
            <w:rFonts w:eastAsia="新細明體"/>
          </w:rPr>
          <w:fldChar w:fldCharType="begin"/>
        </w:r>
        <w:r>
          <w:rPr>
            <w:rFonts w:eastAsia="新細明體"/>
          </w:rPr>
          <w:instrText xml:space="preserve"> REF _Ref443580240 \h </w:instrText>
        </w:r>
      </w:ins>
      <w:r>
        <w:rPr>
          <w:rFonts w:eastAsia="新細明體"/>
        </w:rPr>
      </w:r>
      <w:r>
        <w:rPr>
          <w:rFonts w:eastAsia="新細明體"/>
        </w:rPr>
        <w:fldChar w:fldCharType="separate"/>
      </w:r>
      <w:ins w:id="648" w:author="Taco Chung-Chang Yu (余俊璋)" w:date="2016-02-18T17:35:00Z">
        <w:r>
          <w:t xml:space="preserve">Figure </w:t>
        </w:r>
        <w:r>
          <w:rPr>
            <w:noProof/>
          </w:rPr>
          <w:t>5</w:t>
        </w:r>
        <w:r>
          <w:rPr>
            <w:rFonts w:eastAsia="新細明體"/>
          </w:rPr>
          <w:fldChar w:fldCharType="end"/>
        </w:r>
      </w:ins>
      <w:del w:id="649" w:author="Taco Chung-Chang Yu (余俊璋)" w:date="2016-02-18T17:35:00Z">
        <w:r w:rsidR="0032639E" w:rsidDel="00F6134B">
          <w:rPr>
            <w:rFonts w:eastAsia="新細明體"/>
          </w:rPr>
          <w:fldChar w:fldCharType="begin"/>
        </w:r>
        <w:r w:rsidR="0032639E" w:rsidDel="00F6134B">
          <w:rPr>
            <w:rFonts w:eastAsia="新細明體"/>
          </w:rPr>
          <w:delInstrText xml:space="preserve"> </w:delInstrText>
        </w:r>
        <w:r w:rsidR="0032639E" w:rsidDel="00F6134B">
          <w:rPr>
            <w:rFonts w:eastAsia="新細明體" w:hint="eastAsia"/>
          </w:rPr>
          <w:delInstrText>REF _Ref269990978 \h</w:delInstrText>
        </w:r>
        <w:r w:rsidR="0032639E" w:rsidDel="00F6134B">
          <w:rPr>
            <w:rFonts w:eastAsia="新細明體"/>
          </w:rPr>
          <w:delInstrText xml:space="preserve"> </w:delInstrText>
        </w:r>
        <w:r w:rsidR="0032639E" w:rsidDel="00F6134B">
          <w:rPr>
            <w:rFonts w:eastAsia="新細明體"/>
          </w:rPr>
        </w:r>
        <w:r w:rsidR="0032639E" w:rsidDel="00F6134B">
          <w:rPr>
            <w:rFonts w:eastAsia="新細明體"/>
          </w:rPr>
          <w:fldChar w:fldCharType="separate"/>
        </w:r>
        <w:r w:rsidR="0032639E" w:rsidDel="00F6134B">
          <w:delText xml:space="preserve">Figure </w:delText>
        </w:r>
        <w:r w:rsidR="0032639E" w:rsidDel="00F6134B">
          <w:rPr>
            <w:rFonts w:eastAsia="新細明體"/>
          </w:rPr>
          <w:fldChar w:fldCharType="end"/>
        </w:r>
        <w:r w:rsidR="0032639E" w:rsidDel="00F6134B">
          <w:rPr>
            <w:rFonts w:eastAsia="新細明體" w:hint="eastAsia"/>
          </w:rPr>
          <w:delText>5</w:delText>
        </w:r>
      </w:del>
      <w:r w:rsidR="0032639E">
        <w:rPr>
          <w:rFonts w:eastAsia="新細明體" w:hint="eastAsia"/>
        </w:rPr>
        <w:t xml:space="preserve"> shows the return </w:t>
      </w:r>
      <w:r w:rsidR="00965150">
        <w:rPr>
          <w:rFonts w:eastAsia="新細明體" w:hint="eastAsia"/>
        </w:rPr>
        <w:t xml:space="preserve">data </w:t>
      </w:r>
      <w:r w:rsidR="00EF11D9">
        <w:rPr>
          <w:rFonts w:eastAsia="新細明體" w:hint="eastAsia"/>
        </w:rPr>
        <w:t>encounters</w:t>
      </w:r>
      <w:r w:rsidR="0032639E">
        <w:rPr>
          <w:rFonts w:eastAsia="新細明體" w:hint="eastAsia"/>
        </w:rPr>
        <w:t xml:space="preserve"> the wait </w:t>
      </w:r>
      <w:r w:rsidR="00AC382D">
        <w:rPr>
          <w:rFonts w:eastAsia="新細明體" w:hint="eastAsia"/>
        </w:rPr>
        <w:t>state</w:t>
      </w:r>
      <w:r w:rsidR="0032639E">
        <w:rPr>
          <w:rFonts w:eastAsia="新細明體" w:hint="eastAsia"/>
        </w:rPr>
        <w:t xml:space="preserve"> at T7. During T8</w:t>
      </w:r>
      <w:r w:rsidR="004B40D7">
        <w:rPr>
          <w:rFonts w:eastAsia="新細明體" w:hint="eastAsia"/>
        </w:rPr>
        <w:t xml:space="preserve"> </w:t>
      </w:r>
      <w:r w:rsidR="0032639E">
        <w:rPr>
          <w:rFonts w:eastAsia="新細明體" w:hint="eastAsia"/>
        </w:rPr>
        <w:t>~</w:t>
      </w:r>
      <w:r w:rsidR="004B40D7">
        <w:rPr>
          <w:rFonts w:eastAsia="新細明體" w:hint="eastAsia"/>
        </w:rPr>
        <w:t xml:space="preserve"> </w:t>
      </w:r>
      <w:r w:rsidR="0031212D">
        <w:rPr>
          <w:rFonts w:eastAsia="新細明體" w:hint="eastAsia"/>
        </w:rPr>
        <w:t>T10</w:t>
      </w:r>
      <w:r w:rsidR="0032639E">
        <w:rPr>
          <w:rFonts w:eastAsia="新細明體" w:hint="eastAsia"/>
        </w:rPr>
        <w:t>, BIU needs to hold the return data until the wait state is released</w:t>
      </w:r>
      <w:r w:rsidR="00752DC4">
        <w:rPr>
          <w:rFonts w:eastAsia="新細明體" w:hint="eastAsia"/>
        </w:rPr>
        <w:t xml:space="preserve"> </w:t>
      </w:r>
      <w:r w:rsidR="0040704A">
        <w:rPr>
          <w:rFonts w:eastAsia="新細明體" w:hint="eastAsia"/>
        </w:rPr>
        <w:t>(T10)</w:t>
      </w:r>
      <w:r w:rsidR="005105FD">
        <w:rPr>
          <w:rFonts w:eastAsia="新細明體" w:hint="eastAsia"/>
        </w:rPr>
        <w:t>. This feature is only supported for LSU</w:t>
      </w:r>
      <w:r w:rsidR="0032639E">
        <w:rPr>
          <w:rFonts w:eastAsia="新細明體" w:hint="eastAsia"/>
        </w:rPr>
        <w:t>.</w:t>
      </w:r>
    </w:p>
    <w:p w:rsidR="0032639E" w:rsidRPr="0032639E" w:rsidRDefault="0032639E">
      <w:pPr>
        <w:widowControl/>
        <w:snapToGrid/>
        <w:spacing w:line="240" w:lineRule="auto"/>
        <w:rPr>
          <w:rFonts w:eastAsiaTheme="minorEastAsia"/>
        </w:rPr>
      </w:pPr>
      <w:r>
        <w:rPr>
          <w:rFonts w:eastAsiaTheme="minorEastAsia"/>
        </w:rPr>
        <w:br w:type="page"/>
      </w:r>
    </w:p>
    <w:p w:rsidR="00DE1EE9" w:rsidRPr="00F57446" w:rsidRDefault="00F57446" w:rsidP="00A30AFC">
      <w:pPr>
        <w:pStyle w:val="31"/>
        <w:spacing w:before="203"/>
        <w:rPr>
          <w:rFonts w:eastAsiaTheme="minorEastAsia"/>
        </w:rPr>
      </w:pPr>
      <w:bookmarkStart w:id="650" w:name="_Toc444090111"/>
      <w:r>
        <w:rPr>
          <w:rFonts w:eastAsiaTheme="minorEastAsia" w:hint="eastAsia"/>
        </w:rPr>
        <w:lastRenderedPageBreak/>
        <w:t>Write transactions</w:t>
      </w:r>
      <w:bookmarkEnd w:id="650"/>
    </w:p>
    <w:bookmarkStart w:id="651" w:name="_MON_1517138983"/>
    <w:bookmarkStart w:id="652" w:name="_MON_1515908643"/>
    <w:bookmarkStart w:id="653" w:name="_MON_1515912437"/>
    <w:bookmarkStart w:id="654" w:name="_MON_1517292741"/>
    <w:bookmarkStart w:id="655" w:name="_MON_1517309780"/>
    <w:bookmarkStart w:id="656" w:name="_MON_1515914026"/>
    <w:bookmarkStart w:id="657" w:name="_MON_1515914041"/>
    <w:bookmarkStart w:id="658" w:name="_MON_1515914106"/>
    <w:bookmarkStart w:id="659" w:name="_MON_1515914653"/>
    <w:bookmarkStart w:id="660" w:name="_MON_1515915824"/>
    <w:bookmarkStart w:id="661" w:name="_MON_1515934878"/>
    <w:bookmarkStart w:id="662" w:name="_MON_1516012522"/>
    <w:bookmarkStart w:id="663" w:name="_MON_1516012809"/>
    <w:bookmarkStart w:id="664" w:name="_MON_1516013301"/>
    <w:bookmarkStart w:id="665" w:name="_MON_1516013772"/>
    <w:bookmarkStart w:id="666" w:name="_MON_1515908666"/>
    <w:bookmarkStart w:id="667" w:name="_MON_1516031696"/>
    <w:bookmarkStart w:id="668" w:name="_MON_1516031722"/>
    <w:bookmarkStart w:id="669" w:name="_MON_1516031788"/>
    <w:bookmarkStart w:id="670" w:name="_MON_1516031819"/>
    <w:bookmarkStart w:id="671" w:name="_MON_1516082558"/>
    <w:bookmarkStart w:id="672" w:name="_MON_1516103269"/>
    <w:bookmarkStart w:id="673" w:name="_MON_1515858472"/>
    <w:bookmarkStart w:id="674" w:name="_MON_1517032801"/>
    <w:bookmarkStart w:id="675" w:name="_MON_1517034706"/>
    <w:bookmarkStart w:id="676" w:name="_MON_1517034816"/>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Start w:id="677" w:name="_MON_1517052344"/>
    <w:bookmarkEnd w:id="677"/>
    <w:p w:rsidR="001612DA" w:rsidRDefault="009B4120" w:rsidP="00652FDC">
      <w:pPr>
        <w:widowControl/>
        <w:snapToGrid/>
        <w:spacing w:line="240" w:lineRule="auto"/>
        <w:rPr>
          <w:rFonts w:eastAsiaTheme="minorEastAsia"/>
        </w:rPr>
      </w:pPr>
      <w:r>
        <w:rPr>
          <w:rFonts w:eastAsiaTheme="minorEastAsia"/>
        </w:rPr>
        <w:object w:dxaOrig="15724" w:dyaOrig="4187">
          <v:shape id="_x0000_i1030" type="#_x0000_t75" style="width:508.65pt;height:200.15pt" o:ole="">
            <v:imagedata r:id="rId25" o:title=""/>
          </v:shape>
          <o:OLEObject Type="Embed" ProgID="Excel.Sheet.12" ShapeID="_x0000_i1030" DrawAspect="Content" ObjectID="_1543149613" r:id="rId26"/>
        </w:object>
      </w:r>
    </w:p>
    <w:p w:rsidR="001612DA" w:rsidRDefault="001612DA" w:rsidP="00017ED3">
      <w:pPr>
        <w:pStyle w:val="ae"/>
        <w:ind w:left="482" w:firstLine="482"/>
        <w:rPr>
          <w:rFonts w:eastAsia="新細明體"/>
        </w:rPr>
      </w:pPr>
      <w:bookmarkStart w:id="678" w:name="_Ref443580253"/>
      <w:bookmarkStart w:id="679" w:name="_Toc445889137"/>
      <w:r>
        <w:t xml:space="preserve">Figure </w:t>
      </w:r>
      <w:r w:rsidR="00E85432">
        <w:fldChar w:fldCharType="begin"/>
      </w:r>
      <w:r w:rsidR="00E85432">
        <w:instrText xml:space="preserve"> SEQ Figure \* ARABIC </w:instrText>
      </w:r>
      <w:r w:rsidR="00E85432">
        <w:fldChar w:fldCharType="separate"/>
      </w:r>
      <w:r w:rsidR="000D268D">
        <w:rPr>
          <w:noProof/>
        </w:rPr>
        <w:t>6</w:t>
      </w:r>
      <w:r w:rsidR="00E85432">
        <w:rPr>
          <w:noProof/>
        </w:rPr>
        <w:fldChar w:fldCharType="end"/>
      </w:r>
      <w:bookmarkEnd w:id="678"/>
      <w:r>
        <w:rPr>
          <w:rFonts w:eastAsia="新細明體" w:hint="eastAsia"/>
        </w:rPr>
        <w:t xml:space="preserve">. </w:t>
      </w:r>
      <w:r w:rsidR="009B6CD9">
        <w:rPr>
          <w:rFonts w:eastAsia="新細明體" w:hint="eastAsia"/>
        </w:rPr>
        <w:t>T</w:t>
      </w:r>
      <w:r w:rsidR="009B6CD9">
        <w:rPr>
          <w:rFonts w:eastAsia="新細明體"/>
        </w:rPr>
        <w:t>he</w:t>
      </w:r>
      <w:r w:rsidR="009B6CD9">
        <w:rPr>
          <w:rFonts w:eastAsia="新細明體" w:hint="eastAsia"/>
        </w:rPr>
        <w:t xml:space="preserve"> waveform of single write </w:t>
      </w:r>
      <w:r w:rsidR="009B6CD9">
        <w:rPr>
          <w:rFonts w:eastAsia="新細明體"/>
        </w:rPr>
        <w:t>transaction</w:t>
      </w:r>
      <w:r w:rsidR="00237FCB">
        <w:rPr>
          <w:rFonts w:eastAsia="新細明體" w:hint="eastAsia"/>
        </w:rPr>
        <w:t xml:space="preserve"> with</w:t>
      </w:r>
      <w:r w:rsidR="00666BE8">
        <w:rPr>
          <w:rFonts w:eastAsia="新細明體" w:hint="eastAsia"/>
        </w:rPr>
        <w:t>out</w:t>
      </w:r>
      <w:r w:rsidR="00237FCB">
        <w:rPr>
          <w:rFonts w:eastAsia="新細明體" w:hint="eastAsia"/>
        </w:rPr>
        <w:t xml:space="preserve"> </w:t>
      </w:r>
      <w:r w:rsidR="002572EC">
        <w:rPr>
          <w:rFonts w:eastAsia="新細明體" w:hint="eastAsia"/>
        </w:rPr>
        <w:t xml:space="preserve">the </w:t>
      </w:r>
      <w:r w:rsidR="00666BE8">
        <w:rPr>
          <w:rFonts w:eastAsia="新細明體" w:hint="eastAsia"/>
        </w:rPr>
        <w:t>wait cycles</w:t>
      </w:r>
      <w:bookmarkEnd w:id="679"/>
    </w:p>
    <w:p w:rsidR="003B23C5" w:rsidRPr="006A0BA8" w:rsidRDefault="00F6134B" w:rsidP="003B23C5">
      <w:pPr>
        <w:rPr>
          <w:rFonts w:eastAsia="新細明體"/>
        </w:rPr>
      </w:pPr>
      <w:ins w:id="680" w:author="Taco Chung-Chang Yu (余俊璋)" w:date="2016-02-18T17:35:00Z">
        <w:r>
          <w:rPr>
            <w:rFonts w:eastAsia="新細明體"/>
          </w:rPr>
          <w:fldChar w:fldCharType="begin"/>
        </w:r>
        <w:r>
          <w:rPr>
            <w:rFonts w:eastAsia="新細明體"/>
          </w:rPr>
          <w:instrText xml:space="preserve"> REF _Ref443580253 \h </w:instrText>
        </w:r>
      </w:ins>
      <w:r>
        <w:rPr>
          <w:rFonts w:eastAsia="新細明體"/>
        </w:rPr>
      </w:r>
      <w:r>
        <w:rPr>
          <w:rFonts w:eastAsia="新細明體"/>
        </w:rPr>
        <w:fldChar w:fldCharType="separate"/>
      </w:r>
      <w:ins w:id="681" w:author="Taco Chung-Chang Yu (余俊璋)" w:date="2016-02-18T17:35:00Z">
        <w:r>
          <w:t xml:space="preserve">Figure </w:t>
        </w:r>
        <w:r>
          <w:rPr>
            <w:noProof/>
          </w:rPr>
          <w:t>6</w:t>
        </w:r>
        <w:r>
          <w:rPr>
            <w:rFonts w:eastAsia="新細明體"/>
          </w:rPr>
          <w:fldChar w:fldCharType="end"/>
        </w:r>
      </w:ins>
      <w:del w:id="682" w:author="Taco Chung-Chang Yu (余俊璋)" w:date="2016-02-18T17:35:00Z">
        <w:r w:rsidR="003B23C5" w:rsidDel="00F6134B">
          <w:rPr>
            <w:rFonts w:eastAsia="新細明體"/>
          </w:rPr>
          <w:fldChar w:fldCharType="begin"/>
        </w:r>
        <w:r w:rsidR="003B23C5" w:rsidDel="00F6134B">
          <w:rPr>
            <w:rFonts w:eastAsia="新細明體"/>
          </w:rPr>
          <w:delInstrText xml:space="preserve"> </w:delInstrText>
        </w:r>
        <w:r w:rsidR="003B23C5" w:rsidDel="00F6134B">
          <w:rPr>
            <w:rFonts w:eastAsia="新細明體" w:hint="eastAsia"/>
          </w:rPr>
          <w:delInstrText>REF _Ref269990978 \h</w:delInstrText>
        </w:r>
        <w:r w:rsidR="003B23C5" w:rsidDel="00F6134B">
          <w:rPr>
            <w:rFonts w:eastAsia="新細明體"/>
          </w:rPr>
          <w:delInstrText xml:space="preserve"> </w:delInstrText>
        </w:r>
        <w:r w:rsidR="003B23C5" w:rsidDel="00F6134B">
          <w:rPr>
            <w:rFonts w:eastAsia="新細明體"/>
          </w:rPr>
        </w:r>
        <w:r w:rsidR="003B23C5" w:rsidDel="00F6134B">
          <w:rPr>
            <w:rFonts w:eastAsia="新細明體"/>
          </w:rPr>
          <w:fldChar w:fldCharType="separate"/>
        </w:r>
        <w:r w:rsidR="003B23C5" w:rsidDel="00F6134B">
          <w:delText xml:space="preserve">Figure </w:delText>
        </w:r>
        <w:r w:rsidR="003B23C5" w:rsidDel="00F6134B">
          <w:rPr>
            <w:rFonts w:eastAsia="新細明體"/>
          </w:rPr>
          <w:fldChar w:fldCharType="end"/>
        </w:r>
        <w:r w:rsidR="003B23C5" w:rsidDel="00F6134B">
          <w:rPr>
            <w:rFonts w:eastAsia="新細明體" w:hint="eastAsia"/>
          </w:rPr>
          <w:delText>6</w:delText>
        </w:r>
      </w:del>
      <w:r w:rsidR="003B23C5">
        <w:rPr>
          <w:rFonts w:eastAsia="新細明體" w:hint="eastAsia"/>
        </w:rPr>
        <w:t xml:space="preserve"> shows the sequential write transactions with the non-sequential grants. At T5, the write request is asserted but the </w:t>
      </w:r>
      <w:r w:rsidR="0070497C">
        <w:rPr>
          <w:rFonts w:eastAsia="新細明體" w:hint="eastAsia"/>
        </w:rPr>
        <w:t xml:space="preserve">write </w:t>
      </w:r>
      <w:r w:rsidR="003B23C5">
        <w:rPr>
          <w:rFonts w:eastAsia="新細明體" w:hint="eastAsia"/>
        </w:rPr>
        <w:t xml:space="preserve">command FIFO is full, therefore, the write request is not granted until the </w:t>
      </w:r>
      <w:r w:rsidR="003B23C5">
        <w:rPr>
          <w:rFonts w:eastAsia="新細明體"/>
        </w:rPr>
        <w:t>command</w:t>
      </w:r>
      <w:r w:rsidR="003B23C5">
        <w:rPr>
          <w:rFonts w:eastAsia="新細明體" w:hint="eastAsia"/>
        </w:rPr>
        <w:t xml:space="preserve"> FIFO not full (T6).</w:t>
      </w:r>
    </w:p>
    <w:p w:rsidR="00F57446" w:rsidRPr="003B23C5" w:rsidRDefault="00F57446" w:rsidP="00A30AFC">
      <w:pPr>
        <w:rPr>
          <w:rFonts w:eastAsiaTheme="minorEastAsia"/>
        </w:rPr>
      </w:pPr>
    </w:p>
    <w:bookmarkStart w:id="683" w:name="_MON_1516013317"/>
    <w:bookmarkStart w:id="684" w:name="_MON_1516013783"/>
    <w:bookmarkStart w:id="685" w:name="_MON_1515914412"/>
    <w:bookmarkStart w:id="686" w:name="_MON_1517383846"/>
    <w:bookmarkStart w:id="687" w:name="_MON_1517383929"/>
    <w:bookmarkStart w:id="688" w:name="_MON_1516031835"/>
    <w:bookmarkStart w:id="689" w:name="_MON_1516031880"/>
    <w:bookmarkStart w:id="690" w:name="_MON_1516031886"/>
    <w:bookmarkStart w:id="691" w:name="_MON_1516031898"/>
    <w:bookmarkStart w:id="692" w:name="_MON_1516031910"/>
    <w:bookmarkStart w:id="693" w:name="_MON_1516031929"/>
    <w:bookmarkStart w:id="694" w:name="_MON_1516082568"/>
    <w:bookmarkStart w:id="695" w:name="_MON_1516103294"/>
    <w:bookmarkStart w:id="696" w:name="_MON_1515914612"/>
    <w:bookmarkStart w:id="697" w:name="_MON_1517034856"/>
    <w:bookmarkStart w:id="698" w:name="_MON_1515914676"/>
    <w:bookmarkStart w:id="699" w:name="_MON_1515915816"/>
    <w:bookmarkStart w:id="700" w:name="_MON_1517293189"/>
    <w:bookmarkStart w:id="701" w:name="_MON_1517293247"/>
    <w:bookmarkStart w:id="702" w:name="_MON_1517309950"/>
    <w:bookmarkStart w:id="703" w:name="_MON_1516012417"/>
    <w:bookmarkStart w:id="704" w:name="_MON_151731801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Start w:id="705" w:name="_MON_1517318135"/>
    <w:bookmarkEnd w:id="705"/>
    <w:p w:rsidR="00B556A3" w:rsidRDefault="00D66AA7" w:rsidP="00B556A3">
      <w:pPr>
        <w:widowControl/>
        <w:snapToGrid/>
        <w:spacing w:line="240" w:lineRule="auto"/>
        <w:rPr>
          <w:rFonts w:eastAsiaTheme="minorEastAsia"/>
        </w:rPr>
      </w:pPr>
      <w:r>
        <w:rPr>
          <w:rFonts w:eastAsiaTheme="minorEastAsia"/>
        </w:rPr>
        <w:object w:dxaOrig="15623" w:dyaOrig="3294">
          <v:shape id="_x0000_i1031" type="#_x0000_t75" style="width:505.4pt;height:157.45pt" o:ole="">
            <v:imagedata r:id="rId27" o:title=""/>
          </v:shape>
          <o:OLEObject Type="Embed" ProgID="Excel.Sheet.12" ShapeID="_x0000_i1031" DrawAspect="Content" ObjectID="_1543149614" r:id="rId28"/>
        </w:object>
      </w:r>
    </w:p>
    <w:p w:rsidR="00B556A3" w:rsidRDefault="00B556A3" w:rsidP="00655FC3">
      <w:pPr>
        <w:pStyle w:val="ae"/>
        <w:ind w:left="482"/>
        <w:rPr>
          <w:rFonts w:eastAsia="新細明體"/>
        </w:rPr>
      </w:pPr>
      <w:bookmarkStart w:id="706" w:name="_Ref443580261"/>
      <w:bookmarkStart w:id="707" w:name="_Toc445889138"/>
      <w:r>
        <w:t xml:space="preserve">Figure </w:t>
      </w:r>
      <w:r w:rsidR="00E85432">
        <w:fldChar w:fldCharType="begin"/>
      </w:r>
      <w:r w:rsidR="00E85432">
        <w:instrText xml:space="preserve"> SEQ Figure \* ARABIC </w:instrText>
      </w:r>
      <w:r w:rsidR="00E85432">
        <w:fldChar w:fldCharType="separate"/>
      </w:r>
      <w:r w:rsidR="000D268D">
        <w:rPr>
          <w:noProof/>
        </w:rPr>
        <w:t>7</w:t>
      </w:r>
      <w:r w:rsidR="00E85432">
        <w:rPr>
          <w:noProof/>
        </w:rPr>
        <w:fldChar w:fldCharType="end"/>
      </w:r>
      <w:bookmarkEnd w:id="706"/>
      <w:r>
        <w:rPr>
          <w:rFonts w:eastAsia="新細明體" w:hint="eastAsia"/>
        </w:rPr>
        <w:t>. T</w:t>
      </w:r>
      <w:r>
        <w:rPr>
          <w:rFonts w:eastAsia="新細明體"/>
        </w:rPr>
        <w:t>he</w:t>
      </w:r>
      <w:r>
        <w:rPr>
          <w:rFonts w:eastAsia="新細明體" w:hint="eastAsia"/>
        </w:rPr>
        <w:t xml:space="preserve"> waveform of burst write </w:t>
      </w:r>
      <w:r>
        <w:rPr>
          <w:rFonts w:eastAsia="新細明體"/>
        </w:rPr>
        <w:t>transaction</w:t>
      </w:r>
      <w:r>
        <w:rPr>
          <w:rFonts w:eastAsia="新細明體" w:hint="eastAsia"/>
        </w:rPr>
        <w:t xml:space="preserve"> </w:t>
      </w:r>
      <w:r w:rsidR="002572EC">
        <w:rPr>
          <w:rFonts w:eastAsia="新細明體" w:hint="eastAsia"/>
        </w:rPr>
        <w:t xml:space="preserve">with the </w:t>
      </w:r>
      <w:r w:rsidR="00666BE8">
        <w:rPr>
          <w:rFonts w:eastAsia="新細明體" w:hint="eastAsia"/>
        </w:rPr>
        <w:t>wait cycles</w:t>
      </w:r>
      <w:bookmarkEnd w:id="707"/>
    </w:p>
    <w:p w:rsidR="00C573B5" w:rsidRDefault="00F6134B" w:rsidP="00C573B5">
      <w:pPr>
        <w:rPr>
          <w:rFonts w:eastAsia="新細明體"/>
        </w:rPr>
      </w:pPr>
      <w:ins w:id="708" w:author="Taco Chung-Chang Yu (余俊璋)" w:date="2016-02-18T17:35:00Z">
        <w:r>
          <w:rPr>
            <w:rFonts w:eastAsia="新細明體"/>
          </w:rPr>
          <w:fldChar w:fldCharType="begin"/>
        </w:r>
        <w:r>
          <w:rPr>
            <w:rFonts w:eastAsia="新細明體"/>
          </w:rPr>
          <w:instrText xml:space="preserve"> REF _Ref443580261 \h </w:instrText>
        </w:r>
      </w:ins>
      <w:r>
        <w:rPr>
          <w:rFonts w:eastAsia="新細明體"/>
        </w:rPr>
      </w:r>
      <w:r>
        <w:rPr>
          <w:rFonts w:eastAsia="新細明體"/>
        </w:rPr>
        <w:fldChar w:fldCharType="separate"/>
      </w:r>
      <w:ins w:id="709" w:author="Taco Chung-Chang Yu (余俊璋)" w:date="2016-02-18T17:35:00Z">
        <w:r>
          <w:t xml:space="preserve">Figure </w:t>
        </w:r>
        <w:r>
          <w:rPr>
            <w:noProof/>
          </w:rPr>
          <w:t>7</w:t>
        </w:r>
        <w:r>
          <w:rPr>
            <w:rFonts w:eastAsia="新細明體"/>
          </w:rPr>
          <w:fldChar w:fldCharType="end"/>
        </w:r>
      </w:ins>
      <w:del w:id="710" w:author="Taco Chung-Chang Yu (余俊璋)" w:date="2016-02-18T17:35:00Z">
        <w:r w:rsidR="00C573B5" w:rsidDel="00F6134B">
          <w:rPr>
            <w:rFonts w:eastAsia="新細明體"/>
          </w:rPr>
          <w:fldChar w:fldCharType="begin"/>
        </w:r>
        <w:r w:rsidR="00C573B5" w:rsidDel="00F6134B">
          <w:rPr>
            <w:rFonts w:eastAsia="新細明體"/>
          </w:rPr>
          <w:delInstrText xml:space="preserve"> </w:delInstrText>
        </w:r>
        <w:r w:rsidR="00C573B5" w:rsidDel="00F6134B">
          <w:rPr>
            <w:rFonts w:eastAsia="新細明體" w:hint="eastAsia"/>
          </w:rPr>
          <w:delInstrText>REF _Ref269990978 \h</w:delInstrText>
        </w:r>
        <w:r w:rsidR="00C573B5" w:rsidDel="00F6134B">
          <w:rPr>
            <w:rFonts w:eastAsia="新細明體"/>
          </w:rPr>
          <w:delInstrText xml:space="preserve"> </w:delInstrText>
        </w:r>
        <w:r w:rsidR="00C573B5" w:rsidDel="00F6134B">
          <w:rPr>
            <w:rFonts w:eastAsia="新細明體"/>
          </w:rPr>
        </w:r>
        <w:r w:rsidR="00C573B5" w:rsidDel="00F6134B">
          <w:rPr>
            <w:rFonts w:eastAsia="新細明體"/>
          </w:rPr>
          <w:fldChar w:fldCharType="separate"/>
        </w:r>
        <w:r w:rsidR="00C573B5" w:rsidDel="00F6134B">
          <w:delText xml:space="preserve">Figure </w:delText>
        </w:r>
        <w:r w:rsidR="00C573B5" w:rsidDel="00F6134B">
          <w:rPr>
            <w:rFonts w:eastAsia="新細明體"/>
          </w:rPr>
          <w:fldChar w:fldCharType="end"/>
        </w:r>
        <w:r w:rsidR="00C573B5" w:rsidDel="00F6134B">
          <w:rPr>
            <w:rFonts w:eastAsia="新細明體" w:hint="eastAsia"/>
          </w:rPr>
          <w:delText>7</w:delText>
        </w:r>
      </w:del>
      <w:r w:rsidR="00C573B5">
        <w:rPr>
          <w:rFonts w:eastAsia="新細明體" w:hint="eastAsia"/>
        </w:rPr>
        <w:t xml:space="preserve"> shows the write data with the one bus wait cycle.</w:t>
      </w:r>
    </w:p>
    <w:p w:rsidR="00C573B5" w:rsidRPr="00C573B5" w:rsidRDefault="00C573B5" w:rsidP="00C573B5">
      <w:pPr>
        <w:rPr>
          <w:rFonts w:eastAsiaTheme="minorEastAsia"/>
        </w:rPr>
      </w:pPr>
    </w:p>
    <w:p w:rsidR="00345AC3" w:rsidRPr="00F57446" w:rsidRDefault="00F57446" w:rsidP="00345AC3">
      <w:pPr>
        <w:pStyle w:val="31"/>
        <w:spacing w:before="203"/>
        <w:rPr>
          <w:rFonts w:eastAsiaTheme="minorEastAsia"/>
        </w:rPr>
      </w:pPr>
      <w:r>
        <w:rPr>
          <w:rFonts w:eastAsiaTheme="minorEastAsia"/>
        </w:rPr>
        <w:br w:type="page"/>
      </w:r>
      <w:bookmarkStart w:id="711" w:name="_Toc444090112"/>
      <w:r w:rsidR="00345AC3">
        <w:rPr>
          <w:rFonts w:eastAsiaTheme="minorEastAsia" w:hint="eastAsia"/>
        </w:rPr>
        <w:lastRenderedPageBreak/>
        <w:t>M</w:t>
      </w:r>
      <w:r w:rsidR="00A82186">
        <w:rPr>
          <w:rFonts w:eastAsiaTheme="minorEastAsia" w:hint="eastAsia"/>
        </w:rPr>
        <w:t>ISC</w:t>
      </w:r>
      <w:bookmarkEnd w:id="711"/>
    </w:p>
    <w:bookmarkStart w:id="712" w:name="_MON_1517313233"/>
    <w:bookmarkStart w:id="713" w:name="_MON_1516012796"/>
    <w:bookmarkStart w:id="714" w:name="_MON_1516013345"/>
    <w:bookmarkStart w:id="715" w:name="_MON_1516013353"/>
    <w:bookmarkStart w:id="716" w:name="_MON_1516013415"/>
    <w:bookmarkStart w:id="717" w:name="_MON_1516013792"/>
    <w:bookmarkStart w:id="718" w:name="_MON_1515914936"/>
    <w:bookmarkStart w:id="719" w:name="_MON_1516031996"/>
    <w:bookmarkStart w:id="720" w:name="_MON_1516032079"/>
    <w:bookmarkStart w:id="721" w:name="_MON_1516032133"/>
    <w:bookmarkStart w:id="722" w:name="_MON_1516032162"/>
    <w:bookmarkStart w:id="723" w:name="_MON_1516032175"/>
    <w:bookmarkStart w:id="724" w:name="_MON_1516082577"/>
    <w:bookmarkStart w:id="725" w:name="_MON_1516103324"/>
    <w:bookmarkStart w:id="726" w:name="_MON_1515915445"/>
    <w:bookmarkStart w:id="727" w:name="_MON_1517035205"/>
    <w:bookmarkStart w:id="728" w:name="_MON_1517052538"/>
    <w:bookmarkStart w:id="729" w:name="_MON_1517053509"/>
    <w:bookmarkStart w:id="730" w:name="_MON_1517053575"/>
    <w:bookmarkStart w:id="731" w:name="_MON_1517207840"/>
    <w:bookmarkStart w:id="732" w:name="_MON_1515915455"/>
    <w:bookmarkStart w:id="733" w:name="_MON_1516012563"/>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Start w:id="734" w:name="_MON_1517293686"/>
    <w:bookmarkEnd w:id="734"/>
    <w:p w:rsidR="00164DC4" w:rsidRPr="00FE5CD4" w:rsidRDefault="00F661ED" w:rsidP="00164DC4">
      <w:pPr>
        <w:widowControl/>
        <w:snapToGrid/>
        <w:spacing w:line="240" w:lineRule="auto"/>
        <w:rPr>
          <w:rFonts w:eastAsiaTheme="minorEastAsia"/>
        </w:rPr>
      </w:pPr>
      <w:r>
        <w:rPr>
          <w:rFonts w:eastAsiaTheme="minorEastAsia"/>
        </w:rPr>
        <w:object w:dxaOrig="14639" w:dyaOrig="4783">
          <v:shape id="_x0000_i1032" type="#_x0000_t75" style="width:473.55pt;height:228.65pt" o:ole="">
            <v:imagedata r:id="rId29" o:title=""/>
          </v:shape>
          <o:OLEObject Type="Embed" ProgID="Excel.Sheet.12" ShapeID="_x0000_i1032" DrawAspect="Content" ObjectID="_1543149615" r:id="rId30"/>
        </w:object>
      </w:r>
    </w:p>
    <w:p w:rsidR="00FE5CD4" w:rsidRPr="00FE5CD4" w:rsidRDefault="00164DC4" w:rsidP="00FE5CD4">
      <w:pPr>
        <w:pStyle w:val="ae"/>
        <w:ind w:firstLine="482"/>
        <w:rPr>
          <w:rFonts w:eastAsia="新細明體"/>
        </w:rPr>
      </w:pPr>
      <w:bookmarkStart w:id="735" w:name="_Toc445889139"/>
      <w:r>
        <w:t xml:space="preserve">Figure </w:t>
      </w:r>
      <w:r w:rsidR="00E85432">
        <w:fldChar w:fldCharType="begin"/>
      </w:r>
      <w:r w:rsidR="00E85432">
        <w:instrText xml:space="preserve"> SEQ Figure \* ARABIC </w:instrText>
      </w:r>
      <w:r w:rsidR="00E85432">
        <w:fldChar w:fldCharType="separate"/>
      </w:r>
      <w:r w:rsidR="00345AC3">
        <w:rPr>
          <w:noProof/>
        </w:rPr>
        <w:t>8</w:t>
      </w:r>
      <w:r w:rsidR="00E85432">
        <w:rPr>
          <w:noProof/>
        </w:rPr>
        <w:fldChar w:fldCharType="end"/>
      </w:r>
      <w:r>
        <w:rPr>
          <w:rFonts w:eastAsia="新細明體" w:hint="eastAsia"/>
        </w:rPr>
        <w:t>. T</w:t>
      </w:r>
      <w:r>
        <w:rPr>
          <w:rFonts w:eastAsia="新細明體"/>
        </w:rPr>
        <w:t>he</w:t>
      </w:r>
      <w:r>
        <w:rPr>
          <w:rFonts w:eastAsia="新細明體" w:hint="eastAsia"/>
        </w:rPr>
        <w:t xml:space="preserve"> waveform of two sequential read-write transaction</w:t>
      </w:r>
      <w:r w:rsidR="00581298">
        <w:rPr>
          <w:rFonts w:eastAsia="新細明體" w:hint="eastAsia"/>
        </w:rPr>
        <w:t>s</w:t>
      </w:r>
      <w:r>
        <w:rPr>
          <w:rFonts w:eastAsia="新細明體" w:hint="eastAsia"/>
        </w:rPr>
        <w:t xml:space="preserve"> </w:t>
      </w:r>
      <w:r w:rsidR="005937E6">
        <w:rPr>
          <w:rFonts w:eastAsia="新細明體" w:hint="eastAsia"/>
        </w:rPr>
        <w:t>with</w:t>
      </w:r>
      <w:bookmarkStart w:id="736" w:name="_MON_1515910113"/>
      <w:bookmarkStart w:id="737" w:name="_MON_1515910205"/>
      <w:bookmarkStart w:id="738" w:name="_MON_1515915323"/>
      <w:bookmarkStart w:id="739" w:name="_MON_1515915393"/>
      <w:bookmarkStart w:id="740" w:name="_MON_1515915463"/>
      <w:bookmarkStart w:id="741" w:name="_MON_1515915472"/>
      <w:bookmarkStart w:id="742" w:name="_MON_1515915506"/>
      <w:bookmarkStart w:id="743" w:name="_MON_1515915516"/>
      <w:bookmarkStart w:id="744" w:name="_MON_1515915801"/>
      <w:bookmarkStart w:id="745" w:name="_MON_1515926475"/>
      <w:bookmarkStart w:id="746" w:name="_MON_1516012063"/>
      <w:bookmarkStart w:id="747" w:name="_MON_1516012641"/>
      <w:bookmarkStart w:id="748" w:name="_MON_1516013374"/>
      <w:bookmarkStart w:id="749" w:name="_MON_1516013551"/>
      <w:bookmarkStart w:id="750" w:name="_MON_1516013801"/>
      <w:bookmarkStart w:id="751" w:name="_MON_1515908611"/>
      <w:bookmarkStart w:id="752" w:name="_MON_1516031620"/>
      <w:bookmarkStart w:id="753" w:name="_MON_1516031648"/>
      <w:bookmarkStart w:id="754" w:name="_MON_1516031662"/>
      <w:bookmarkStart w:id="755" w:name="_MON_1516032250"/>
      <w:bookmarkStart w:id="756" w:name="_MON_1516032263"/>
      <w:bookmarkStart w:id="757" w:name="_MON_1516082593"/>
      <w:bookmarkStart w:id="758" w:name="_MON_1516084391"/>
      <w:bookmarkStart w:id="759" w:name="_MON_1516086524"/>
      <w:bookmarkStart w:id="760" w:name="_MON_1516086907"/>
      <w:bookmarkStart w:id="761" w:name="_MON_1516086918"/>
      <w:bookmarkStart w:id="762" w:name="_MON_1516086968"/>
      <w:bookmarkStart w:id="763" w:name="_MON_1516087134"/>
      <w:bookmarkStart w:id="764" w:name="_MON_1516087154"/>
      <w:bookmarkStart w:id="765" w:name="_MON_1516087165"/>
      <w:bookmarkStart w:id="766" w:name="_MON_1516087171"/>
      <w:bookmarkStart w:id="767" w:name="_MON_1516087276"/>
      <w:bookmarkStart w:id="768" w:name="_MON_1516087397"/>
      <w:bookmarkStart w:id="769" w:name="_MON_1516101287"/>
      <w:bookmarkStart w:id="770" w:name="_MON_1516103363"/>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r w:rsidR="00DF5910">
        <w:rPr>
          <w:rFonts w:eastAsia="新細明體" w:hint="eastAsia"/>
        </w:rPr>
        <w:t xml:space="preserve"> non-sequential grant</w:t>
      </w:r>
      <w:r w:rsidR="00F661ED">
        <w:rPr>
          <w:rFonts w:eastAsia="新細明體" w:hint="eastAsia"/>
        </w:rPr>
        <w:t xml:space="preserve"> and ack</w:t>
      </w:r>
      <w:bookmarkEnd w:id="735"/>
    </w:p>
    <w:bookmarkStart w:id="771" w:name="_MON_1517293744"/>
    <w:bookmarkEnd w:id="771"/>
    <w:bookmarkStart w:id="772" w:name="_MON_1517293963"/>
    <w:bookmarkEnd w:id="772"/>
    <w:p w:rsidR="000D268D" w:rsidRDefault="00F6134B" w:rsidP="000D268D">
      <w:pPr>
        <w:rPr>
          <w:rFonts w:eastAsiaTheme="minorEastAsia"/>
        </w:rPr>
      </w:pPr>
      <w:r>
        <w:rPr>
          <w:rFonts w:eastAsiaTheme="minorEastAsia"/>
        </w:rPr>
        <w:object w:dxaOrig="13781" w:dyaOrig="7164">
          <v:shape id="_x0000_i1033" type="#_x0000_t75" style="width:445.8pt;height:342.45pt" o:ole="">
            <v:imagedata r:id="rId31" o:title=""/>
          </v:shape>
          <o:OLEObject Type="Embed" ProgID="Excel.Sheet.12" ShapeID="_x0000_i1033" DrawAspect="Content" ObjectID="_1543149616" r:id="rId32"/>
        </w:object>
      </w:r>
    </w:p>
    <w:p w:rsidR="000D268D" w:rsidRDefault="000D268D" w:rsidP="000D268D">
      <w:pPr>
        <w:pStyle w:val="ae"/>
        <w:ind w:left="964" w:firstLine="482"/>
        <w:rPr>
          <w:rFonts w:eastAsia="新細明體"/>
        </w:rPr>
      </w:pPr>
      <w:bookmarkStart w:id="773" w:name="_Ref443580270"/>
      <w:bookmarkStart w:id="774" w:name="_Toc445889140"/>
      <w:r>
        <w:t xml:space="preserve">Figure </w:t>
      </w:r>
      <w:r w:rsidR="00E85432">
        <w:fldChar w:fldCharType="begin"/>
      </w:r>
      <w:r w:rsidR="00E85432">
        <w:instrText xml:space="preserve"> SEQ Figure \* ARABIC </w:instrText>
      </w:r>
      <w:r w:rsidR="00E85432">
        <w:fldChar w:fldCharType="separate"/>
      </w:r>
      <w:r w:rsidR="00345AC3">
        <w:rPr>
          <w:noProof/>
        </w:rPr>
        <w:t>9</w:t>
      </w:r>
      <w:r w:rsidR="00E85432">
        <w:rPr>
          <w:noProof/>
        </w:rPr>
        <w:fldChar w:fldCharType="end"/>
      </w:r>
      <w:bookmarkEnd w:id="773"/>
      <w:r>
        <w:rPr>
          <w:rFonts w:eastAsia="新細明體" w:hint="eastAsia"/>
        </w:rPr>
        <w:t>. T</w:t>
      </w:r>
      <w:r>
        <w:rPr>
          <w:rFonts w:eastAsia="新細明體"/>
        </w:rPr>
        <w:t>he</w:t>
      </w:r>
      <w:r>
        <w:rPr>
          <w:rFonts w:eastAsia="新細明體" w:hint="eastAsia"/>
        </w:rPr>
        <w:t xml:space="preserve"> waveform of write transaction with the bus error</w:t>
      </w:r>
      <w:bookmarkEnd w:id="774"/>
    </w:p>
    <w:bookmarkStart w:id="775" w:name="_MON_1516012714"/>
    <w:bookmarkStart w:id="776" w:name="_MON_1516013383"/>
    <w:bookmarkStart w:id="777" w:name="_MON_1516013811"/>
    <w:bookmarkStart w:id="778" w:name="_MON_1515915603"/>
    <w:bookmarkStart w:id="779" w:name="_MON_1516082600"/>
    <w:bookmarkStart w:id="780" w:name="_MON_1516085296"/>
    <w:bookmarkStart w:id="781" w:name="_MON_1516098998"/>
    <w:bookmarkStart w:id="782" w:name="_MON_1516099017"/>
    <w:bookmarkStart w:id="783" w:name="_MON_1516099429"/>
    <w:bookmarkStart w:id="784" w:name="_MON_1516099559"/>
    <w:bookmarkStart w:id="785" w:name="_MON_1516101363"/>
    <w:bookmarkEnd w:id="775"/>
    <w:bookmarkEnd w:id="776"/>
    <w:bookmarkEnd w:id="777"/>
    <w:bookmarkEnd w:id="778"/>
    <w:bookmarkEnd w:id="779"/>
    <w:bookmarkEnd w:id="780"/>
    <w:bookmarkEnd w:id="781"/>
    <w:bookmarkEnd w:id="782"/>
    <w:bookmarkEnd w:id="783"/>
    <w:bookmarkEnd w:id="784"/>
    <w:bookmarkEnd w:id="785"/>
    <w:p w:rsidR="009E41D3" w:rsidRPr="006A0BA8" w:rsidRDefault="00F6134B" w:rsidP="009E41D3">
      <w:pPr>
        <w:rPr>
          <w:rFonts w:eastAsia="新細明體"/>
        </w:rPr>
      </w:pPr>
      <w:ins w:id="786" w:author="Taco Chung-Chang Yu (余俊璋)" w:date="2016-02-18T17:35:00Z">
        <w:r>
          <w:rPr>
            <w:rFonts w:eastAsia="新細明體"/>
          </w:rPr>
          <w:fldChar w:fldCharType="begin"/>
        </w:r>
        <w:r>
          <w:rPr>
            <w:rFonts w:eastAsia="新細明體"/>
          </w:rPr>
          <w:instrText xml:space="preserve"> REF _Ref443580270 \h </w:instrText>
        </w:r>
      </w:ins>
      <w:r>
        <w:rPr>
          <w:rFonts w:eastAsia="新細明體"/>
        </w:rPr>
      </w:r>
      <w:r>
        <w:rPr>
          <w:rFonts w:eastAsia="新細明體"/>
        </w:rPr>
        <w:fldChar w:fldCharType="separate"/>
      </w:r>
      <w:ins w:id="787" w:author="Taco Chung-Chang Yu (余俊璋)" w:date="2016-02-18T17:35:00Z">
        <w:r>
          <w:t xml:space="preserve">Figure </w:t>
        </w:r>
        <w:r>
          <w:rPr>
            <w:noProof/>
          </w:rPr>
          <w:t>9</w:t>
        </w:r>
        <w:r>
          <w:rPr>
            <w:rFonts w:eastAsia="新細明體"/>
          </w:rPr>
          <w:fldChar w:fldCharType="end"/>
        </w:r>
      </w:ins>
      <w:del w:id="788" w:author="Taco Chung-Chang Yu (余俊璋)" w:date="2016-02-18T17:35:00Z">
        <w:r w:rsidR="009E41D3" w:rsidDel="00F6134B">
          <w:rPr>
            <w:rFonts w:eastAsia="新細明體"/>
          </w:rPr>
          <w:fldChar w:fldCharType="begin"/>
        </w:r>
        <w:r w:rsidR="009E41D3" w:rsidDel="00F6134B">
          <w:rPr>
            <w:rFonts w:eastAsia="新細明體"/>
          </w:rPr>
          <w:delInstrText xml:space="preserve"> </w:delInstrText>
        </w:r>
        <w:r w:rsidR="009E41D3" w:rsidDel="00F6134B">
          <w:rPr>
            <w:rFonts w:eastAsia="新細明體" w:hint="eastAsia"/>
          </w:rPr>
          <w:delInstrText>REF _Ref269990978 \h</w:delInstrText>
        </w:r>
        <w:r w:rsidR="009E41D3" w:rsidDel="00F6134B">
          <w:rPr>
            <w:rFonts w:eastAsia="新細明體"/>
          </w:rPr>
          <w:delInstrText xml:space="preserve"> </w:delInstrText>
        </w:r>
        <w:r w:rsidR="009E41D3" w:rsidDel="00F6134B">
          <w:rPr>
            <w:rFonts w:eastAsia="新細明體"/>
          </w:rPr>
        </w:r>
        <w:r w:rsidR="009E41D3" w:rsidDel="00F6134B">
          <w:rPr>
            <w:rFonts w:eastAsia="新細明體"/>
          </w:rPr>
          <w:fldChar w:fldCharType="separate"/>
        </w:r>
        <w:r w:rsidR="009E41D3" w:rsidDel="00F6134B">
          <w:delText xml:space="preserve">Figure </w:delText>
        </w:r>
        <w:r w:rsidR="009E41D3" w:rsidDel="00F6134B">
          <w:rPr>
            <w:rFonts w:eastAsia="新細明體"/>
          </w:rPr>
          <w:fldChar w:fldCharType="end"/>
        </w:r>
        <w:r w:rsidR="009E41D3" w:rsidDel="00F6134B">
          <w:rPr>
            <w:rFonts w:eastAsia="新細明體" w:hint="eastAsia"/>
          </w:rPr>
          <w:delText>10</w:delText>
        </w:r>
      </w:del>
      <w:r w:rsidR="009E41D3">
        <w:rPr>
          <w:rFonts w:eastAsia="新細明體" w:hint="eastAsia"/>
        </w:rPr>
        <w:t xml:space="preserve"> shows the write transaction with the bus error.</w:t>
      </w:r>
      <w:r w:rsidR="00F05B95">
        <w:rPr>
          <w:rFonts w:eastAsia="新細明體" w:hint="eastAsia"/>
        </w:rPr>
        <w:t xml:space="preserve"> The bus error is injected at T5</w:t>
      </w:r>
      <w:r w:rsidR="009E41D3">
        <w:rPr>
          <w:rFonts w:eastAsia="新細明體" w:hint="eastAsia"/>
        </w:rPr>
        <w:t>, t</w:t>
      </w:r>
      <w:r w:rsidR="00F05B95">
        <w:rPr>
          <w:rFonts w:eastAsia="新細明體" w:hint="eastAsia"/>
        </w:rPr>
        <w:t>hen, the error is received at T6</w:t>
      </w:r>
      <w:r w:rsidR="009E41D3">
        <w:rPr>
          <w:rFonts w:eastAsia="新細明體" w:hint="eastAsia"/>
        </w:rPr>
        <w:t>.</w:t>
      </w:r>
    </w:p>
    <w:p w:rsidR="005C0A2B" w:rsidRDefault="005C0A2B">
      <w:pPr>
        <w:widowControl/>
        <w:snapToGrid/>
        <w:spacing w:line="240" w:lineRule="auto"/>
        <w:rPr>
          <w:rFonts w:eastAsiaTheme="minorEastAsia"/>
        </w:rPr>
      </w:pPr>
      <w:r>
        <w:rPr>
          <w:rFonts w:eastAsiaTheme="minorEastAsia"/>
        </w:rPr>
        <w:br w:type="page"/>
      </w:r>
    </w:p>
    <w:bookmarkStart w:id="789" w:name="_MON_1517312110"/>
    <w:bookmarkStart w:id="790" w:name="_MON_1517312356"/>
    <w:bookmarkStart w:id="791" w:name="_MON_1517312392"/>
    <w:bookmarkStart w:id="792" w:name="_MON_1517311767"/>
    <w:bookmarkEnd w:id="789"/>
    <w:bookmarkEnd w:id="790"/>
    <w:bookmarkEnd w:id="791"/>
    <w:bookmarkEnd w:id="792"/>
    <w:bookmarkStart w:id="793" w:name="_MON_1517311836"/>
    <w:bookmarkEnd w:id="793"/>
    <w:p w:rsidR="005C0A2B" w:rsidRPr="00FE5CD4" w:rsidRDefault="00E13A20" w:rsidP="005C0A2B">
      <w:pPr>
        <w:widowControl/>
        <w:snapToGrid/>
        <w:spacing w:line="240" w:lineRule="auto"/>
        <w:rPr>
          <w:rFonts w:eastAsiaTheme="minorEastAsia"/>
        </w:rPr>
      </w:pPr>
      <w:r>
        <w:rPr>
          <w:rFonts w:eastAsiaTheme="minorEastAsia"/>
        </w:rPr>
        <w:object w:dxaOrig="14639" w:dyaOrig="4783">
          <v:shape id="_x0000_i1034" type="#_x0000_t75" style="width:473.55pt;height:228.65pt" o:ole="">
            <v:imagedata r:id="rId33" o:title=""/>
          </v:shape>
          <o:OLEObject Type="Embed" ProgID="Excel.Sheet.12" ShapeID="_x0000_i1034" DrawAspect="Content" ObjectID="_1543149617" r:id="rId34"/>
        </w:object>
      </w:r>
    </w:p>
    <w:p w:rsidR="005C0A2B" w:rsidRPr="00FE5CD4" w:rsidRDefault="005C0A2B" w:rsidP="005C0A2B">
      <w:pPr>
        <w:pStyle w:val="ae"/>
        <w:ind w:firstLine="482"/>
        <w:rPr>
          <w:rFonts w:eastAsia="新細明體"/>
        </w:rPr>
      </w:pPr>
      <w:bookmarkStart w:id="794" w:name="_Toc445889141"/>
      <w:r>
        <w:t xml:space="preserve">Figure </w:t>
      </w:r>
      <w:r w:rsidR="00E85432">
        <w:fldChar w:fldCharType="begin"/>
      </w:r>
      <w:r w:rsidR="00E85432">
        <w:instrText xml:space="preserve"> SEQ Figure \* ARABIC </w:instrText>
      </w:r>
      <w:r w:rsidR="00E85432">
        <w:fldChar w:fldCharType="separate"/>
      </w:r>
      <w:r w:rsidR="002940E0">
        <w:rPr>
          <w:noProof/>
        </w:rPr>
        <w:t>10</w:t>
      </w:r>
      <w:r w:rsidR="00E85432">
        <w:rPr>
          <w:noProof/>
        </w:rPr>
        <w:fldChar w:fldCharType="end"/>
      </w:r>
      <w:r>
        <w:rPr>
          <w:rFonts w:eastAsia="新細明體" w:hint="eastAsia"/>
        </w:rPr>
        <w:t xml:space="preserve">. </w:t>
      </w:r>
      <w:r w:rsidR="002940E0">
        <w:rPr>
          <w:rFonts w:eastAsia="新細明體" w:hint="eastAsia"/>
        </w:rPr>
        <w:t xml:space="preserve">The waveform of two </w:t>
      </w:r>
      <w:r w:rsidR="002940E0">
        <w:rPr>
          <w:rFonts w:eastAsia="新細明體"/>
        </w:rPr>
        <w:t>sequen</w:t>
      </w:r>
      <w:r w:rsidR="002940E0">
        <w:rPr>
          <w:rFonts w:eastAsia="新細明體" w:hint="eastAsia"/>
        </w:rPr>
        <w:t>tial read transaction with non-sequential ack and grant</w:t>
      </w:r>
      <w:bookmarkEnd w:id="794"/>
    </w:p>
    <w:p w:rsidR="005C0A2B" w:rsidRPr="005C0A2B" w:rsidRDefault="005C0A2B" w:rsidP="002236E1">
      <w:pPr>
        <w:rPr>
          <w:rFonts w:eastAsiaTheme="minorEastAsia"/>
        </w:rPr>
      </w:pPr>
    </w:p>
    <w:p w:rsidR="00E15DD0" w:rsidRDefault="00E15DD0" w:rsidP="00E15DD0">
      <w:pPr>
        <w:pStyle w:val="1"/>
        <w:pageBreakBefore/>
        <w:tabs>
          <w:tab w:val="num" w:pos="480"/>
        </w:tabs>
        <w:spacing w:before="406" w:after="203"/>
        <w:ind w:left="0"/>
        <w:rPr>
          <w:rFonts w:eastAsia="新細明體"/>
        </w:rPr>
      </w:pPr>
      <w:bookmarkStart w:id="795" w:name="_Toc444090113"/>
      <w:r w:rsidRPr="00E15DD0">
        <w:rPr>
          <w:rFonts w:eastAsia="新細明體"/>
        </w:rPr>
        <w:lastRenderedPageBreak/>
        <w:t>Micro-Architecture</w:t>
      </w:r>
      <w:bookmarkEnd w:id="795"/>
    </w:p>
    <w:p w:rsidR="00BB28BC" w:rsidRDefault="00BB28BC" w:rsidP="00BB28BC">
      <w:pPr>
        <w:rPr>
          <w:rFonts w:eastAsiaTheme="minorEastAsia"/>
        </w:rPr>
      </w:pPr>
      <w:r>
        <w:object w:dxaOrig="10620" w:dyaOrig="6668">
          <v:shape id="_x0000_i1035" type="#_x0000_t75" style="width:511.9pt;height:321.4pt" o:ole="">
            <v:imagedata r:id="rId15" o:title=""/>
          </v:shape>
          <o:OLEObject Type="Embed" ProgID="Word.Picture.8" ShapeID="_x0000_i1035" DrawAspect="Content" ObjectID="_1543149618" r:id="rId35"/>
        </w:object>
      </w:r>
    </w:p>
    <w:p w:rsidR="00BB28BC" w:rsidRPr="00BB28BC" w:rsidRDefault="00BB28BC" w:rsidP="00BB28BC">
      <w:pPr>
        <w:pStyle w:val="ae"/>
        <w:jc w:val="center"/>
        <w:rPr>
          <w:rFonts w:eastAsia="新細明體"/>
        </w:rPr>
      </w:pPr>
      <w:bookmarkStart w:id="796" w:name="_Toc445889142"/>
      <w:r>
        <w:t xml:space="preserve">Figure </w:t>
      </w:r>
      <w:r w:rsidR="00E85432">
        <w:fldChar w:fldCharType="begin"/>
      </w:r>
      <w:r w:rsidR="00E85432">
        <w:instrText xml:space="preserve"> SEQ Figure \* ARABIC </w:instrText>
      </w:r>
      <w:r w:rsidR="00E85432">
        <w:fldChar w:fldCharType="separate"/>
      </w:r>
      <w:r w:rsidR="00515DE5">
        <w:rPr>
          <w:noProof/>
        </w:rPr>
        <w:t>11</w:t>
      </w:r>
      <w:r w:rsidR="00E85432">
        <w:rPr>
          <w:noProof/>
        </w:rPr>
        <w:fldChar w:fldCharType="end"/>
      </w:r>
      <w:r>
        <w:rPr>
          <w:rFonts w:eastAsia="新細明體" w:hint="eastAsia"/>
        </w:rPr>
        <w:t>. The block diagram of BIU</w:t>
      </w:r>
      <w:bookmarkEnd w:id="796"/>
    </w:p>
    <w:p w:rsidR="00EC4498" w:rsidRDefault="00EC4498" w:rsidP="00EC4498">
      <w:pPr>
        <w:pStyle w:val="21"/>
        <w:spacing w:before="203"/>
        <w:ind w:left="215" w:hanging="215"/>
        <w:rPr>
          <w:rFonts w:eastAsiaTheme="minorEastAsia"/>
        </w:rPr>
      </w:pPr>
      <w:bookmarkStart w:id="797" w:name="_Toc444090114"/>
      <w:r>
        <w:rPr>
          <w:rFonts w:eastAsiaTheme="minorEastAsia" w:hint="eastAsia"/>
        </w:rPr>
        <w:t>BIU_PATH</w:t>
      </w:r>
      <w:bookmarkEnd w:id="797"/>
      <w:r>
        <w:rPr>
          <w:rFonts w:eastAsiaTheme="minorEastAsia" w:hint="eastAsia"/>
        </w:rPr>
        <w:t xml:space="preserve"> </w:t>
      </w:r>
    </w:p>
    <w:p w:rsidR="005149BD" w:rsidRPr="0097786E" w:rsidRDefault="00EA6796" w:rsidP="005149BD">
      <w:pPr>
        <w:pStyle w:val="Bullets"/>
      </w:pPr>
      <w:r>
        <w:rPr>
          <w:rFonts w:eastAsiaTheme="minorEastAsia" w:hint="eastAsia"/>
        </w:rPr>
        <w:t xml:space="preserve">The </w:t>
      </w:r>
      <w:r w:rsidR="00EC4498">
        <w:rPr>
          <w:rFonts w:eastAsiaTheme="minorEastAsia" w:hint="eastAsia"/>
        </w:rPr>
        <w:t>biu_path</w:t>
      </w:r>
      <w:r>
        <w:rPr>
          <w:rFonts w:eastAsiaTheme="minorEastAsia" w:hint="eastAsia"/>
        </w:rPr>
        <w:t xml:space="preserve"> is shown in </w:t>
      </w:r>
      <w:r>
        <w:rPr>
          <w:rFonts w:eastAsiaTheme="minorEastAsia"/>
        </w:rPr>
        <w:fldChar w:fldCharType="begin"/>
      </w:r>
      <w:r>
        <w:rPr>
          <w:rFonts w:eastAsiaTheme="minorEastAsia"/>
        </w:rPr>
        <w:instrText xml:space="preserve"> </w:instrText>
      </w:r>
      <w:r>
        <w:rPr>
          <w:rFonts w:eastAsiaTheme="minorEastAsia" w:hint="eastAsia"/>
        </w:rPr>
        <w:instrText>REF _Ref429041917 \h</w:instrText>
      </w:r>
      <w:r>
        <w:rPr>
          <w:rFonts w:eastAsiaTheme="minorEastAsia"/>
        </w:rPr>
        <w:instrText xml:space="preserve"> </w:instrText>
      </w:r>
      <w:r>
        <w:rPr>
          <w:rFonts w:eastAsiaTheme="minorEastAsia"/>
        </w:rPr>
      </w:r>
      <w:r>
        <w:rPr>
          <w:rFonts w:eastAsiaTheme="minorEastAsia"/>
        </w:rPr>
        <w:fldChar w:fldCharType="separate"/>
      </w:r>
      <w:r w:rsidR="00515DE5">
        <w:t xml:space="preserve">Figure </w:t>
      </w:r>
      <w:r w:rsidR="00515DE5">
        <w:rPr>
          <w:noProof/>
        </w:rPr>
        <w:t>12</w:t>
      </w:r>
      <w:r>
        <w:rPr>
          <w:rFonts w:eastAsiaTheme="minorEastAsia"/>
        </w:rPr>
        <w:fldChar w:fldCharType="end"/>
      </w:r>
      <w:r>
        <w:rPr>
          <w:rFonts w:eastAsiaTheme="minorEastAsia" w:hint="eastAsia"/>
        </w:rPr>
        <w:t>.</w:t>
      </w:r>
      <w:r w:rsidR="00E21DDD">
        <w:rPr>
          <w:rFonts w:eastAsiaTheme="minorEastAsia" w:hint="eastAsia"/>
        </w:rPr>
        <w:t xml:space="preserve"> </w:t>
      </w:r>
      <w:r w:rsidR="00E21DDD">
        <w:rPr>
          <w:rFonts w:eastAsia="新細明體" w:hint="eastAsia"/>
        </w:rPr>
        <w:t xml:space="preserve">According to the arbitration result, the multiplex select the address and control. </w:t>
      </w:r>
      <w:r w:rsidR="00E21DDD">
        <w:rPr>
          <w:rFonts w:eastAsia="新細明體"/>
        </w:rPr>
        <w:t>W</w:t>
      </w:r>
      <w:r w:rsidR="00E21DDD">
        <w:rPr>
          <w:rFonts w:eastAsia="新細明體" w:hint="eastAsia"/>
        </w:rPr>
        <w:t xml:space="preserve">hen an address phase is completed, BIU asserts the enable of selection </w:t>
      </w:r>
      <w:r w:rsidR="00E21DDD">
        <w:rPr>
          <w:rFonts w:eastAsia="新細明體"/>
        </w:rPr>
        <w:t>register.</w:t>
      </w:r>
      <w:r w:rsidR="00E21DDD">
        <w:rPr>
          <w:rFonts w:eastAsia="新細明體" w:hint="eastAsia"/>
        </w:rPr>
        <w:t xml:space="preserve"> There are </w:t>
      </w:r>
      <w:r w:rsidR="00676FA6">
        <w:rPr>
          <w:rFonts w:eastAsia="新細明體" w:hint="eastAsia"/>
        </w:rPr>
        <w:t>five</w:t>
      </w:r>
      <w:r w:rsidR="00E21DDD">
        <w:rPr>
          <w:rFonts w:eastAsia="新細明體" w:hint="eastAsia"/>
        </w:rPr>
        <w:t xml:space="preserve"> modules </w:t>
      </w:r>
      <w:r w:rsidR="00E21DDD">
        <w:rPr>
          <w:rFonts w:eastAsia="新細明體"/>
        </w:rPr>
        <w:t>request</w:t>
      </w:r>
      <w:r w:rsidR="00E21DDD">
        <w:rPr>
          <w:rFonts w:eastAsia="新細明體" w:hint="eastAsia"/>
        </w:rPr>
        <w:t xml:space="preserve"> </w:t>
      </w:r>
      <w:r w:rsidR="00D05E7D">
        <w:rPr>
          <w:rFonts w:eastAsia="新細明體" w:hint="eastAsia"/>
        </w:rPr>
        <w:t>to</w:t>
      </w:r>
      <w:r w:rsidR="00E21DDD">
        <w:rPr>
          <w:rFonts w:eastAsia="新細明體" w:hint="eastAsia"/>
        </w:rPr>
        <w:t xml:space="preserve"> BIU. They are FCU, LSU, </w:t>
      </w:r>
      <w:r w:rsidR="00676FA6">
        <w:rPr>
          <w:rFonts w:eastAsia="新細明體" w:hint="eastAsia"/>
        </w:rPr>
        <w:t xml:space="preserve">MMU, LDMA, </w:t>
      </w:r>
      <w:r w:rsidR="00E21DDD">
        <w:rPr>
          <w:rFonts w:eastAsia="新細明體" w:hint="eastAsia"/>
        </w:rPr>
        <w:t xml:space="preserve">and EDM. The priority of arbitration is LSU &gt; </w:t>
      </w:r>
      <w:r w:rsidR="00B57C59">
        <w:rPr>
          <w:rFonts w:eastAsia="新細明體" w:hint="eastAsia"/>
        </w:rPr>
        <w:t xml:space="preserve">MMU &gt; FCU &gt; </w:t>
      </w:r>
      <w:r w:rsidR="00E21DDD">
        <w:rPr>
          <w:rFonts w:eastAsia="新細明體" w:hint="eastAsia"/>
        </w:rPr>
        <w:t xml:space="preserve">EDM &gt; </w:t>
      </w:r>
      <w:r w:rsidR="00B57C59">
        <w:rPr>
          <w:rFonts w:eastAsia="新細明體" w:hint="eastAsia"/>
        </w:rPr>
        <w:t>LDMA</w:t>
      </w:r>
      <w:r w:rsidR="00E21DDD">
        <w:rPr>
          <w:rFonts w:eastAsia="新細明體" w:hint="eastAsia"/>
        </w:rPr>
        <w:t xml:space="preserve">. If the hold_arbitration is asserted, the </w:t>
      </w:r>
      <w:r w:rsidR="00E21DDD">
        <w:rPr>
          <w:rFonts w:eastAsia="新細明體"/>
        </w:rPr>
        <w:t>arbiter</w:t>
      </w:r>
      <w:r w:rsidR="00E21DDD">
        <w:rPr>
          <w:rFonts w:eastAsia="新細明體" w:hint="eastAsia"/>
        </w:rPr>
        <w:t xml:space="preserve"> will hold </w:t>
      </w:r>
      <w:r w:rsidR="00E21DDD">
        <w:rPr>
          <w:rFonts w:eastAsia="新細明體"/>
        </w:rPr>
        <w:t>the</w:t>
      </w:r>
      <w:r w:rsidR="00E21DDD">
        <w:rPr>
          <w:rFonts w:eastAsia="新細明體" w:hint="eastAsia"/>
        </w:rPr>
        <w:t xml:space="preserve"> grant. The hold_arbitration signal prevents the request signal changes before BIU returns ACK.</w:t>
      </w:r>
      <w:r w:rsidR="005149BD">
        <w:rPr>
          <w:rFonts w:eastAsia="新細明體" w:hint="eastAsia"/>
        </w:rPr>
        <w:t xml:space="preserve"> </w:t>
      </w:r>
      <w:r w:rsidR="005149BD" w:rsidRPr="0097786E">
        <w:rPr>
          <w:rFonts w:eastAsiaTheme="minorEastAsia"/>
        </w:rPr>
        <w:t>S</w:t>
      </w:r>
      <w:r w:rsidR="005149BD" w:rsidRPr="0097786E">
        <w:rPr>
          <w:rFonts w:eastAsiaTheme="minorEastAsia" w:hint="eastAsia"/>
        </w:rPr>
        <w:t>upport the wait state w</w:t>
      </w:r>
      <w:r w:rsidR="005149BD" w:rsidRPr="0097786E">
        <w:rPr>
          <w:rFonts w:eastAsia="新細明體" w:hint="eastAsia"/>
        </w:rPr>
        <w:t>hen the LSU send</w:t>
      </w:r>
      <w:r w:rsidR="005149BD">
        <w:rPr>
          <w:rFonts w:eastAsia="新細明體" w:hint="eastAsia"/>
        </w:rPr>
        <w:t>s</w:t>
      </w:r>
      <w:r w:rsidR="005149BD" w:rsidRPr="0097786E">
        <w:rPr>
          <w:rFonts w:eastAsia="新細明體" w:hint="eastAsia"/>
        </w:rPr>
        <w:t xml:space="preserve"> the wait state to BIU, BIU needs to hold the </w:t>
      </w:r>
      <w:r w:rsidR="005149BD">
        <w:rPr>
          <w:rFonts w:eastAsia="新細明體" w:hint="eastAsia"/>
        </w:rPr>
        <w:t xml:space="preserve">read </w:t>
      </w:r>
      <w:r w:rsidR="005149BD" w:rsidRPr="0097786E">
        <w:rPr>
          <w:rFonts w:eastAsia="新細明體" w:hint="eastAsia"/>
        </w:rPr>
        <w:t>data until the wait state is released</w:t>
      </w:r>
      <w:r w:rsidR="00B557E2">
        <w:rPr>
          <w:rFonts w:eastAsiaTheme="minorEastAsia" w:hint="eastAsia"/>
        </w:rPr>
        <w:t>.</w:t>
      </w:r>
    </w:p>
    <w:p w:rsidR="00EA6796" w:rsidRPr="005149BD" w:rsidRDefault="00EA6796" w:rsidP="00EA6796">
      <w:pPr>
        <w:rPr>
          <w:rFonts w:eastAsia="新細明體"/>
        </w:rPr>
      </w:pPr>
    </w:p>
    <w:p w:rsidR="00EA6796" w:rsidRDefault="00EC4498" w:rsidP="00EA6796">
      <w:pPr>
        <w:rPr>
          <w:rFonts w:eastAsiaTheme="minorEastAsia"/>
        </w:rPr>
      </w:pPr>
      <w:r>
        <w:rPr>
          <w:rFonts w:eastAsia="新細明體"/>
          <w:noProof/>
        </w:rPr>
        <w:lastRenderedPageBreak/>
        <mc:AlternateContent>
          <mc:Choice Requires="wpc">
            <w:drawing>
              <wp:inline distT="0" distB="0" distL="0" distR="0" wp14:anchorId="07881812" wp14:editId="0B101627">
                <wp:extent cx="6108192" cy="4865848"/>
                <wp:effectExtent l="0" t="0" r="0" b="0"/>
                <wp:docPr id="265" name="畫布 2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9" name="Group 7"/>
                        <wpg:cNvGrpSpPr>
                          <a:grpSpLocks/>
                        </wpg:cNvGrpSpPr>
                        <wpg:grpSpPr bwMode="auto">
                          <a:xfrm>
                            <a:off x="2516505" y="257810"/>
                            <a:ext cx="151130" cy="709930"/>
                            <a:chOff x="6169" y="3128"/>
                            <a:chExt cx="169" cy="1029"/>
                          </a:xfrm>
                        </wpg:grpSpPr>
                        <wps:wsp>
                          <wps:cNvPr id="10" name="Line 8"/>
                          <wps:cNvCnPr/>
                          <wps:spPr bwMode="auto">
                            <a:xfrm flipH="1">
                              <a:off x="6169" y="3128"/>
                              <a:ext cx="1" cy="10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flipV="1">
                              <a:off x="6169" y="4010"/>
                              <a:ext cx="169" cy="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0"/>
                          <wps:cNvCnPr/>
                          <wps:spPr bwMode="auto">
                            <a:xfrm>
                              <a:off x="6169" y="3128"/>
                              <a:ext cx="169" cy="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1"/>
                          <wps:cNvCnPr/>
                          <wps:spPr bwMode="auto">
                            <a:xfrm>
                              <a:off x="6338" y="3275"/>
                              <a:ext cx="0" cy="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8" name="Line 12"/>
                        <wps:cNvCnPr/>
                        <wps:spPr bwMode="auto">
                          <a:xfrm flipV="1">
                            <a:off x="2590800" y="902335"/>
                            <a:ext cx="3175" cy="1675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Line 13"/>
                        <wps:cNvCnPr/>
                        <wps:spPr bwMode="auto">
                          <a:xfrm>
                            <a:off x="915670" y="386715"/>
                            <a:ext cx="1600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14"/>
                        <wps:cNvCnPr/>
                        <wps:spPr bwMode="auto">
                          <a:xfrm>
                            <a:off x="915670" y="644525"/>
                            <a:ext cx="1600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15"/>
                        <wps:cNvCnPr/>
                        <wps:spPr bwMode="auto">
                          <a:xfrm>
                            <a:off x="915670" y="902335"/>
                            <a:ext cx="1600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16"/>
                        <wps:cNvCnPr/>
                        <wps:spPr bwMode="auto">
                          <a:xfrm>
                            <a:off x="914400" y="2706370"/>
                            <a:ext cx="1295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Line 17"/>
                        <wps:cNvCnPr/>
                        <wps:spPr bwMode="auto">
                          <a:xfrm>
                            <a:off x="2667000" y="644525"/>
                            <a:ext cx="2286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18"/>
                        <wps:cNvCnPr/>
                        <wps:spPr bwMode="auto">
                          <a:xfrm>
                            <a:off x="3276600" y="2576830"/>
                            <a:ext cx="1676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Line 19"/>
                        <wps:cNvCnPr/>
                        <wps:spPr bwMode="auto">
                          <a:xfrm>
                            <a:off x="3352800" y="2835275"/>
                            <a:ext cx="1600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Text Box 20"/>
                        <wps:cNvSpPr txBox="1">
                          <a:spLocks noChangeArrowheads="1"/>
                        </wps:cNvSpPr>
                        <wps:spPr bwMode="auto">
                          <a:xfrm>
                            <a:off x="3352803" y="2582927"/>
                            <a:ext cx="10668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533B8" w:rsidRDefault="00FA0104" w:rsidP="00EC4498">
                              <w:pPr>
                                <w:rPr>
                                  <w:rFonts w:eastAsia="新細明體"/>
                                </w:rPr>
                              </w:pPr>
                              <w:r>
                                <w:rPr>
                                  <w:rFonts w:eastAsia="新細明體" w:hint="eastAsia"/>
                                </w:rPr>
                                <w:t>Request_ID</w:t>
                              </w:r>
                            </w:p>
                          </w:txbxContent>
                        </wps:txbx>
                        <wps:bodyPr rot="0" vert="horz" wrap="square" lIns="91440" tIns="45720" rIns="91440" bIns="45720" anchor="t" anchorCtr="0" upright="1">
                          <a:noAutofit/>
                        </wps:bodyPr>
                      </wps:wsp>
                      <wps:wsp>
                        <wps:cNvPr id="30" name="Text Box 21"/>
                        <wps:cNvSpPr txBox="1">
                          <a:spLocks noChangeArrowheads="1"/>
                        </wps:cNvSpPr>
                        <wps:spPr bwMode="auto">
                          <a:xfrm>
                            <a:off x="3352800" y="2320290"/>
                            <a:ext cx="15240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533B8" w:rsidRDefault="00FA0104" w:rsidP="00EC4498">
                              <w:pPr>
                                <w:rPr>
                                  <w:rFonts w:eastAsia="新細明體"/>
                                </w:rPr>
                              </w:pPr>
                              <w:r>
                                <w:rPr>
                                  <w:rFonts w:eastAsia="新細明體" w:hint="eastAsia"/>
                                </w:rPr>
                                <w:t>Cmd_request_IN</w:t>
                              </w:r>
                            </w:p>
                          </w:txbxContent>
                        </wps:txbx>
                        <wps:bodyPr rot="0" vert="horz" wrap="square" lIns="91440" tIns="45720" rIns="91440" bIns="45720" anchor="t" anchorCtr="0" upright="1">
                          <a:noAutofit/>
                        </wps:bodyPr>
                      </wps:wsp>
                      <wps:wsp>
                        <wps:cNvPr id="31" name="Line 22"/>
                        <wps:cNvCnPr/>
                        <wps:spPr bwMode="auto">
                          <a:xfrm flipH="1">
                            <a:off x="3048000" y="3738245"/>
                            <a:ext cx="1905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Text Box 23"/>
                        <wps:cNvSpPr txBox="1">
                          <a:spLocks noChangeArrowheads="1"/>
                        </wps:cNvSpPr>
                        <wps:spPr bwMode="auto">
                          <a:xfrm>
                            <a:off x="4953000" y="257810"/>
                            <a:ext cx="914400" cy="4382770"/>
                          </a:xfrm>
                          <a:prstGeom prst="rect">
                            <a:avLst/>
                          </a:prstGeom>
                          <a:solidFill>
                            <a:srgbClr val="FFFFFF"/>
                          </a:solidFill>
                          <a:ln w="9525">
                            <a:solidFill>
                              <a:srgbClr val="000000"/>
                            </a:solidFill>
                            <a:miter lim="800000"/>
                            <a:headEnd/>
                            <a:tailEnd/>
                          </a:ln>
                        </wps:spPr>
                        <wps:txbx>
                          <w:txbxContent>
                            <w:p w:rsidR="00FA0104" w:rsidRDefault="00FA0104" w:rsidP="00EC4498">
                              <w:pPr>
                                <w:rPr>
                                  <w:rFonts w:eastAsia="新細明體"/>
                                </w:rPr>
                              </w:pPr>
                            </w:p>
                            <w:p w:rsidR="00FA0104" w:rsidRDefault="00FA0104" w:rsidP="00EC4498">
                              <w:pPr>
                                <w:rPr>
                                  <w:rFonts w:eastAsia="新細明體"/>
                                </w:rPr>
                              </w:pPr>
                            </w:p>
                            <w:p w:rsidR="00FA0104" w:rsidRDefault="00FA0104" w:rsidP="00EC4498">
                              <w:pPr>
                                <w:rPr>
                                  <w:rFonts w:eastAsia="新細明體"/>
                                </w:rPr>
                              </w:pPr>
                            </w:p>
                            <w:p w:rsidR="00FA0104" w:rsidRDefault="00FA0104" w:rsidP="00EC4498">
                              <w:pPr>
                                <w:rPr>
                                  <w:rFonts w:eastAsia="新細明體"/>
                                </w:rPr>
                              </w:pPr>
                            </w:p>
                            <w:p w:rsidR="00FA0104" w:rsidRDefault="00FA0104" w:rsidP="00EC4498">
                              <w:pPr>
                                <w:rPr>
                                  <w:rFonts w:eastAsia="新細明體"/>
                                </w:rPr>
                              </w:pPr>
                            </w:p>
                            <w:p w:rsidR="00FA0104" w:rsidRDefault="00FA0104" w:rsidP="00EC4498">
                              <w:pPr>
                                <w:rPr>
                                  <w:rFonts w:eastAsia="新細明體"/>
                                </w:rPr>
                              </w:pPr>
                            </w:p>
                            <w:p w:rsidR="00FA0104" w:rsidRDefault="00FA0104" w:rsidP="00EC4498">
                              <w:pPr>
                                <w:rPr>
                                  <w:rFonts w:eastAsia="新細明體"/>
                                </w:rPr>
                              </w:pPr>
                            </w:p>
                            <w:p w:rsidR="00FA0104" w:rsidRPr="008533B8" w:rsidRDefault="00FA0104" w:rsidP="00EC4498">
                              <w:pPr>
                                <w:jc w:val="center"/>
                                <w:rPr>
                                  <w:rFonts w:eastAsia="新細明體"/>
                                </w:rPr>
                              </w:pPr>
                              <w:r>
                                <w:rPr>
                                  <w:rFonts w:eastAsia="新細明體" w:hint="eastAsia"/>
                                </w:rPr>
                                <w:t>Biu_sync</w:t>
                              </w:r>
                            </w:p>
                          </w:txbxContent>
                        </wps:txbx>
                        <wps:bodyPr rot="0" vert="horz" wrap="square" lIns="91440" tIns="45720" rIns="91440" bIns="45720" anchor="t" anchorCtr="0" upright="1">
                          <a:noAutofit/>
                        </wps:bodyPr>
                      </wps:wsp>
                      <wps:wsp>
                        <wps:cNvPr id="33" name="Line 24"/>
                        <wps:cNvCnPr/>
                        <wps:spPr bwMode="auto">
                          <a:xfrm flipH="1">
                            <a:off x="914400" y="3093085"/>
                            <a:ext cx="1295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25"/>
                        <wps:cNvSpPr txBox="1">
                          <a:spLocks noChangeArrowheads="1"/>
                        </wps:cNvSpPr>
                        <wps:spPr bwMode="auto">
                          <a:xfrm>
                            <a:off x="3733800" y="3480435"/>
                            <a:ext cx="13716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533B8" w:rsidRDefault="00FA0104" w:rsidP="00EC4498">
                              <w:pPr>
                                <w:rPr>
                                  <w:rFonts w:eastAsia="新細明體"/>
                                </w:rPr>
                              </w:pPr>
                              <w:r>
                                <w:rPr>
                                  <w:rFonts w:eastAsia="新細明體" w:hint="eastAsia"/>
                                </w:rPr>
                                <w:t>Return_ID</w:t>
                              </w:r>
                            </w:p>
                          </w:txbxContent>
                        </wps:txbx>
                        <wps:bodyPr rot="0" vert="horz" wrap="square" lIns="91440" tIns="45720" rIns="91440" bIns="45720" anchor="t" anchorCtr="0" upright="1">
                          <a:noAutofit/>
                        </wps:bodyPr>
                      </wps:wsp>
                      <wps:wsp>
                        <wps:cNvPr id="35" name="Line 26"/>
                        <wps:cNvCnPr/>
                        <wps:spPr bwMode="auto">
                          <a:xfrm flipH="1">
                            <a:off x="914400" y="4382135"/>
                            <a:ext cx="4038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Text Box 27"/>
                        <wps:cNvSpPr txBox="1">
                          <a:spLocks noChangeArrowheads="1"/>
                        </wps:cNvSpPr>
                        <wps:spPr bwMode="auto">
                          <a:xfrm>
                            <a:off x="3733800" y="4171128"/>
                            <a:ext cx="13716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533B8" w:rsidRDefault="00FA0104" w:rsidP="00EC4498">
                              <w:pPr>
                                <w:rPr>
                                  <w:rFonts w:eastAsia="新細明體"/>
                                </w:rPr>
                              </w:pPr>
                              <w:r>
                                <w:rPr>
                                  <w:rFonts w:eastAsia="新細明體" w:hint="eastAsia"/>
                                </w:rPr>
                                <w:t>RData</w:t>
                              </w:r>
                            </w:p>
                          </w:txbxContent>
                        </wps:txbx>
                        <wps:bodyPr rot="0" vert="horz" wrap="square" lIns="91440" tIns="45720" rIns="91440" bIns="45720" anchor="t" anchorCtr="0" upright="1">
                          <a:noAutofit/>
                        </wps:bodyPr>
                      </wps:wsp>
                      <wps:wsp>
                        <wps:cNvPr id="37" name="Line 28"/>
                        <wps:cNvCnPr/>
                        <wps:spPr bwMode="auto">
                          <a:xfrm flipH="1">
                            <a:off x="915580" y="4108565"/>
                            <a:ext cx="1370372"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Text Box 29"/>
                        <wps:cNvSpPr txBox="1">
                          <a:spLocks noChangeArrowheads="1"/>
                        </wps:cNvSpPr>
                        <wps:spPr bwMode="auto">
                          <a:xfrm>
                            <a:off x="990600" y="3848587"/>
                            <a:ext cx="914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533B8" w:rsidRDefault="00FA0104" w:rsidP="00EC4498">
                              <w:pPr>
                                <w:rPr>
                                  <w:rFonts w:eastAsia="新細明體"/>
                                </w:rPr>
                              </w:pPr>
                              <w:r>
                                <w:rPr>
                                  <w:rFonts w:eastAsia="新細明體" w:hint="eastAsia"/>
                                </w:rPr>
                                <w:t>acks</w:t>
                              </w:r>
                            </w:p>
                          </w:txbxContent>
                        </wps:txbx>
                        <wps:bodyPr rot="0" vert="horz" wrap="square" lIns="91440" tIns="45720" rIns="91440" bIns="45720" anchor="t" anchorCtr="0" upright="1">
                          <a:noAutofit/>
                        </wps:bodyPr>
                      </wps:wsp>
                      <wps:wsp>
                        <wps:cNvPr id="39" name="Text Box 30"/>
                        <wps:cNvSpPr txBox="1">
                          <a:spLocks noChangeArrowheads="1"/>
                        </wps:cNvSpPr>
                        <wps:spPr bwMode="auto">
                          <a:xfrm>
                            <a:off x="914400" y="2448560"/>
                            <a:ext cx="914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533B8" w:rsidRDefault="00FA0104" w:rsidP="00EC4498">
                              <w:pPr>
                                <w:rPr>
                                  <w:rFonts w:eastAsia="新細明體"/>
                                </w:rPr>
                              </w:pPr>
                              <w:r>
                                <w:rPr>
                                  <w:rFonts w:eastAsia="新細明體" w:hint="eastAsia"/>
                                </w:rPr>
                                <w:t>Requests</w:t>
                              </w:r>
                            </w:p>
                          </w:txbxContent>
                        </wps:txbx>
                        <wps:bodyPr rot="0" vert="horz" wrap="square" lIns="91440" tIns="45720" rIns="91440" bIns="45720" anchor="t" anchorCtr="0" upright="1">
                          <a:noAutofit/>
                        </wps:bodyPr>
                      </wps:wsp>
                      <wps:wsp>
                        <wps:cNvPr id="40" name="Line 31"/>
                        <wps:cNvCnPr/>
                        <wps:spPr bwMode="auto">
                          <a:xfrm flipH="1">
                            <a:off x="3200400" y="3093085"/>
                            <a:ext cx="1752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Text Box 32"/>
                        <wps:cNvSpPr txBox="1">
                          <a:spLocks noChangeArrowheads="1"/>
                        </wps:cNvSpPr>
                        <wps:spPr bwMode="auto">
                          <a:xfrm>
                            <a:off x="3352800" y="2835910"/>
                            <a:ext cx="12192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533B8" w:rsidRDefault="00FA0104" w:rsidP="00EC4498">
                              <w:pPr>
                                <w:rPr>
                                  <w:rFonts w:eastAsia="新細明體"/>
                                </w:rPr>
                              </w:pPr>
                              <w:r>
                                <w:rPr>
                                  <w:rFonts w:eastAsia="新細明體" w:hint="eastAsia"/>
                                </w:rPr>
                                <w:t>Addr_grant</w:t>
                              </w:r>
                            </w:p>
                          </w:txbxContent>
                        </wps:txbx>
                        <wps:bodyPr rot="0" vert="horz" wrap="square" lIns="91440" tIns="45720" rIns="91440" bIns="45720" anchor="t" anchorCtr="0" upright="1">
                          <a:noAutofit/>
                        </wps:bodyPr>
                      </wps:wsp>
                      <wps:wsp>
                        <wps:cNvPr id="42" name="Text Box 33"/>
                        <wps:cNvSpPr txBox="1">
                          <a:spLocks noChangeArrowheads="1"/>
                        </wps:cNvSpPr>
                        <wps:spPr bwMode="auto">
                          <a:xfrm>
                            <a:off x="914400" y="2835910"/>
                            <a:ext cx="7620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533B8" w:rsidRDefault="00FA0104" w:rsidP="00EC4498">
                              <w:pPr>
                                <w:rPr>
                                  <w:rFonts w:eastAsia="新細明體"/>
                                </w:rPr>
                              </w:pPr>
                              <w:r>
                                <w:rPr>
                                  <w:rFonts w:eastAsia="新細明體" w:hint="eastAsia"/>
                                </w:rPr>
                                <w:t>Grants</w:t>
                              </w:r>
                            </w:p>
                          </w:txbxContent>
                        </wps:txbx>
                        <wps:bodyPr rot="0" vert="horz" wrap="square" lIns="91440" tIns="45720" rIns="91440" bIns="45720" anchor="t" anchorCtr="0" upright="1">
                          <a:noAutofit/>
                        </wps:bodyPr>
                      </wps:wsp>
                      <wps:wsp>
                        <wps:cNvPr id="43" name="AutoShape 34"/>
                        <wps:cNvSpPr>
                          <a:spLocks noChangeArrowheads="1"/>
                        </wps:cNvSpPr>
                        <wps:spPr bwMode="auto">
                          <a:xfrm>
                            <a:off x="2209800" y="3608705"/>
                            <a:ext cx="914400" cy="644525"/>
                          </a:xfrm>
                          <a:prstGeom prst="cloudCallout">
                            <a:avLst>
                              <a:gd name="adj1" fmla="val 2986"/>
                              <a:gd name="adj2" fmla="val 48324"/>
                            </a:avLst>
                          </a:prstGeom>
                          <a:solidFill>
                            <a:srgbClr val="FFFFFF"/>
                          </a:solidFill>
                          <a:ln w="9525">
                            <a:solidFill>
                              <a:srgbClr val="000000"/>
                            </a:solidFill>
                            <a:round/>
                            <a:headEnd/>
                            <a:tailEnd/>
                          </a:ln>
                        </wps:spPr>
                        <wps:txbx>
                          <w:txbxContent>
                            <w:p w:rsidR="00FA0104" w:rsidRDefault="00FA0104" w:rsidP="00EC4498">
                              <w:pPr>
                                <w:jc w:val="center"/>
                                <w:rPr>
                                  <w:rFonts w:eastAsia="新細明體"/>
                                  <w:sz w:val="16"/>
                                  <w:szCs w:val="16"/>
                                </w:rPr>
                              </w:pPr>
                            </w:p>
                            <w:p w:rsidR="00FA0104" w:rsidRPr="00B55474" w:rsidRDefault="00FA0104" w:rsidP="00EC4498">
                              <w:pPr>
                                <w:jc w:val="center"/>
                                <w:rPr>
                                  <w:rFonts w:eastAsia="新細明體"/>
                                  <w:sz w:val="16"/>
                                  <w:szCs w:val="16"/>
                                </w:rPr>
                              </w:pPr>
                              <w:r>
                                <w:rPr>
                                  <w:rFonts w:eastAsia="新細明體" w:hint="eastAsia"/>
                                  <w:sz w:val="16"/>
                                  <w:szCs w:val="16"/>
                                </w:rPr>
                                <w:t>Ack logic</w:t>
                              </w:r>
                            </w:p>
                          </w:txbxContent>
                        </wps:txbx>
                        <wps:bodyPr rot="0" vert="horz" wrap="square" lIns="91440" tIns="45720" rIns="91440" bIns="45720" anchor="t" anchorCtr="0" upright="1">
                          <a:noAutofit/>
                        </wps:bodyPr>
                      </wps:wsp>
                      <wpg:wgp>
                        <wpg:cNvPr id="44" name="Group 35"/>
                        <wpg:cNvGrpSpPr>
                          <a:grpSpLocks/>
                        </wpg:cNvGrpSpPr>
                        <wpg:grpSpPr bwMode="auto">
                          <a:xfrm>
                            <a:off x="2895600" y="1031240"/>
                            <a:ext cx="151130" cy="709930"/>
                            <a:chOff x="6169" y="3128"/>
                            <a:chExt cx="169" cy="1029"/>
                          </a:xfrm>
                        </wpg:grpSpPr>
                        <wps:wsp>
                          <wps:cNvPr id="45" name="Line 36"/>
                          <wps:cNvCnPr/>
                          <wps:spPr bwMode="auto">
                            <a:xfrm flipH="1">
                              <a:off x="6169" y="3128"/>
                              <a:ext cx="1" cy="10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37"/>
                          <wps:cNvCnPr/>
                          <wps:spPr bwMode="auto">
                            <a:xfrm flipV="1">
                              <a:off x="6169" y="4010"/>
                              <a:ext cx="169" cy="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38"/>
                          <wps:cNvCnPr/>
                          <wps:spPr bwMode="auto">
                            <a:xfrm>
                              <a:off x="6169" y="3128"/>
                              <a:ext cx="169" cy="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39"/>
                          <wps:cNvCnPr/>
                          <wps:spPr bwMode="auto">
                            <a:xfrm>
                              <a:off x="6338" y="3275"/>
                              <a:ext cx="0" cy="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0" name="Line 40"/>
                        <wps:cNvCnPr/>
                        <wps:spPr bwMode="auto">
                          <a:xfrm>
                            <a:off x="3048000" y="1417955"/>
                            <a:ext cx="1905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Line 41"/>
                        <wps:cNvCnPr/>
                        <wps:spPr bwMode="auto">
                          <a:xfrm>
                            <a:off x="914400" y="1417955"/>
                            <a:ext cx="1981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42"/>
                        <wps:cNvCnPr/>
                        <wps:spPr bwMode="auto">
                          <a:xfrm>
                            <a:off x="2590800" y="1933575"/>
                            <a:ext cx="3810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43"/>
                        <wps:cNvCnPr/>
                        <wps:spPr bwMode="auto">
                          <a:xfrm flipV="1">
                            <a:off x="2970530" y="1675765"/>
                            <a:ext cx="635" cy="257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Text Box 44"/>
                        <wps:cNvSpPr txBox="1">
                          <a:spLocks noChangeArrowheads="1"/>
                        </wps:cNvSpPr>
                        <wps:spPr bwMode="auto">
                          <a:xfrm>
                            <a:off x="3657600" y="1160145"/>
                            <a:ext cx="914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533B8" w:rsidRDefault="00FA0104" w:rsidP="00EC4498">
                              <w:pPr>
                                <w:rPr>
                                  <w:rFonts w:eastAsia="新細明體"/>
                                </w:rPr>
                              </w:pPr>
                              <w:r>
                                <w:rPr>
                                  <w:rFonts w:eastAsia="新細明體" w:hint="eastAsia"/>
                                </w:rPr>
                                <w:t>Wdata</w:t>
                              </w:r>
                            </w:p>
                          </w:txbxContent>
                        </wps:txbx>
                        <wps:bodyPr rot="0" vert="horz" wrap="square" lIns="91440" tIns="45720" rIns="91440" bIns="45720" anchor="t" anchorCtr="0" upright="1">
                          <a:noAutofit/>
                        </wps:bodyPr>
                      </wps:wsp>
                      <wps:wsp>
                        <wps:cNvPr id="55" name="Text Box 45"/>
                        <wps:cNvSpPr txBox="1">
                          <a:spLocks noChangeArrowheads="1"/>
                        </wps:cNvSpPr>
                        <wps:spPr bwMode="auto">
                          <a:xfrm>
                            <a:off x="1066800" y="1160145"/>
                            <a:ext cx="914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533B8" w:rsidRDefault="00FA0104" w:rsidP="00EC4498">
                              <w:pPr>
                                <w:rPr>
                                  <w:rFonts w:eastAsia="新細明體"/>
                                </w:rPr>
                              </w:pPr>
                              <w:r>
                                <w:rPr>
                                  <w:rFonts w:eastAsia="新細明體" w:hint="eastAsia"/>
                                </w:rPr>
                                <w:t>Wdatas</w:t>
                              </w:r>
                            </w:p>
                          </w:txbxContent>
                        </wps:txbx>
                        <wps:bodyPr rot="0" vert="horz" wrap="square" lIns="91440" tIns="45720" rIns="91440" bIns="45720" anchor="t" anchorCtr="0" upright="1">
                          <a:noAutofit/>
                        </wps:bodyPr>
                      </wps:wsp>
                      <wps:wsp>
                        <wps:cNvPr id="56" name="Text Box 46"/>
                        <wps:cNvSpPr txBox="1">
                          <a:spLocks noChangeArrowheads="1"/>
                        </wps:cNvSpPr>
                        <wps:spPr bwMode="auto">
                          <a:xfrm>
                            <a:off x="914400" y="128905"/>
                            <a:ext cx="914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533B8" w:rsidRDefault="00FA0104" w:rsidP="00EC4498">
                              <w:pPr>
                                <w:rPr>
                                  <w:rFonts w:eastAsia="新細明體"/>
                                </w:rPr>
                              </w:pPr>
                              <w:r>
                                <w:rPr>
                                  <w:rFonts w:eastAsia="新細明體" w:hint="eastAsia"/>
                                </w:rPr>
                                <w:t>ADDRs</w:t>
                              </w:r>
                            </w:p>
                          </w:txbxContent>
                        </wps:txbx>
                        <wps:bodyPr rot="0" vert="horz" wrap="square" lIns="91440" tIns="45720" rIns="91440" bIns="45720" anchor="t" anchorCtr="0" upright="1">
                          <a:noAutofit/>
                        </wps:bodyPr>
                      </wps:wsp>
                      <wps:wsp>
                        <wps:cNvPr id="57" name="Text Box 47"/>
                        <wps:cNvSpPr txBox="1">
                          <a:spLocks noChangeArrowheads="1"/>
                        </wps:cNvSpPr>
                        <wps:spPr bwMode="auto">
                          <a:xfrm>
                            <a:off x="2971800" y="386715"/>
                            <a:ext cx="14478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533B8" w:rsidRDefault="00FA0104" w:rsidP="00EC4498">
                              <w:pPr>
                                <w:rPr>
                                  <w:rFonts w:eastAsia="新細明體"/>
                                </w:rPr>
                              </w:pPr>
                              <w:r>
                                <w:rPr>
                                  <w:rFonts w:eastAsia="新細明體" w:hint="eastAsia"/>
                                </w:rPr>
                                <w:t>ADDR&amp;Control</w:t>
                              </w:r>
                            </w:p>
                          </w:txbxContent>
                        </wps:txbx>
                        <wps:bodyPr rot="0" vert="horz" wrap="square" lIns="91440" tIns="45720" rIns="91440" bIns="45720" anchor="t" anchorCtr="0" upright="1">
                          <a:noAutofit/>
                        </wps:bodyPr>
                      </wps:wsp>
                      <wps:wsp>
                        <wps:cNvPr id="58" name="Text Box 48"/>
                        <wps:cNvSpPr txBox="1">
                          <a:spLocks noChangeArrowheads="1"/>
                        </wps:cNvSpPr>
                        <wps:spPr bwMode="auto">
                          <a:xfrm>
                            <a:off x="914400" y="386715"/>
                            <a:ext cx="914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533B8" w:rsidRDefault="00FA0104" w:rsidP="00EC4498">
                              <w:pPr>
                                <w:rPr>
                                  <w:rFonts w:eastAsia="新細明體"/>
                                </w:rPr>
                              </w:pPr>
                              <w:r>
                                <w:rPr>
                                  <w:rFonts w:eastAsia="新細明體" w:hint="eastAsia"/>
                                </w:rPr>
                                <w:t>CMDs</w:t>
                              </w:r>
                            </w:p>
                          </w:txbxContent>
                        </wps:txbx>
                        <wps:bodyPr rot="0" vert="horz" wrap="square" lIns="91440" tIns="45720" rIns="91440" bIns="45720" anchor="t" anchorCtr="0" upright="1">
                          <a:noAutofit/>
                        </wps:bodyPr>
                      </wps:wsp>
                      <wps:wsp>
                        <wps:cNvPr id="59" name="Text Box 49"/>
                        <wps:cNvSpPr txBox="1">
                          <a:spLocks noChangeArrowheads="1"/>
                        </wps:cNvSpPr>
                        <wps:spPr bwMode="auto">
                          <a:xfrm>
                            <a:off x="762000" y="644525"/>
                            <a:ext cx="15240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533B8" w:rsidRDefault="00FA0104" w:rsidP="00EC4498">
                              <w:pPr>
                                <w:rPr>
                                  <w:rFonts w:eastAsia="新細明體"/>
                                </w:rPr>
                              </w:pPr>
                              <w:r>
                                <w:rPr>
                                  <w:rFonts w:eastAsia="新細明體" w:hint="eastAsia"/>
                                </w:rPr>
                                <w:t>Cacheablity&amp;BWEs</w:t>
                              </w:r>
                            </w:p>
                          </w:txbxContent>
                        </wps:txbx>
                        <wps:bodyPr rot="0" vert="horz" wrap="square" lIns="91440" tIns="45720" rIns="91440" bIns="45720" anchor="t" anchorCtr="0" upright="1">
                          <a:noAutofit/>
                        </wps:bodyPr>
                      </wps:wsp>
                      <wps:wsp>
                        <wps:cNvPr id="60" name="AutoShape 50"/>
                        <wps:cNvSpPr>
                          <a:spLocks noChangeArrowheads="1"/>
                        </wps:cNvSpPr>
                        <wps:spPr bwMode="auto">
                          <a:xfrm>
                            <a:off x="2133600" y="2448560"/>
                            <a:ext cx="1219200" cy="902335"/>
                          </a:xfrm>
                          <a:prstGeom prst="cloudCallout">
                            <a:avLst>
                              <a:gd name="adj1" fmla="val 10574"/>
                              <a:gd name="adj2" fmla="val -49787"/>
                            </a:avLst>
                          </a:prstGeom>
                          <a:solidFill>
                            <a:srgbClr val="FFFFFF"/>
                          </a:solidFill>
                          <a:ln w="9525">
                            <a:solidFill>
                              <a:srgbClr val="000000"/>
                            </a:solidFill>
                            <a:round/>
                            <a:headEnd/>
                            <a:tailEnd/>
                          </a:ln>
                        </wps:spPr>
                        <wps:txbx>
                          <w:txbxContent>
                            <w:p w:rsidR="00FA0104" w:rsidRPr="00B55474" w:rsidRDefault="00FA0104" w:rsidP="00EC4498">
                              <w:pPr>
                                <w:jc w:val="center"/>
                                <w:rPr>
                                  <w:rFonts w:eastAsia="新細明體"/>
                                  <w:sz w:val="16"/>
                                  <w:szCs w:val="16"/>
                                </w:rPr>
                              </w:pPr>
                              <w:r>
                                <w:rPr>
                                  <w:rFonts w:eastAsia="新細明體" w:hint="eastAsia"/>
                                  <w:sz w:val="16"/>
                                  <w:szCs w:val="16"/>
                                </w:rPr>
                                <w:t>Arbiter &amp; grant gen</w:t>
                              </w:r>
                            </w:p>
                          </w:txbxContent>
                        </wps:txbx>
                        <wps:bodyPr rot="0" vert="horz" wrap="square" lIns="91440" tIns="45720" rIns="91440" bIns="45720" anchor="t" anchorCtr="0" upright="1">
                          <a:noAutofit/>
                        </wps:bodyPr>
                      </wps:wsp>
                      <wps:wsp>
                        <wps:cNvPr id="61" name="Line 51"/>
                        <wps:cNvCnPr/>
                        <wps:spPr bwMode="auto">
                          <a:xfrm flipH="1">
                            <a:off x="3048000" y="3996055"/>
                            <a:ext cx="1905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Text Box 52"/>
                        <wps:cNvSpPr txBox="1">
                          <a:spLocks noChangeArrowheads="1"/>
                        </wps:cNvSpPr>
                        <wps:spPr bwMode="auto">
                          <a:xfrm>
                            <a:off x="3733800" y="3738245"/>
                            <a:ext cx="914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533B8" w:rsidRDefault="00FA0104" w:rsidP="00EC4498">
                              <w:pPr>
                                <w:rPr>
                                  <w:rFonts w:eastAsia="新細明體"/>
                                </w:rPr>
                              </w:pPr>
                              <w:r>
                                <w:rPr>
                                  <w:rFonts w:eastAsia="新細明體" w:hint="eastAsia"/>
                                </w:rPr>
                                <w:t>Data_ack</w:t>
                              </w:r>
                            </w:p>
                          </w:txbxContent>
                        </wps:txbx>
                        <wps:bodyPr rot="0" vert="horz" wrap="square" lIns="91440" tIns="45720" rIns="91440" bIns="45720" anchor="t" anchorCtr="0" upright="1">
                          <a:noAutofit/>
                        </wps:bodyPr>
                      </wps:wsp>
                      <wps:wsp>
                        <wps:cNvPr id="63" name="Line 53"/>
                        <wps:cNvCnPr/>
                        <wps:spPr bwMode="auto">
                          <a:xfrm flipH="1">
                            <a:off x="3200400" y="3351530"/>
                            <a:ext cx="1752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Line 54"/>
                        <wps:cNvCnPr/>
                        <wps:spPr bwMode="auto">
                          <a:xfrm flipH="1" flipV="1">
                            <a:off x="3048000" y="3222625"/>
                            <a:ext cx="152400"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Text Box 55"/>
                        <wps:cNvSpPr txBox="1">
                          <a:spLocks noChangeArrowheads="1"/>
                        </wps:cNvSpPr>
                        <wps:spPr bwMode="auto">
                          <a:xfrm>
                            <a:off x="3352800" y="3093720"/>
                            <a:ext cx="1676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AF733B" w:rsidRDefault="00FA0104" w:rsidP="00EC4498">
                              <w:pPr>
                                <w:rPr>
                                  <w:rFonts w:eastAsia="新細明體"/>
                                </w:rPr>
                              </w:pPr>
                              <w:r>
                                <w:rPr>
                                  <w:rFonts w:eastAsia="新細明體" w:hint="eastAsia"/>
                                </w:rPr>
                                <w:t>Hold_arbitration</w:t>
                              </w:r>
                            </w:p>
                          </w:txbxContent>
                        </wps:txbx>
                        <wps:bodyPr rot="0" vert="horz" wrap="square" lIns="91440" tIns="45720" rIns="91440" bIns="45720" anchor="t" anchorCtr="0" upright="1">
                          <a:noAutofit/>
                        </wps:bodyPr>
                      </wps:wsp>
                      <wps:wsp>
                        <wps:cNvPr id="264" name="Line 56"/>
                        <wps:cNvCnPr/>
                        <wps:spPr bwMode="auto">
                          <a:xfrm>
                            <a:off x="2743200" y="3351530"/>
                            <a:ext cx="0" cy="257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8" name="Line 16"/>
                        <wps:cNvCnPr/>
                        <wps:spPr bwMode="auto">
                          <a:xfrm>
                            <a:off x="914381" y="3752114"/>
                            <a:ext cx="1371571"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89" name="Text Box 30"/>
                        <wps:cNvSpPr txBox="1">
                          <a:spLocks noChangeArrowheads="1"/>
                        </wps:cNvSpPr>
                        <wps:spPr bwMode="auto">
                          <a:xfrm>
                            <a:off x="915632" y="3497082"/>
                            <a:ext cx="1129068"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20F91" w:rsidRDefault="00FA0104" w:rsidP="00EC4498">
                              <w:pPr>
                                <w:rPr>
                                  <w:rFonts w:eastAsia="新細明體"/>
                                  <w:color w:val="FF0000"/>
                                </w:rPr>
                              </w:pPr>
                              <w:r>
                                <w:rPr>
                                  <w:rFonts w:eastAsia="新細明體"/>
                                  <w:color w:val="FF0000"/>
                                </w:rPr>
                                <w:t>R</w:t>
                              </w:r>
                              <w:r>
                                <w:rPr>
                                  <w:rFonts w:eastAsia="新細明體" w:hint="eastAsia"/>
                                  <w:color w:val="FF0000"/>
                                </w:rPr>
                                <w:t>data_</w:t>
                              </w:r>
                              <w:r w:rsidRPr="00820F91">
                                <w:rPr>
                                  <w:rFonts w:eastAsia="新細明體" w:hint="eastAsia"/>
                                  <w:color w:val="FF0000"/>
                                </w:rPr>
                                <w:t>wait</w:t>
                              </w:r>
                            </w:p>
                          </w:txbxContent>
                        </wps:txbx>
                        <wps:bodyPr rot="0" vert="horz" wrap="square" lIns="91440" tIns="45720" rIns="91440" bIns="45720" anchor="t" anchorCtr="0" upright="1">
                          <a:noAutofit/>
                        </wps:bodyPr>
                      </wps:wsp>
                      <wps:wsp>
                        <wps:cNvPr id="992" name="Line 19"/>
                        <wps:cNvCnPr/>
                        <wps:spPr bwMode="auto">
                          <a:xfrm>
                            <a:off x="2896444" y="4181064"/>
                            <a:ext cx="2056453"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3" name="Text Box 52"/>
                        <wps:cNvSpPr txBox="1">
                          <a:spLocks noChangeArrowheads="1"/>
                        </wps:cNvSpPr>
                        <wps:spPr bwMode="auto">
                          <a:xfrm>
                            <a:off x="3746344" y="3950187"/>
                            <a:ext cx="1409856"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820F91" w:rsidRDefault="00FA0104" w:rsidP="00EC4498">
                              <w:pPr>
                                <w:rPr>
                                  <w:rFonts w:eastAsia="新細明體"/>
                                  <w:color w:val="FF0000"/>
                                </w:rPr>
                              </w:pPr>
                              <w:r w:rsidRPr="00820F91">
                                <w:rPr>
                                  <w:rFonts w:eastAsia="新細明體" w:hint="eastAsia"/>
                                  <w:color w:val="FF0000"/>
                                </w:rPr>
                                <w:t>Read_data_wait</w:t>
                              </w:r>
                            </w:p>
                          </w:txbxContent>
                        </wps:txbx>
                        <wps:bodyPr rot="0" vert="horz" wrap="square" lIns="91440" tIns="45720" rIns="91440" bIns="45720" anchor="t" anchorCtr="0" upright="1">
                          <a:noAutofit/>
                        </wps:bodyPr>
                      </wps:wsp>
                    </wpc:wpc>
                  </a:graphicData>
                </a:graphic>
              </wp:inline>
            </w:drawing>
          </mc:Choice>
          <mc:Fallback>
            <w:pict>
              <v:group id="畫布 265" o:spid="_x0000_s1031" editas="canvas" style="width:480.95pt;height:383.15pt;mso-position-horizontal-relative:char;mso-position-vertical-relative:line" coordsize="61080,48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">
                <v:shape id="_x0000_s1032" type="#_x0000_t75" style="position:absolute;width:61080;height:48653;visibility:visible;mso-wrap-style:square">
                  <v:fill o:detectmouseclick="t"/>
                  <v:path o:connecttype="none"/>
                </v:shape>
                <v:group id="Group 7" o:spid="_x0000_s1033" style="position:absolute;left:25165;top:2578;width:1511;height:7099" coordorigin="6169,3128" coordsize="169,1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Line 8" o:spid="_x0000_s1034" style="position:absolute;flip:x;visibility:visible;mso-wrap-style:square" from="6169,3128" to="6170,4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5" style="position:absolute;flip:y;visibility:visible;mso-wrap-style:square" from="6169,4010" to="6338,4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MMAAADbAAAADwAAAGRycy9kb3ducmV2LnhtbERPTWsCMRC9C/0PYYRepGYtpdjVKFIo&#10;ePCilRVv42bcLLuZbJOo679vCgVv83ifM1/2thVX8qF2rGAyzkAQl07XXCnYf3+9TEGEiKyxdUwK&#10;7hRguXgazDHX7sZbuu5iJVIIhxwVmBi7XMpQGrIYxq4jTtzZeYsxQV9J7fGWwm0rX7PsXVqsOTUY&#10;7OjTUNnsLlaBnG5GP351emuK5nD4MEVZdMeNUs/DfjUDEamPD/G/e63T/An8/ZIOk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Ph/jDAAAA2wAAAA8AAAAAAAAAAAAA&#10;AAAAoQIAAGRycy9kb3ducmV2LnhtbFBLBQYAAAAABAAEAPkAAACRAwAAAAA=&#10;"/>
                  <v:line id="Line 10" o:spid="_x0000_s1036" style="position:absolute;visibility:visible;mso-wrap-style:square" from="6169,3128" to="6338,3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11" o:spid="_x0000_s1037" style="position:absolute;visibility:visible;mso-wrap-style:square" from="6338,3275" to="6338,4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group>
                <v:line id="Line 12" o:spid="_x0000_s1038" style="position:absolute;flip:y;visibility:visible;mso-wrap-style:square" from="25908,9023" to="25939,25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EdMQAAADbAAAADwAAAGRycy9kb3ducmV2LnhtbESPQWvCQBCF7wX/wzIFL6FurFBs6ira&#10;Kgilh2oPPQ7ZaRKanQ3ZqcZ/7xyE3uYx73vzZrEaQmtO1KcmsoPpJAdDXEbfcOXg67h7mINJguyx&#10;jUwOLpRgtRzdLbDw8cyfdDpIZTSEU4EOapGusDaVNQVMk9gR6+4n9gFFZV9Z3+NZw0NrH/P8yQZs&#10;WC/U2NFrTeXv4S9ojd0Hv81m2SbYLHum7be851acG98P6xcwQoP8m2/03iunZfUXHc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aYR0xAAAANsAAAAPAAAAAAAAAAAA&#10;AAAAAKECAABkcnMvZG93bnJldi54bWxQSwUGAAAAAAQABAD5AAAAkgMAAAAA&#10;">
                  <v:stroke endarrow="block"/>
                </v:line>
                <v:line id="Line 13" o:spid="_x0000_s1039" style="position:absolute;visibility:visible;mso-wrap-style:square" from="9156,3867" to="25158,3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line id="Line 14" o:spid="_x0000_s1040" style="position:absolute;visibility:visible;mso-wrap-style:square" from="9156,6445" to="25158,6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15" o:spid="_x0000_s1041" style="position:absolute;visibility:visible;mso-wrap-style:square" from="9156,9023" to="25158,9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16" o:spid="_x0000_s1042" style="position:absolute;visibility:visible;mso-wrap-style:square" from="9144,27063" to="22098,27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dc9sQAAADbAAAADwAAAGRycy9kb3ducmV2LnhtbESPT2sCMRTE74V+h/AK3mpWh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B1z2xAAAANsAAAAPAAAAAAAAAAAA&#10;AAAAAKECAABkcnMvZG93bnJldi54bWxQSwUGAAAAAAQABAD5AAAAkgMAAAAA&#10;">
                  <v:stroke endarrow="block"/>
                </v:line>
                <v:line id="Line 17" o:spid="_x0000_s1043" style="position:absolute;visibility:visible;mso-wrap-style:square" from="26670,6445" to="49530,6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line id="Line 18" o:spid="_x0000_s1044" style="position:absolute;visibility:visible;mso-wrap-style:square" from="32766,25768" to="49530,25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line id="Line 19" o:spid="_x0000_s1045" style="position:absolute;visibility:visible;mso-wrap-style:square" from="33528,28352" to="49530,28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shape id="Text Box 20" o:spid="_x0000_s1046" type="#_x0000_t202" style="position:absolute;left:33528;top:25829;width:1066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FA0104" w:rsidRPr="008533B8" w:rsidRDefault="00FA0104" w:rsidP="00EC4498">
                        <w:pPr>
                          <w:rPr>
                            <w:rFonts w:eastAsia="新細明體"/>
                          </w:rPr>
                        </w:pPr>
                        <w:proofErr w:type="spellStart"/>
                        <w:r>
                          <w:rPr>
                            <w:rFonts w:eastAsia="新細明體" w:hint="eastAsia"/>
                          </w:rPr>
                          <w:t>Request_ID</w:t>
                        </w:r>
                        <w:proofErr w:type="spellEnd"/>
                      </w:p>
                    </w:txbxContent>
                  </v:textbox>
                </v:shape>
                <v:shape id="Text Box 21" o:spid="_x0000_s1047" type="#_x0000_t202" style="position:absolute;left:33528;top:23202;width:15240;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FA0104" w:rsidRPr="008533B8" w:rsidRDefault="00FA0104" w:rsidP="00EC4498">
                        <w:pPr>
                          <w:rPr>
                            <w:rFonts w:eastAsia="新細明體"/>
                          </w:rPr>
                        </w:pPr>
                        <w:proofErr w:type="spellStart"/>
                        <w:r>
                          <w:rPr>
                            <w:rFonts w:eastAsia="新細明體" w:hint="eastAsia"/>
                          </w:rPr>
                          <w:t>Cmd_request_IN</w:t>
                        </w:r>
                        <w:proofErr w:type="spellEnd"/>
                      </w:p>
                    </w:txbxContent>
                  </v:textbox>
                </v:shape>
                <v:line id="Line 22" o:spid="_x0000_s1048" style="position:absolute;flip:x;visibility:visible;mso-wrap-style:square" from="30480,37382" to="49530,3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icQAAADbAAAADwAAAGRycy9kb3ducmV2LnhtbESPQWvCQBCF7wX/wzJCL6FubEBsdBXb&#10;KhTEg9pDj0N2TILZ2ZCdavz3XUHo8fHmfW/efNm7Rl2oC7VnA+NRCoq48Lbm0sD3cfMyBRUE2WLj&#10;mQzcKMByMXiaY279lfd0OUipIoRDjgYqkTbXOhQVOQwj3xJH7+Q7hxJlV2rb4TXCXaNf03SiHdYc&#10;Gyps6aOi4nz4dfGNzY4/syx5dzpJ3mj9I9tUizHPw341AyXUy//xI/1lDWRjuG+JAN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5nGJxAAAANsAAAAPAAAAAAAAAAAA&#10;AAAAAKECAABkcnMvZG93bnJldi54bWxQSwUGAAAAAAQABAD5AAAAkgMAAAAA&#10;">
                  <v:stroke endarrow="block"/>
                </v:line>
                <v:shape id="Text Box 23" o:spid="_x0000_s1049" type="#_x0000_t202" style="position:absolute;left:49530;top:2578;width:9144;height:43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w:txbxContent>
                      <w:p w:rsidR="00FA0104" w:rsidRDefault="00FA0104" w:rsidP="00EC4498">
                        <w:pPr>
                          <w:rPr>
                            <w:rFonts w:eastAsia="新細明體"/>
                          </w:rPr>
                        </w:pPr>
                      </w:p>
                      <w:p w:rsidR="00FA0104" w:rsidRDefault="00FA0104" w:rsidP="00EC4498">
                        <w:pPr>
                          <w:rPr>
                            <w:rFonts w:eastAsia="新細明體"/>
                          </w:rPr>
                        </w:pPr>
                      </w:p>
                      <w:p w:rsidR="00FA0104" w:rsidRDefault="00FA0104" w:rsidP="00EC4498">
                        <w:pPr>
                          <w:rPr>
                            <w:rFonts w:eastAsia="新細明體"/>
                          </w:rPr>
                        </w:pPr>
                      </w:p>
                      <w:p w:rsidR="00FA0104" w:rsidRDefault="00FA0104" w:rsidP="00EC4498">
                        <w:pPr>
                          <w:rPr>
                            <w:rFonts w:eastAsia="新細明體"/>
                          </w:rPr>
                        </w:pPr>
                      </w:p>
                      <w:p w:rsidR="00FA0104" w:rsidRDefault="00FA0104" w:rsidP="00EC4498">
                        <w:pPr>
                          <w:rPr>
                            <w:rFonts w:eastAsia="新細明體"/>
                          </w:rPr>
                        </w:pPr>
                      </w:p>
                      <w:p w:rsidR="00FA0104" w:rsidRDefault="00FA0104" w:rsidP="00EC4498">
                        <w:pPr>
                          <w:rPr>
                            <w:rFonts w:eastAsia="新細明體"/>
                          </w:rPr>
                        </w:pPr>
                      </w:p>
                      <w:p w:rsidR="00FA0104" w:rsidRDefault="00FA0104" w:rsidP="00EC4498">
                        <w:pPr>
                          <w:rPr>
                            <w:rFonts w:eastAsia="新細明體"/>
                          </w:rPr>
                        </w:pPr>
                      </w:p>
                      <w:p w:rsidR="00FA0104" w:rsidRPr="008533B8" w:rsidRDefault="00FA0104" w:rsidP="00EC4498">
                        <w:pPr>
                          <w:jc w:val="center"/>
                          <w:rPr>
                            <w:rFonts w:eastAsia="新細明體"/>
                          </w:rPr>
                        </w:pPr>
                        <w:proofErr w:type="spellStart"/>
                        <w:r>
                          <w:rPr>
                            <w:rFonts w:eastAsia="新細明體" w:hint="eastAsia"/>
                          </w:rPr>
                          <w:t>Biu_sync</w:t>
                        </w:r>
                        <w:proofErr w:type="spellEnd"/>
                      </w:p>
                    </w:txbxContent>
                  </v:textbox>
                </v:shape>
                <v:line id="Line 24" o:spid="_x0000_s1050" style="position:absolute;flip:x;visibility:visible;mso-wrap-style:square" from="9144,30930" to="22098,30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hKZcQAAADbAAAADwAAAGRycy9kb3ducmV2LnhtbESPT2vCQBDF70K/wzIFL6FuNFBs6iqt&#10;f6BQPJj20OOQnSah2dmQHTV++64geHy8eb83b7EaXKtO1IfGs4HpJAVFXHrbcGXg+2v3NAcVBNli&#10;65kMXCjAavkwWmBu/ZkPdCqkUhHCIUcDtUiXax3KmhyGie+Io/fre4cSZV9p2+M5wl2rZ2n6rB02&#10;HBtq7GhdU/lXHF18Y7fnTZYl704nyQttf+Qz1WLM+HF4ewUlNMj9+Jb+sAayDK5bIgD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eEplxAAAANsAAAAPAAAAAAAAAAAA&#10;AAAAAKECAABkcnMvZG93bnJldi54bWxQSwUGAAAAAAQABAD5AAAAkgMAAAAA&#10;">
                  <v:stroke endarrow="block"/>
                </v:line>
                <v:shape id="Text Box 25" o:spid="_x0000_s1051" type="#_x0000_t202" style="position:absolute;left:37338;top:34804;width:13716;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FA0104" w:rsidRPr="008533B8" w:rsidRDefault="00FA0104" w:rsidP="00EC4498">
                        <w:pPr>
                          <w:rPr>
                            <w:rFonts w:eastAsia="新細明體"/>
                          </w:rPr>
                        </w:pPr>
                        <w:proofErr w:type="spellStart"/>
                        <w:r>
                          <w:rPr>
                            <w:rFonts w:eastAsia="新細明體" w:hint="eastAsia"/>
                          </w:rPr>
                          <w:t>Return_ID</w:t>
                        </w:r>
                        <w:proofErr w:type="spellEnd"/>
                      </w:p>
                    </w:txbxContent>
                  </v:textbox>
                </v:shape>
                <v:line id="Line 26" o:spid="_x0000_s1052" style="position:absolute;flip:x;visibility:visible;mso-wrap-style:square" from="9144,43821" to="49530,43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13isUAAADbAAAADwAAAGRycy9kb3ducmV2LnhtbESPT2vCQBDF7wW/wzJCL6FuaqjU6CrW&#10;PyCUHrQ9eByyYxLMzobsVNNv3xUKPT7evN+bN1/2rlFX6kLt2cDzKAVFXHhbc2ng63P39AoqCLLF&#10;xjMZ+KEAy8XgYY659Tc+0PUopYoQDjkaqETaXOtQVOQwjHxLHL2z7xxKlF2pbYe3CHeNHqfpRDus&#10;OTZU2NK6ouJy/Hbxjd0Hb7IseXM6Saa0Pcl7qsWYx2G/moES6uX/+C+9twayF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13isUAAADbAAAADwAAAAAAAAAA&#10;AAAAAAChAgAAZHJzL2Rvd25yZXYueG1sUEsFBgAAAAAEAAQA+QAAAJMDAAAAAA==&#10;">
                  <v:stroke endarrow="block"/>
                </v:line>
                <v:shape id="Text Box 27" o:spid="_x0000_s1053" type="#_x0000_t202" style="position:absolute;left:37338;top:41711;width:13716;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FA0104" w:rsidRPr="008533B8" w:rsidRDefault="00FA0104" w:rsidP="00EC4498">
                        <w:pPr>
                          <w:rPr>
                            <w:rFonts w:eastAsia="新細明體"/>
                          </w:rPr>
                        </w:pPr>
                        <w:proofErr w:type="spellStart"/>
                        <w:r>
                          <w:rPr>
                            <w:rFonts w:eastAsia="新細明體" w:hint="eastAsia"/>
                          </w:rPr>
                          <w:t>RData</w:t>
                        </w:r>
                        <w:proofErr w:type="spellEnd"/>
                      </w:p>
                    </w:txbxContent>
                  </v:textbox>
                </v:shape>
                <v:line id="Line 28" o:spid="_x0000_s1054" style="position:absolute;flip:x;visibility:visible;mso-wrap-style:square" from="9155,41085" to="22859,4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NMZsUAAADbAAAADwAAAGRycy9kb3ducmV2LnhtbESPT2vCQBDF7wW/wzJCL6FuaqDW6CrW&#10;PyCUHrQ9eByyYxLMzobsVNNv3xUKPT7evN+bN1/2rlFX6kLt2cDzKAVFXHhbc2ng63P39AoqCLLF&#10;xjMZ+KEAy8XgYY659Tc+0PUopYoQDjkaqETaXOtQVOQwjHxLHL2z7xxKlF2pbYe3CHeNHqfpi3ZY&#10;c2yosKV1RcXl+O3iG7sP3mRZ8uZ0kkxpe5L3VIsxj8N+NQMl1Mv/8V96bw1kE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0NMZsUAAADbAAAADwAAAAAAAAAA&#10;AAAAAAChAgAAZHJzL2Rvd25yZXYueG1sUEsFBgAAAAAEAAQA+QAAAJMDAAAAAA==&#10;">
                  <v:stroke endarrow="block"/>
                </v:line>
                <v:shape id="Text Box 29" o:spid="_x0000_s1055" type="#_x0000_t202" style="position:absolute;left:9906;top:38485;width:914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FA0104" w:rsidRPr="008533B8" w:rsidRDefault="00FA0104" w:rsidP="00EC4498">
                        <w:pPr>
                          <w:rPr>
                            <w:rFonts w:eastAsia="新細明體"/>
                          </w:rPr>
                        </w:pPr>
                        <w:proofErr w:type="spellStart"/>
                        <w:proofErr w:type="gramStart"/>
                        <w:r>
                          <w:rPr>
                            <w:rFonts w:eastAsia="新細明體" w:hint="eastAsia"/>
                          </w:rPr>
                          <w:t>acks</w:t>
                        </w:r>
                        <w:proofErr w:type="spellEnd"/>
                        <w:proofErr w:type="gramEnd"/>
                      </w:p>
                    </w:txbxContent>
                  </v:textbox>
                </v:shape>
                <v:shape id="Text Box 30" o:spid="_x0000_s1056" type="#_x0000_t202" style="position:absolute;left:9144;top:24485;width:914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FA0104" w:rsidRPr="008533B8" w:rsidRDefault="00FA0104" w:rsidP="00EC4498">
                        <w:pPr>
                          <w:rPr>
                            <w:rFonts w:eastAsia="新細明體"/>
                          </w:rPr>
                        </w:pPr>
                        <w:r>
                          <w:rPr>
                            <w:rFonts w:eastAsia="新細明體" w:hint="eastAsia"/>
                          </w:rPr>
                          <w:t>Requests</w:t>
                        </w:r>
                      </w:p>
                    </w:txbxContent>
                  </v:textbox>
                </v:shape>
                <v:line id="Line 31" o:spid="_x0000_s1057" style="position:absolute;flip:x;visibility:visible;mso-wrap-style:square" from="32004,30930" to="49530,30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ynb8QAAADbAAAADwAAAGRycy9kb3ducmV2LnhtbESPwUrDQBCG74LvsIzgJbQbrYjGbIpt&#10;LQjFg60Hj0N2TILZ2ZCdtvHtnYPgcfjn/+abcjmF3pxoTF1kBzfzHAxxHX3HjYOPw3b2ACYJssc+&#10;Mjn4oQTL6vKixMLHM7/TaS+NUQinAh20IkNhbapbCpjmcSDW7CuOAUXHsbF+xLPCQ29v8/zeBuxY&#10;L7Q40Lql+nt/DKqxfePNYpGtgs2yR3r5lF1uxbnrq+n5CYzQJP/Lf+1X7+BO7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rKdvxAAAANsAAAAPAAAAAAAAAAAA&#10;AAAAAKECAABkcnMvZG93bnJldi54bWxQSwUGAAAAAAQABAD5AAAAkgMAAAAA&#10;">
                  <v:stroke endarrow="block"/>
                </v:line>
                <v:shape id="Text Box 32" o:spid="_x0000_s1058" type="#_x0000_t202" style="position:absolute;left:33528;top:28359;width:12192;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FA0104" w:rsidRPr="008533B8" w:rsidRDefault="00FA0104" w:rsidP="00EC4498">
                        <w:pPr>
                          <w:rPr>
                            <w:rFonts w:eastAsia="新細明體"/>
                          </w:rPr>
                        </w:pPr>
                        <w:proofErr w:type="spellStart"/>
                        <w:r>
                          <w:rPr>
                            <w:rFonts w:eastAsia="新細明體" w:hint="eastAsia"/>
                          </w:rPr>
                          <w:t>Addr_grant</w:t>
                        </w:r>
                        <w:proofErr w:type="spellEnd"/>
                      </w:p>
                    </w:txbxContent>
                  </v:textbox>
                </v:shape>
                <v:shape id="Text Box 33" o:spid="_x0000_s1059" type="#_x0000_t202" style="position:absolute;left:9144;top:28359;width:7620;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FA0104" w:rsidRPr="008533B8" w:rsidRDefault="00FA0104" w:rsidP="00EC4498">
                        <w:pPr>
                          <w:rPr>
                            <w:rFonts w:eastAsia="新細明體"/>
                          </w:rPr>
                        </w:pPr>
                        <w:r>
                          <w:rPr>
                            <w:rFonts w:eastAsia="新細明體" w:hint="eastAsia"/>
                          </w:rPr>
                          <w:t>Grants</w:t>
                        </w:r>
                      </w:p>
                    </w:txbxContent>
                  </v:textbox>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34" o:spid="_x0000_s1060" type="#_x0000_t106" style="position:absolute;left:22098;top:36087;width:9144;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zUsYA&#10;AADbAAAADwAAAGRycy9kb3ducmV2LnhtbESPW2vCQBSE3wv9D8sp9K1uNNKWmFWK1aIgSLzg6yF7&#10;cqHZsyG71eivdwuFPg4z8w2TznrTiDN1rrasYDiIQBDnVtdcKjjsly/vIJxH1thYJgVXcjCbPj6k&#10;mGh74YzOO1+KAGGXoILK+zaR0uUVGXQD2xIHr7CdQR9kV0rd4SXATSNHUfQqDdYcFipsaV5R/r37&#10;MQrWx3b5GS9uZhPF+Wn9Ni6+FtlWqeen/mMCwlPv/8N/7ZVWMI7h90v4A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GzUsYAAADbAAAADwAAAAAAAAAAAAAAAACYAgAAZHJz&#10;L2Rvd25yZXYueG1sUEsFBgAAAAAEAAQA9QAAAIsDAAAAAA==&#10;" adj="11445,21238">
                  <v:textbox>
                    <w:txbxContent>
                      <w:p w:rsidR="00FA0104" w:rsidRDefault="00FA0104" w:rsidP="00EC4498">
                        <w:pPr>
                          <w:jc w:val="center"/>
                          <w:rPr>
                            <w:rFonts w:eastAsia="新細明體"/>
                            <w:sz w:val="16"/>
                            <w:szCs w:val="16"/>
                          </w:rPr>
                        </w:pPr>
                      </w:p>
                      <w:p w:rsidR="00FA0104" w:rsidRPr="00B55474" w:rsidRDefault="00FA0104" w:rsidP="00EC4498">
                        <w:pPr>
                          <w:jc w:val="center"/>
                          <w:rPr>
                            <w:rFonts w:eastAsia="新細明體"/>
                            <w:sz w:val="16"/>
                            <w:szCs w:val="16"/>
                          </w:rPr>
                        </w:pPr>
                        <w:proofErr w:type="spellStart"/>
                        <w:r>
                          <w:rPr>
                            <w:rFonts w:eastAsia="新細明體" w:hint="eastAsia"/>
                            <w:sz w:val="16"/>
                            <w:szCs w:val="16"/>
                          </w:rPr>
                          <w:t>Ack</w:t>
                        </w:r>
                        <w:proofErr w:type="spellEnd"/>
                        <w:r>
                          <w:rPr>
                            <w:rFonts w:eastAsia="新細明體" w:hint="eastAsia"/>
                            <w:sz w:val="16"/>
                            <w:szCs w:val="16"/>
                          </w:rPr>
                          <w:t xml:space="preserve"> logic</w:t>
                        </w:r>
                      </w:p>
                    </w:txbxContent>
                  </v:textbox>
                </v:shape>
                <v:group id="Group 35" o:spid="_x0000_s1061" style="position:absolute;left:28956;top:10312;width:1511;height:7099" coordorigin="6169,3128" coordsize="169,1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line id="Line 36" o:spid="_x0000_s1062" style="position:absolute;flip:x;visibility:visible;mso-wrap-style:square" from="6169,3128" to="6170,4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eu5sUAAADbAAAADwAAAGRycy9kb3ducmV2LnhtbESPQWsCMRSE74L/IbxCL1KzFi26GkUK&#10;hR681JYVb8/N62bZzcs2SXX77xtB8DjMzDfMatPbVpzJh9qxgsk4A0FcOl1zpeDr8+1pDiJEZI2t&#10;Y1LwRwE26+Fghbl2F/6g8z5WIkE45KjAxNjlUobSkMUwdh1x8r6dtxiT9JXUHi8Jblv5nGUv0mLN&#10;acFgR6+Gymb/axXI+W7047enaVM0h8PCFGXRHXdKPT702yWISH28h2/td61gOoP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eu5sUAAADbAAAADwAAAAAAAAAA&#10;AAAAAAChAgAAZHJzL2Rvd25yZXYueG1sUEsFBgAAAAAEAAQA+QAAAJMDAAAAAA==&#10;"/>
                  <v:line id="Line 37" o:spid="_x0000_s1063" style="position:absolute;flip:y;visibility:visible;mso-wrap-style:square" from="6169,4010" to="6338,4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wkcUAAADbAAAADwAAAGRycy9kb3ducmV2LnhtbESPQWsCMRSE70L/Q3iFXqRmLSJ2axQR&#10;BA9eqrLS2+vmdbPs5mVNom7/fVMQPA4z8w0zX/a2FVfyoXasYDzKQBCXTtdcKTgeNq8zECEia2wd&#10;k4JfCrBcPA3mmGt340+67mMlEoRDjgpMjF0uZSgNWQwj1xEn78d5izFJX0nt8ZbgtpVvWTaVFmtO&#10;CwY7Whsqm/3FKpCz3fDsV9+TpmhOp3dTlEX3tVPq5blffYCI1MdH+N7eagWTKfx/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UwkcUAAADbAAAADwAAAAAAAAAA&#10;AAAAAAChAgAAZHJzL2Rvd25yZXYueG1sUEsFBgAAAAAEAAQA+QAAAJMDAAAAAA==&#10;"/>
                  <v:line id="Line 38" o:spid="_x0000_s1064" style="position:absolute;visibility:visible;mso-wrap-style:square" from="6169,3128" to="6338,3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line id="Line 39" o:spid="_x0000_s1065" style="position:absolute;visibility:visible;mso-wrap-style:square" from="6338,3275" to="6338,4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group>
                <v:line id="Line 40" o:spid="_x0000_s1066" style="position:absolute;visibility:visible;mso-wrap-style:square" from="30480,14179" to="49530,1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x/MEAAADbAAAADwAAAGRycy9kb3ducmV2LnhtbERPz2vCMBS+C/4P4Qm72dTB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07H8wQAAANsAAAAPAAAAAAAAAAAAAAAA&#10;AKECAABkcnMvZG93bnJldi54bWxQSwUGAAAAAAQABAD5AAAAjwMAAAAA&#10;">
                  <v:stroke endarrow="block"/>
                </v:line>
                <v:line id="Line 41" o:spid="_x0000_s1067" style="position:absolute;visibility:visible;mso-wrap-style:square" from="9144,14179" to="28956,1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8UZ8QAAADbAAAADwAAAGRycy9kb3ducmV2LnhtbESPQWsCMRSE7wX/Q3hCbzW7g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nxRnxAAAANsAAAAPAAAAAAAAAAAA&#10;AAAAAKECAABkcnMvZG93bnJldi54bWxQSwUGAAAAAAQABAD5AAAAkgMAAAAA&#10;">
                  <v:stroke endarrow="block"/>
                </v:line>
                <v:line id="Line 42" o:spid="_x0000_s1068" style="position:absolute;visibility:visible;mso-wrap-style:square" from="25908,19335" to="29718,19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43" o:spid="_x0000_s1069" style="position:absolute;flip:y;visibility:visible;mso-wrap-style:square" from="29705,16757" to="29711,19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shape id="Text Box 44" o:spid="_x0000_s1070" type="#_x0000_t202" style="position:absolute;left:36576;top:11601;width:914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FA0104" w:rsidRPr="008533B8" w:rsidRDefault="00FA0104" w:rsidP="00EC4498">
                        <w:pPr>
                          <w:rPr>
                            <w:rFonts w:eastAsia="新細明體"/>
                          </w:rPr>
                        </w:pPr>
                        <w:proofErr w:type="spellStart"/>
                        <w:r>
                          <w:rPr>
                            <w:rFonts w:eastAsia="新細明體" w:hint="eastAsia"/>
                          </w:rPr>
                          <w:t>Wdata</w:t>
                        </w:r>
                        <w:proofErr w:type="spellEnd"/>
                      </w:p>
                    </w:txbxContent>
                  </v:textbox>
                </v:shape>
                <v:shape id="Text Box 45" o:spid="_x0000_s1071" type="#_x0000_t202" style="position:absolute;left:10668;top:11601;width:914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FA0104" w:rsidRPr="008533B8" w:rsidRDefault="00FA0104" w:rsidP="00EC4498">
                        <w:pPr>
                          <w:rPr>
                            <w:rFonts w:eastAsia="新細明體"/>
                          </w:rPr>
                        </w:pPr>
                        <w:proofErr w:type="spellStart"/>
                        <w:r>
                          <w:rPr>
                            <w:rFonts w:eastAsia="新細明體" w:hint="eastAsia"/>
                          </w:rPr>
                          <w:t>Wdatas</w:t>
                        </w:r>
                        <w:proofErr w:type="spellEnd"/>
                      </w:p>
                    </w:txbxContent>
                  </v:textbox>
                </v:shape>
                <v:shape id="Text Box 46" o:spid="_x0000_s1072" type="#_x0000_t202" style="position:absolute;left:9144;top:1289;width:914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FA0104" w:rsidRPr="008533B8" w:rsidRDefault="00FA0104" w:rsidP="00EC4498">
                        <w:pPr>
                          <w:rPr>
                            <w:rFonts w:eastAsia="新細明體"/>
                          </w:rPr>
                        </w:pPr>
                        <w:r>
                          <w:rPr>
                            <w:rFonts w:eastAsia="新細明體" w:hint="eastAsia"/>
                          </w:rPr>
                          <w:t>ADDRs</w:t>
                        </w:r>
                      </w:p>
                    </w:txbxContent>
                  </v:textbox>
                </v:shape>
                <v:shape id="Text Box 47" o:spid="_x0000_s1073" type="#_x0000_t202" style="position:absolute;left:29718;top:3867;width:1447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FA0104" w:rsidRPr="008533B8" w:rsidRDefault="00FA0104" w:rsidP="00EC4498">
                        <w:pPr>
                          <w:rPr>
                            <w:rFonts w:eastAsia="新細明體"/>
                          </w:rPr>
                        </w:pPr>
                        <w:proofErr w:type="spellStart"/>
                        <w:r>
                          <w:rPr>
                            <w:rFonts w:eastAsia="新細明體" w:hint="eastAsia"/>
                          </w:rPr>
                          <w:t>ADDR&amp;Control</w:t>
                        </w:r>
                        <w:proofErr w:type="spellEnd"/>
                      </w:p>
                    </w:txbxContent>
                  </v:textbox>
                </v:shape>
                <v:shape id="Text Box 48" o:spid="_x0000_s1074" type="#_x0000_t202" style="position:absolute;left:9144;top:3867;width:914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FA0104" w:rsidRPr="008533B8" w:rsidRDefault="00FA0104" w:rsidP="00EC4498">
                        <w:pPr>
                          <w:rPr>
                            <w:rFonts w:eastAsia="新細明體"/>
                          </w:rPr>
                        </w:pPr>
                        <w:r>
                          <w:rPr>
                            <w:rFonts w:eastAsia="新細明體" w:hint="eastAsia"/>
                          </w:rPr>
                          <w:t>CMDs</w:t>
                        </w:r>
                      </w:p>
                    </w:txbxContent>
                  </v:textbox>
                </v:shape>
                <v:shape id="Text Box 49" o:spid="_x0000_s1075" type="#_x0000_t202" style="position:absolute;left:7620;top:6445;width:15240;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FA0104" w:rsidRPr="008533B8" w:rsidRDefault="00FA0104" w:rsidP="00EC4498">
                        <w:pPr>
                          <w:rPr>
                            <w:rFonts w:eastAsia="新細明體"/>
                          </w:rPr>
                        </w:pPr>
                        <w:proofErr w:type="spellStart"/>
                        <w:r>
                          <w:rPr>
                            <w:rFonts w:eastAsia="新細明體" w:hint="eastAsia"/>
                          </w:rPr>
                          <w:t>Cacheablity&amp;BWEs</w:t>
                        </w:r>
                        <w:proofErr w:type="spellEnd"/>
                      </w:p>
                    </w:txbxContent>
                  </v:textbox>
                </v:shape>
                <v:shape id="AutoShape 50" o:spid="_x0000_s1076" type="#_x0000_t106" style="position:absolute;left:21336;top:24485;width:12192;height:9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6gcIA&#10;AADbAAAADwAAAGRycy9kb3ducmV2LnhtbERPzWrCQBC+C77DMoVepG5MJZToKipVelNjHmDIjklq&#10;djZktzHt03cPgseP73+5HkwjeupcbVnBbBqBIC6srrlUkF/2bx8gnEfW2FgmBb/kYL0aj5aYanvn&#10;M/WZL0UIYZeigsr7NpXSFRUZdFPbEgfuajuDPsCulLrDewg3jYyjKJEGaw4NFba0q6i4ZT9Gwd6d&#10;jrvv7WFj55/uNsn/4nezPSj1+jJsFiA8Df4pfri/tIIkrA9fw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YnqBwgAAANsAAAAPAAAAAAAAAAAAAAAAAJgCAABkcnMvZG93&#10;bnJldi54bWxQSwUGAAAAAAQABAD1AAAAhwMAAAAA&#10;" adj="13084,46">
                  <v:textbox>
                    <w:txbxContent>
                      <w:p w:rsidR="00FA0104" w:rsidRPr="00B55474" w:rsidRDefault="00FA0104" w:rsidP="00EC4498">
                        <w:pPr>
                          <w:jc w:val="center"/>
                          <w:rPr>
                            <w:rFonts w:eastAsia="新細明體"/>
                            <w:sz w:val="16"/>
                            <w:szCs w:val="16"/>
                          </w:rPr>
                        </w:pPr>
                        <w:r>
                          <w:rPr>
                            <w:rFonts w:eastAsia="新細明體" w:hint="eastAsia"/>
                            <w:sz w:val="16"/>
                            <w:szCs w:val="16"/>
                          </w:rPr>
                          <w:t>Arbiter &amp; grant gen</w:t>
                        </w:r>
                      </w:p>
                    </w:txbxContent>
                  </v:textbox>
                </v:shape>
                <v:line id="Line 51" o:spid="_x0000_s1077" style="position:absolute;flip:x;visibility:visible;mso-wrap-style:square" from="30480,39960" to="49530,3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VelMMAAADbAAAADwAAAGRycy9kb3ducmV2LnhtbESPQWvCQBCF74L/YRmhl6AbK0iNrqJt&#10;hYJ4qHrwOGTHJJidDdmppv++WxA8Pt68781brDpXqxu1ofJsYDxKQRHn3lZcGDgdt8M3UEGQLdae&#10;ycAvBVgt+70FZtbf+ZtuBylUhHDI0EAp0mRah7wkh2HkG+LoXXzrUKJsC21bvEe4q/Vrmk61w4pj&#10;Q4kNvZeUXw8/Lr6x3fPHZJJsnE6SGX2eZZdqMeZl0K3noIQ6eR4/0l/WwHQM/1siA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VXpTDAAAA2wAAAA8AAAAAAAAAAAAA&#10;AAAAoQIAAGRycy9kb3ducmV2LnhtbFBLBQYAAAAABAAEAPkAAACRAwAAAAA=&#10;">
                  <v:stroke endarrow="block"/>
                </v:line>
                <v:shape id="Text Box 52" o:spid="_x0000_s1078" type="#_x0000_t202" style="position:absolute;left:37338;top:37382;width:914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daMMA&#10;AADbAAAADwAAAGRycy9kb3ducmV2LnhtbESPzWrDMBCE74W8g9hAb7WU0JrEsRJCSqGnluYPclus&#10;jW1irYyl2u7bV4VCjsPMfMPkm9E2oqfO1441zBIFgrhwpuZSw/Hw9rQA4QOywcYxafghD5v15CHH&#10;zLiBv6jfh1JECPsMNVQhtJmUvqjIok9cSxy9q+sshii7UpoOhwi3jZwrlUqLNceFClvaVVTc9t9W&#10;w+njejk/q8/y1b60gxuVZLuUWj9Ox+0KRKAx3MP/7XejIZ3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idaMMAAADbAAAADwAAAAAAAAAAAAAAAACYAgAAZHJzL2Rv&#10;d25yZXYueG1sUEsFBgAAAAAEAAQA9QAAAIgDAAAAAA==&#10;" filled="f" stroked="f">
                  <v:textbox>
                    <w:txbxContent>
                      <w:p w:rsidR="00FA0104" w:rsidRPr="008533B8" w:rsidRDefault="00FA0104" w:rsidP="00EC4498">
                        <w:pPr>
                          <w:rPr>
                            <w:rFonts w:eastAsia="新細明體"/>
                          </w:rPr>
                        </w:pPr>
                        <w:proofErr w:type="spellStart"/>
                        <w:r>
                          <w:rPr>
                            <w:rFonts w:eastAsia="新細明體" w:hint="eastAsia"/>
                          </w:rPr>
                          <w:t>Data_ack</w:t>
                        </w:r>
                        <w:proofErr w:type="spellEnd"/>
                      </w:p>
                    </w:txbxContent>
                  </v:textbox>
                </v:shape>
                <v:line id="Line 53" o:spid="_x0000_s1079" style="position:absolute;flip:x;visibility:visible;mso-wrap-style:square" from="32004,33515" to="49530,33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fPacUAAADbAAAADwAAAGRycy9kb3ducmV2LnhtbESPQWsCMRSE7wX/Q3hCL0WztkV0NYoI&#10;Qg9easuKt+fmuVl287ImqW7/fVMo9DjMzDfMct3bVtzIh9qxgsk4A0FcOl1zpeDzYzeagQgRWWPr&#10;mBR8U4D1avCwxFy7O7/T7RArkSAcclRgYuxyKUNpyGIYu444eRfnLcYkfSW1x3uC21Y+Z9lUWqw5&#10;LRjsaGuobA5fVoGc7Z+ufnN+bYrmeJyboiy6016px2G/WYCI1Mf/8F/7TSuYvsD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fPacUAAADbAAAADwAAAAAAAAAA&#10;AAAAAAChAgAAZHJzL2Rvd25yZXYueG1sUEsFBgAAAAAEAAQA+QAAAJMDAAAAAA==&#10;"/>
                <v:line id="Line 54" o:spid="_x0000_s1080" style="position:absolute;flip:x y;visibility:visible;mso-wrap-style:square" from="30480,32226" to="32004,33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EmjsUAAADcAAAADwAAAGRycy9kb3ducmV2LnhtbESPwWrDMBBE74H+g9hCb4nsHEziRg4l&#10;UOghl6Qlua6treXGWtmW7Lh/XxUKPQ4z84bZ7WfbiokG3zhWkK4SEMSV0w3XCj7eX5cbED4ga2wd&#10;k4Jv8rAvHhY7zLW784mmc6hFhLDPUYEJocul9JUhi37lOuLofbrBYohyqKUe8B7htpXrJMmkxYbj&#10;gsGODoaq23m0CqZyTL8ux9PNl9d+W25Mfzj2mVJPj/PLM4hAc/gP/7XftIJ1lsLvmXgEZP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EmjsUAAADcAAAADwAAAAAAAAAA&#10;AAAAAAChAgAAZHJzL2Rvd25yZXYueG1sUEsFBgAAAAAEAAQA+QAAAJMDAAAAAA==&#10;">
                  <v:stroke endarrow="block"/>
                </v:line>
                <v:shape id="Text Box 55" o:spid="_x0000_s1081" type="#_x0000_t202" style="position:absolute;left:33528;top:30937;width:1676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FA0104" w:rsidRPr="00AF733B" w:rsidRDefault="00FA0104" w:rsidP="00EC4498">
                        <w:pPr>
                          <w:rPr>
                            <w:rFonts w:eastAsia="新細明體"/>
                          </w:rPr>
                        </w:pPr>
                        <w:proofErr w:type="spellStart"/>
                        <w:r>
                          <w:rPr>
                            <w:rFonts w:eastAsia="新細明體" w:hint="eastAsia"/>
                          </w:rPr>
                          <w:t>Hold_arbitration</w:t>
                        </w:r>
                        <w:proofErr w:type="spellEnd"/>
                      </w:p>
                    </w:txbxContent>
                  </v:textbox>
                </v:shape>
                <v:line id="Line 56" o:spid="_x0000_s1082" style="position:absolute;visibility:visible;mso-wrap-style:square" from="27432,33515" to="27432,3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BSlcUAAADcAAAADwAAAGRycy9kb3ducmV2LnhtbESPS2vDMBCE74X8B7GB3Bo5IeThRAml&#10;ppBDW8iDnDfW1jK1VsZSHeXfV4VCjsPMfMNsdtE2oqfO144VTMYZCOLS6ZorBefT2/MShA/IGhvH&#10;pOBOHnbbwdMGc+1ufKD+GCqRIOxzVGBCaHMpfWnIoh+7ljh5X66zGJLsKqk7vCW4beQ0y+bSYs1p&#10;wWBLr4bK7+OPVbAwxUEuZPF++iz6erKKH/FyXSk1GsaXNYhAMTzC/+29VjCdz+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BSlcUAAADcAAAADwAAAAAAAAAA&#10;AAAAAAChAgAAZHJzL2Rvd25yZXYueG1sUEsFBgAAAAAEAAQA+QAAAJMDAAAAAA==&#10;">
                  <v:stroke endarrow="block"/>
                </v:line>
                <v:line id="Line 16" o:spid="_x0000_s1083" style="position:absolute;visibility:visible;mso-wrap-style:square" from="9143,37521" to="22859,37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amG8AAAADcAAAADwAAAGRycy9kb3ducmV2LnhtbERPTWvCQBC9F/wPywje6kaRoKmriFJQ&#10;CwW19Dxkp9lgdiZktyb9991DocfH+15vB9+oB3WhFjYwm2agiEuxNVcGPm6vz0tQISJbbITJwA8F&#10;2G5GT2ssrPR8occ1ViqFcCjQgIuxLbQOpSOPYSotceK+pPMYE+wqbTvsU7hv9DzLcu2x5tTgsKW9&#10;o/J+/fYGPk/5cHbz/vB+kLxybws59yzGTMbD7gVUpCH+i//cR2tgtUxr05l0BPTm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2phvAAAAA3AAAAA8AAAAAAAAAAAAAAAAA&#10;oQIAAGRycy9kb3ducmV2LnhtbFBLBQYAAAAABAAEAPkAAACOAwAAAAA=&#10;" strokecolor="red">
                  <v:stroke endarrow="block"/>
                </v:line>
                <v:shape id="Text Box 30" o:spid="_x0000_s1084" type="#_x0000_t202" style="position:absolute;left:9156;top:34970;width:1129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sFMQA&#10;AADcAAAADwAAAGRycy9kb3ducmV2LnhtbESPW2sCMRSE34X+h3AKvmlSseJuzYoohT5VvLTQt8Pm&#10;7IVuTpZN6m7/vREEH4eZ+YZZrQfbiAt1vnas4WWqQBDnztRcajif3idLED4gG2wck4Z/8rDOnkYr&#10;TI3r+UCXYyhFhLBPUUMVQptK6fOKLPqpa4mjV7jOYoiyK6XpsI9w28iZUgtpsea4UGFL24ry3+Of&#10;1fD1Wfx8z9W+3NnXtneDkmwTqfX4edi8gQg0hEf43v4wGpJl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n7BTEAAAA3AAAAA8AAAAAAAAAAAAAAAAAmAIAAGRycy9k&#10;b3ducmV2LnhtbFBLBQYAAAAABAAEAPUAAACJAwAAAAA=&#10;" filled="f" stroked="f">
                  <v:textbox>
                    <w:txbxContent>
                      <w:p w:rsidR="00FA0104" w:rsidRPr="00820F91" w:rsidRDefault="00FA0104" w:rsidP="00EC4498">
                        <w:pPr>
                          <w:rPr>
                            <w:rFonts w:eastAsia="新細明體"/>
                            <w:color w:val="FF0000"/>
                          </w:rPr>
                        </w:pPr>
                        <w:proofErr w:type="spellStart"/>
                        <w:r>
                          <w:rPr>
                            <w:rFonts w:eastAsia="新細明體"/>
                            <w:color w:val="FF0000"/>
                          </w:rPr>
                          <w:t>R</w:t>
                        </w:r>
                        <w:r>
                          <w:rPr>
                            <w:rFonts w:eastAsia="新細明體" w:hint="eastAsia"/>
                            <w:color w:val="FF0000"/>
                          </w:rPr>
                          <w:t>data_</w:t>
                        </w:r>
                        <w:r w:rsidRPr="00820F91">
                          <w:rPr>
                            <w:rFonts w:eastAsia="新細明體" w:hint="eastAsia"/>
                            <w:color w:val="FF0000"/>
                          </w:rPr>
                          <w:t>wait</w:t>
                        </w:r>
                        <w:proofErr w:type="spellEnd"/>
                      </w:p>
                    </w:txbxContent>
                  </v:textbox>
                </v:shape>
                <v:line id="Line 19" o:spid="_x0000_s1085" style="position:absolute;visibility:visible;mso-wrap-style:square" from="28964,41810" to="49528,41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cHLMQAAADcAAAADwAAAGRycy9kb3ducmV2LnhtbESPUWvCQBCE3wv9D8cW+lYvDSXU6ClS&#10;KbQKhVrxecmtuWBuN+SuJv33PUHwcZiZb5j5cvStOlMfGmEDz5MMFHEltuHawP7n/ekVVIjIFlth&#10;MvBHAZaL+7s5llYG/qbzLtYqQTiUaMDF2JVah8qRxzCRjjh5R+k9xiT7WtsehwT3rc6zrNAeG04L&#10;Djt6c1Sddr/ewOGzGDcuH9Zfaylqt32RzcBizOPDuJqBijTGW/ja/rAGptMcLmfSEd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hwcsxAAAANwAAAAPAAAAAAAAAAAA&#10;AAAAAKECAABkcnMvZG93bnJldi54bWxQSwUGAAAAAAQABAD5AAAAkgMAAAAA&#10;" strokecolor="red">
                  <v:stroke endarrow="block"/>
                </v:line>
                <v:shape id="Text Box 52" o:spid="_x0000_s1086" type="#_x0000_t202" style="position:absolute;left:37463;top:39501;width:1409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ZNI8QA&#10;AADcAAAADwAAAGRycy9kb3ducmV2LnhtbESPT2sCMRTE7wW/Q3hCbzVpq9JdN0pRBE8VtQreHpu3&#10;f+jmZdlEd/vtm0Khx2FmfsNkq8E24k6drx1reJ4oEMS5MzWXGj5P26c3ED4gG2wck4Zv8rBajh4y&#10;TI3r+UD3YyhFhLBPUUMVQptK6fOKLPqJa4mjV7jOYoiyK6XpsI9w28gXpebSYs1xocKW1hXlX8eb&#10;1XD+KK6XqdqXGztrezcoyTaRWj+Oh/cFiEBD+A//tXdGQ5K8wu+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TSPEAAAA3AAAAA8AAAAAAAAAAAAAAAAAmAIAAGRycy9k&#10;b3ducmV2LnhtbFBLBQYAAAAABAAEAPUAAACJAwAAAAA=&#10;" filled="f" stroked="f">
                  <v:textbox>
                    <w:txbxContent>
                      <w:p w:rsidR="00FA0104" w:rsidRPr="00820F91" w:rsidRDefault="00FA0104" w:rsidP="00EC4498">
                        <w:pPr>
                          <w:rPr>
                            <w:rFonts w:eastAsia="新細明體"/>
                            <w:color w:val="FF0000"/>
                          </w:rPr>
                        </w:pPr>
                        <w:proofErr w:type="spellStart"/>
                        <w:r w:rsidRPr="00820F91">
                          <w:rPr>
                            <w:rFonts w:eastAsia="新細明體" w:hint="eastAsia"/>
                            <w:color w:val="FF0000"/>
                          </w:rPr>
                          <w:t>Read_data_wait</w:t>
                        </w:r>
                        <w:proofErr w:type="spellEnd"/>
                      </w:p>
                    </w:txbxContent>
                  </v:textbox>
                </v:shape>
                <w10:anchorlock/>
              </v:group>
            </w:pict>
          </mc:Fallback>
        </mc:AlternateContent>
      </w:r>
    </w:p>
    <w:p w:rsidR="0058400F" w:rsidRDefault="00EA6796" w:rsidP="00634103">
      <w:pPr>
        <w:pStyle w:val="ae"/>
        <w:jc w:val="center"/>
        <w:rPr>
          <w:rFonts w:eastAsia="新細明體"/>
        </w:rPr>
      </w:pPr>
      <w:bookmarkStart w:id="798" w:name="_Ref429041917"/>
      <w:bookmarkStart w:id="799" w:name="_Toc431393304"/>
      <w:bookmarkStart w:id="800" w:name="_Toc432662276"/>
      <w:bookmarkStart w:id="801" w:name="_Toc445889143"/>
      <w:r>
        <w:t xml:space="preserve">Figure </w:t>
      </w:r>
      <w:r w:rsidR="00E85432">
        <w:fldChar w:fldCharType="begin"/>
      </w:r>
      <w:r w:rsidR="00E85432">
        <w:instrText xml:space="preserve"> SEQ Figure \* ARABIC </w:instrText>
      </w:r>
      <w:r w:rsidR="00E85432">
        <w:fldChar w:fldCharType="separate"/>
      </w:r>
      <w:r w:rsidR="00515DE5">
        <w:rPr>
          <w:noProof/>
        </w:rPr>
        <w:t>12</w:t>
      </w:r>
      <w:r w:rsidR="00E85432">
        <w:rPr>
          <w:noProof/>
        </w:rPr>
        <w:fldChar w:fldCharType="end"/>
      </w:r>
      <w:bookmarkEnd w:id="798"/>
      <w:r>
        <w:rPr>
          <w:rFonts w:eastAsia="新細明體" w:hint="eastAsia"/>
        </w:rPr>
        <w:t xml:space="preserve">. The </w:t>
      </w:r>
      <w:bookmarkEnd w:id="799"/>
      <w:r>
        <w:rPr>
          <w:rFonts w:eastAsia="新細明體" w:hint="eastAsia"/>
        </w:rPr>
        <w:t xml:space="preserve">block diagram of the </w:t>
      </w:r>
      <w:bookmarkEnd w:id="800"/>
      <w:r w:rsidR="00EC4498">
        <w:rPr>
          <w:rFonts w:eastAsia="新細明體" w:hint="eastAsia"/>
        </w:rPr>
        <w:t>biu_path</w:t>
      </w:r>
      <w:bookmarkEnd w:id="801"/>
    </w:p>
    <w:p w:rsidR="00634103" w:rsidRPr="00AA096C" w:rsidRDefault="00634103" w:rsidP="00634103">
      <w:pPr>
        <w:pStyle w:val="21"/>
        <w:spacing w:before="203"/>
        <w:rPr>
          <w:rFonts w:eastAsia="新細明體"/>
          <w:color w:val="000000" w:themeColor="text1"/>
        </w:rPr>
      </w:pPr>
      <w:bookmarkStart w:id="802" w:name="_MON_1345559861"/>
      <w:bookmarkStart w:id="803" w:name="_MON_1345564009"/>
      <w:bookmarkStart w:id="804" w:name="_MON_1345616791"/>
      <w:bookmarkStart w:id="805" w:name="_MON_1345623911"/>
      <w:bookmarkStart w:id="806" w:name="_MON_1359206215"/>
      <w:bookmarkStart w:id="807" w:name="_MON_1345551731"/>
      <w:bookmarkStart w:id="808" w:name="_Toc272064463"/>
      <w:bookmarkStart w:id="809" w:name="_Toc444090115"/>
      <w:bookmarkEnd w:id="802"/>
      <w:bookmarkEnd w:id="803"/>
      <w:bookmarkEnd w:id="804"/>
      <w:bookmarkEnd w:id="805"/>
      <w:bookmarkEnd w:id="806"/>
      <w:bookmarkEnd w:id="807"/>
      <w:r w:rsidRPr="00AA096C">
        <w:rPr>
          <w:rFonts w:eastAsia="新細明體" w:hint="eastAsia"/>
          <w:color w:val="000000" w:themeColor="text1"/>
        </w:rPr>
        <w:t>BIU_SYNC</w:t>
      </w:r>
      <w:bookmarkEnd w:id="808"/>
      <w:bookmarkEnd w:id="809"/>
    </w:p>
    <w:p w:rsidR="00634103" w:rsidRPr="00AA096C" w:rsidRDefault="00883F37" w:rsidP="00634103">
      <w:pPr>
        <w:rPr>
          <w:rFonts w:eastAsia="新細明體"/>
          <w:color w:val="000000" w:themeColor="text1"/>
        </w:rPr>
      </w:pPr>
      <w:r>
        <w:rPr>
          <w:rFonts w:eastAsia="新細明體" w:hint="eastAsia"/>
          <w:color w:val="000000" w:themeColor="text1"/>
        </w:rPr>
        <w:t xml:space="preserve">The </w:t>
      </w:r>
      <w:r w:rsidR="00634103" w:rsidRPr="00AA096C">
        <w:rPr>
          <w:rFonts w:eastAsia="新細明體" w:hint="eastAsia"/>
          <w:color w:val="000000" w:themeColor="text1"/>
        </w:rPr>
        <w:t xml:space="preserve">biu_sync uses three </w:t>
      </w:r>
      <w:r w:rsidR="00EA6127">
        <w:rPr>
          <w:rFonts w:eastAsia="新細明體" w:hint="eastAsia"/>
          <w:color w:val="000000" w:themeColor="text1"/>
        </w:rPr>
        <w:t>sync</w:t>
      </w:r>
      <w:r w:rsidR="00634103" w:rsidRPr="00AA096C">
        <w:rPr>
          <w:rFonts w:eastAsia="新細明體" w:hint="eastAsia"/>
          <w:color w:val="000000" w:themeColor="text1"/>
        </w:rPr>
        <w:t xml:space="preserve"> fifos to </w:t>
      </w:r>
      <w:r w:rsidR="00634103" w:rsidRPr="00AA096C">
        <w:rPr>
          <w:rFonts w:eastAsia="新細明體"/>
          <w:color w:val="000000" w:themeColor="text1"/>
        </w:rPr>
        <w:t>handle</w:t>
      </w:r>
      <w:r w:rsidR="00634103" w:rsidRPr="00AA096C">
        <w:rPr>
          <w:rFonts w:eastAsia="新細明體" w:hint="eastAsia"/>
          <w:color w:val="000000" w:themeColor="text1"/>
        </w:rPr>
        <w:t xml:space="preserve"> the cross-clock domain signals. T</w:t>
      </w:r>
      <w:r w:rsidR="00634103" w:rsidRPr="00AA096C">
        <w:rPr>
          <w:rFonts w:eastAsia="新細明體"/>
          <w:color w:val="000000" w:themeColor="text1"/>
        </w:rPr>
        <w:t>h</w:t>
      </w:r>
      <w:r w:rsidR="00634103" w:rsidRPr="00AA096C">
        <w:rPr>
          <w:rFonts w:eastAsia="新細明體" w:hint="eastAsia"/>
          <w:color w:val="000000" w:themeColor="text1"/>
        </w:rPr>
        <w:t xml:space="preserve">e three fifos are used to </w:t>
      </w:r>
      <w:r>
        <w:rPr>
          <w:rFonts w:eastAsia="新細明體" w:hint="eastAsia"/>
          <w:color w:val="000000" w:themeColor="text1"/>
        </w:rPr>
        <w:t>store</w:t>
      </w:r>
      <w:r w:rsidR="00634103" w:rsidRPr="00AA096C">
        <w:rPr>
          <w:rFonts w:eastAsia="新細明體" w:hint="eastAsia"/>
          <w:color w:val="000000" w:themeColor="text1"/>
        </w:rPr>
        <w:t xml:space="preserve"> the command and write date from core clock to bus clock and </w:t>
      </w:r>
      <w:r w:rsidR="00634103" w:rsidRPr="00AA096C">
        <w:rPr>
          <w:rFonts w:eastAsia="新細明體"/>
          <w:color w:val="000000" w:themeColor="text1"/>
        </w:rPr>
        <w:t>read</w:t>
      </w:r>
      <w:r w:rsidR="00634103" w:rsidRPr="00AA096C">
        <w:rPr>
          <w:rFonts w:eastAsia="新細明體" w:hint="eastAsia"/>
          <w:color w:val="000000" w:themeColor="text1"/>
        </w:rPr>
        <w:t xml:space="preserve"> data from bus clock to core clock.</w:t>
      </w:r>
      <w:r w:rsidR="006D6B65">
        <w:rPr>
          <w:rFonts w:eastAsia="新細明體" w:hint="eastAsia"/>
          <w:color w:val="000000" w:themeColor="text1"/>
        </w:rPr>
        <w:t xml:space="preserve"> If the Read_data_wait is asserted, the data is held in read data fifo until the Read_data_wait is deasserted.</w:t>
      </w:r>
    </w:p>
    <w:p w:rsidR="00634103" w:rsidRDefault="00634103" w:rsidP="00634103">
      <w:pPr>
        <w:keepNext/>
      </w:pPr>
      <w:r w:rsidRPr="00F54BBE">
        <w:rPr>
          <w:rFonts w:eastAsia="新細明體"/>
          <w:noProof/>
          <w:color w:val="FF0000"/>
        </w:rPr>
        <w:lastRenderedPageBreak/>
        <mc:AlternateContent>
          <mc:Choice Requires="wpc">
            <w:drawing>
              <wp:inline distT="0" distB="0" distL="0" distR="0" wp14:anchorId="032E7EB5" wp14:editId="29BFA37F">
                <wp:extent cx="6477000" cy="4769485"/>
                <wp:effectExtent l="0" t="0" r="0" b="0"/>
                <wp:docPr id="176" name="畫布 1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6" name="Rectangle 700"/>
                        <wps:cNvSpPr>
                          <a:spLocks noChangeArrowheads="1"/>
                        </wps:cNvSpPr>
                        <wps:spPr bwMode="auto">
                          <a:xfrm>
                            <a:off x="3507105" y="644525"/>
                            <a:ext cx="915035"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7" name="Rectangle 701"/>
                        <wps:cNvSpPr>
                          <a:spLocks noChangeArrowheads="1"/>
                        </wps:cNvSpPr>
                        <wps:spPr bwMode="auto">
                          <a:xfrm>
                            <a:off x="1981200" y="257810"/>
                            <a:ext cx="2819400" cy="42538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Text Box 702"/>
                        <wps:cNvSpPr txBox="1">
                          <a:spLocks noChangeArrowheads="1"/>
                        </wps:cNvSpPr>
                        <wps:spPr bwMode="auto">
                          <a:xfrm>
                            <a:off x="1936750" y="226060"/>
                            <a:ext cx="144653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48215F" w:rsidRDefault="00FA0104" w:rsidP="00634103">
                              <w:pPr>
                                <w:rPr>
                                  <w:rFonts w:eastAsia="新細明體"/>
                                </w:rPr>
                              </w:pPr>
                              <w:r>
                                <w:rPr>
                                  <w:rFonts w:eastAsia="新細明體" w:hint="eastAsia"/>
                                </w:rPr>
                                <w:t>biu_sync</w:t>
                              </w:r>
                            </w:p>
                          </w:txbxContent>
                        </wps:txbx>
                        <wps:bodyPr rot="0" vert="horz" wrap="square" lIns="91440" tIns="45720" rIns="91440" bIns="45720" anchor="t" anchorCtr="0" upright="1">
                          <a:noAutofit/>
                        </wps:bodyPr>
                      </wps:wsp>
                      <wps:wsp>
                        <wps:cNvPr id="269" name="Text Box 703"/>
                        <wps:cNvSpPr txBox="1">
                          <a:spLocks noChangeArrowheads="1"/>
                        </wps:cNvSpPr>
                        <wps:spPr bwMode="auto">
                          <a:xfrm>
                            <a:off x="3136900" y="392430"/>
                            <a:ext cx="206375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48215F" w:rsidRDefault="00FA0104" w:rsidP="00634103">
                              <w:pPr>
                                <w:rPr>
                                  <w:rFonts w:eastAsia="新細明體"/>
                                </w:rPr>
                              </w:pPr>
                              <w:r>
                                <w:rPr>
                                  <w:rFonts w:eastAsia="新細明體" w:hint="eastAsia"/>
                                </w:rPr>
                                <w:t>Cmd_sync: Depth 4-entry</w:t>
                              </w:r>
                            </w:p>
                          </w:txbxContent>
                        </wps:txbx>
                        <wps:bodyPr rot="0" vert="horz" wrap="square" lIns="91440" tIns="45720" rIns="91440" bIns="45720" anchor="t" anchorCtr="0" upright="1">
                          <a:noAutofit/>
                        </wps:bodyPr>
                      </wps:wsp>
                      <wps:wsp>
                        <wps:cNvPr id="270" name="Text Box 704"/>
                        <wps:cNvSpPr txBox="1">
                          <a:spLocks noChangeArrowheads="1"/>
                        </wps:cNvSpPr>
                        <wps:spPr bwMode="auto">
                          <a:xfrm>
                            <a:off x="3036570" y="1289050"/>
                            <a:ext cx="210693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48215F" w:rsidRDefault="00FA0104" w:rsidP="00634103">
                              <w:pPr>
                                <w:rPr>
                                  <w:rFonts w:eastAsia="新細明體"/>
                                </w:rPr>
                              </w:pPr>
                              <w:r>
                                <w:rPr>
                                  <w:rFonts w:eastAsia="新細明體" w:hint="eastAsia"/>
                                </w:rPr>
                                <w:t>Wdata_sync: Depth 4-entry</w:t>
                              </w:r>
                            </w:p>
                          </w:txbxContent>
                        </wps:txbx>
                        <wps:bodyPr rot="0" vert="horz" wrap="square" lIns="91440" tIns="45720" rIns="91440" bIns="45720" anchor="t" anchorCtr="0" upright="1">
                          <a:noAutofit/>
                        </wps:bodyPr>
                      </wps:wsp>
                      <wps:wsp>
                        <wps:cNvPr id="271" name="Rectangle 705"/>
                        <wps:cNvSpPr>
                          <a:spLocks noChangeArrowheads="1"/>
                        </wps:cNvSpPr>
                        <wps:spPr bwMode="auto">
                          <a:xfrm>
                            <a:off x="3507105" y="1546860"/>
                            <a:ext cx="915035"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2" name="Text Box 706"/>
                        <wps:cNvSpPr txBox="1">
                          <a:spLocks noChangeArrowheads="1"/>
                        </wps:cNvSpPr>
                        <wps:spPr bwMode="auto">
                          <a:xfrm>
                            <a:off x="2889250" y="3169920"/>
                            <a:ext cx="2104788"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48215F" w:rsidRDefault="00FA0104" w:rsidP="00634103">
                              <w:pPr>
                                <w:rPr>
                                  <w:rFonts w:eastAsia="新細明體"/>
                                </w:rPr>
                              </w:pPr>
                              <w:r>
                                <w:rPr>
                                  <w:rFonts w:eastAsia="新細明體" w:hint="eastAsia"/>
                                </w:rPr>
                                <w:t>Rdata_sync: Depth 2-entry</w:t>
                              </w:r>
                            </w:p>
                          </w:txbxContent>
                        </wps:txbx>
                        <wps:bodyPr rot="0" vert="horz" wrap="square" lIns="91440" tIns="45720" rIns="91440" bIns="45720" anchor="t" anchorCtr="0" upright="1">
                          <a:noAutofit/>
                        </wps:bodyPr>
                      </wps:wsp>
                      <wps:wsp>
                        <wps:cNvPr id="273" name="Rectangle 707"/>
                        <wps:cNvSpPr>
                          <a:spLocks noChangeArrowheads="1"/>
                        </wps:cNvSpPr>
                        <wps:spPr bwMode="auto">
                          <a:xfrm>
                            <a:off x="3504565" y="3480435"/>
                            <a:ext cx="915035"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4" name="Text Box 708"/>
                        <wps:cNvSpPr txBox="1">
                          <a:spLocks noChangeArrowheads="1"/>
                        </wps:cNvSpPr>
                        <wps:spPr bwMode="auto">
                          <a:xfrm>
                            <a:off x="533400" y="528320"/>
                            <a:ext cx="144780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48215F" w:rsidRDefault="00FA0104" w:rsidP="00634103">
                              <w:pPr>
                                <w:rPr>
                                  <w:rFonts w:eastAsia="新細明體"/>
                                </w:rPr>
                              </w:pPr>
                              <w:r>
                                <w:rPr>
                                  <w:rFonts w:eastAsia="新細明體" w:hint="eastAsia"/>
                                </w:rPr>
                                <w:t>Cmd_request_IN</w:t>
                              </w:r>
                            </w:p>
                          </w:txbxContent>
                        </wps:txbx>
                        <wps:bodyPr rot="0" vert="horz" wrap="square" lIns="91440" tIns="45720" rIns="91440" bIns="45720" anchor="t" anchorCtr="0" upright="1">
                          <a:noAutofit/>
                        </wps:bodyPr>
                      </wps:wsp>
                      <wps:wsp>
                        <wps:cNvPr id="275" name="Text Box 709"/>
                        <wps:cNvSpPr txBox="1">
                          <a:spLocks noChangeArrowheads="1"/>
                        </wps:cNvSpPr>
                        <wps:spPr bwMode="auto">
                          <a:xfrm>
                            <a:off x="552450" y="798830"/>
                            <a:ext cx="1612899"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48215F" w:rsidRDefault="00FA0104" w:rsidP="00634103">
                              <w:pPr>
                                <w:rPr>
                                  <w:rFonts w:eastAsia="新細明體"/>
                                </w:rPr>
                              </w:pPr>
                              <w:r>
                                <w:rPr>
                                  <w:rFonts w:eastAsia="新細明體" w:hint="eastAsia"/>
                                </w:rPr>
                                <w:t>ADDR&amp;controls_IN</w:t>
                              </w:r>
                            </w:p>
                          </w:txbxContent>
                        </wps:txbx>
                        <wps:bodyPr rot="0" vert="horz" wrap="square" lIns="91440" tIns="45720" rIns="91440" bIns="45720" anchor="t" anchorCtr="0" upright="1">
                          <a:noAutofit/>
                        </wps:bodyPr>
                      </wps:wsp>
                      <wps:wsp>
                        <wps:cNvPr id="276" name="Text Box 710"/>
                        <wps:cNvSpPr txBox="1">
                          <a:spLocks noChangeArrowheads="1"/>
                        </wps:cNvSpPr>
                        <wps:spPr bwMode="auto">
                          <a:xfrm>
                            <a:off x="546100" y="999490"/>
                            <a:ext cx="144780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48215F" w:rsidRDefault="00FA0104" w:rsidP="00634103">
                              <w:pPr>
                                <w:rPr>
                                  <w:rFonts w:eastAsia="新細明體"/>
                                </w:rPr>
                              </w:pPr>
                              <w:r>
                                <w:rPr>
                                  <w:rFonts w:eastAsia="新細明體" w:hint="eastAsia"/>
                                </w:rPr>
                                <w:t>Path_cmd_grant</w:t>
                              </w:r>
                            </w:p>
                          </w:txbxContent>
                        </wps:txbx>
                        <wps:bodyPr rot="0" vert="horz" wrap="square" lIns="91440" tIns="45720" rIns="91440" bIns="45720" anchor="t" anchorCtr="0" upright="1">
                          <a:noAutofit/>
                        </wps:bodyPr>
                      </wps:wsp>
                      <wps:wsp>
                        <wps:cNvPr id="277" name="Rectangle 711"/>
                        <wps:cNvSpPr>
                          <a:spLocks noChangeArrowheads="1"/>
                        </wps:cNvSpPr>
                        <wps:spPr bwMode="auto">
                          <a:xfrm>
                            <a:off x="3736340" y="644525"/>
                            <a:ext cx="228600"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8" name="Rectangle 712"/>
                        <wps:cNvSpPr>
                          <a:spLocks noChangeArrowheads="1"/>
                        </wps:cNvSpPr>
                        <wps:spPr bwMode="auto">
                          <a:xfrm>
                            <a:off x="3964940" y="644525"/>
                            <a:ext cx="228600"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9" name="Rectangle 713"/>
                        <wps:cNvSpPr>
                          <a:spLocks noChangeArrowheads="1"/>
                        </wps:cNvSpPr>
                        <wps:spPr bwMode="auto">
                          <a:xfrm>
                            <a:off x="3736340" y="1546860"/>
                            <a:ext cx="228600"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0" name="Rectangle 714"/>
                        <wps:cNvSpPr>
                          <a:spLocks noChangeArrowheads="1"/>
                        </wps:cNvSpPr>
                        <wps:spPr bwMode="auto">
                          <a:xfrm>
                            <a:off x="3964940" y="1546860"/>
                            <a:ext cx="228600"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1" name="Rectangle 715"/>
                        <wps:cNvSpPr>
                          <a:spLocks noChangeArrowheads="1"/>
                        </wps:cNvSpPr>
                        <wps:spPr bwMode="auto">
                          <a:xfrm>
                            <a:off x="3733800" y="3480435"/>
                            <a:ext cx="228600"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2" name="Rectangle 716"/>
                        <wps:cNvSpPr>
                          <a:spLocks noChangeArrowheads="1"/>
                        </wps:cNvSpPr>
                        <wps:spPr bwMode="auto">
                          <a:xfrm>
                            <a:off x="3962400" y="3480435"/>
                            <a:ext cx="228600"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3" name="Line 717"/>
                        <wps:cNvCnPr/>
                        <wps:spPr bwMode="auto">
                          <a:xfrm>
                            <a:off x="533400" y="773430"/>
                            <a:ext cx="2971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Line 718"/>
                        <wps:cNvCnPr/>
                        <wps:spPr bwMode="auto">
                          <a:xfrm>
                            <a:off x="533400" y="1031240"/>
                            <a:ext cx="2971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Line 719"/>
                        <wps:cNvCnPr/>
                        <wps:spPr bwMode="auto">
                          <a:xfrm flipH="1">
                            <a:off x="533400" y="3609340"/>
                            <a:ext cx="2971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 name="Line 720"/>
                        <wps:cNvCnPr/>
                        <wps:spPr bwMode="auto">
                          <a:xfrm flipH="1">
                            <a:off x="533400" y="3867150"/>
                            <a:ext cx="2971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Text Box 721"/>
                        <wps:cNvSpPr txBox="1">
                          <a:spLocks noChangeArrowheads="1"/>
                        </wps:cNvSpPr>
                        <wps:spPr bwMode="auto">
                          <a:xfrm>
                            <a:off x="609600" y="3609340"/>
                            <a:ext cx="1447165"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48215F" w:rsidRDefault="00FA0104" w:rsidP="00634103">
                              <w:pPr>
                                <w:rPr>
                                  <w:rFonts w:eastAsia="新細明體"/>
                                </w:rPr>
                              </w:pPr>
                              <w:r>
                                <w:rPr>
                                  <w:rFonts w:eastAsia="新細明體" w:hint="eastAsia"/>
                                </w:rPr>
                                <w:t>RID&amp;Rdata_OUT</w:t>
                              </w:r>
                            </w:p>
                          </w:txbxContent>
                        </wps:txbx>
                        <wps:bodyPr rot="0" vert="horz" wrap="square" lIns="91440" tIns="45720" rIns="91440" bIns="45720" anchor="t" anchorCtr="0" upright="1">
                          <a:noAutofit/>
                        </wps:bodyPr>
                      </wps:wsp>
                      <wps:wsp>
                        <wps:cNvPr id="64" name="Text Box 722"/>
                        <wps:cNvSpPr txBox="1">
                          <a:spLocks noChangeArrowheads="1"/>
                        </wps:cNvSpPr>
                        <wps:spPr bwMode="auto">
                          <a:xfrm>
                            <a:off x="520700" y="3068316"/>
                            <a:ext cx="1917700" cy="54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Default="00FA0104" w:rsidP="00634103">
                              <w:pPr>
                                <w:rPr>
                                  <w:rFonts w:eastAsia="新細明體"/>
                                </w:rPr>
                              </w:pPr>
                              <w:r>
                                <w:rPr>
                                  <w:rFonts w:eastAsia="新細明體" w:hint="eastAsia"/>
                                </w:rPr>
                                <w:t>Rdata_OUT_ack/</w:t>
                              </w:r>
                            </w:p>
                            <w:p w:rsidR="00FA0104" w:rsidRPr="0048215F" w:rsidRDefault="00FA0104" w:rsidP="00634103">
                              <w:pPr>
                                <w:rPr>
                                  <w:rFonts w:eastAsia="新細明體"/>
                                </w:rPr>
                              </w:pPr>
                              <w:r>
                                <w:rPr>
                                  <w:rFonts w:eastAsia="新細明體" w:hint="eastAsia"/>
                                </w:rPr>
                                <w:t>Precise_wdata_OUT_ack</w:t>
                              </w:r>
                            </w:p>
                          </w:txbxContent>
                        </wps:txbx>
                        <wps:bodyPr rot="0" vert="horz" wrap="square" lIns="91440" tIns="45720" rIns="91440" bIns="45720" anchor="t" anchorCtr="0" upright="1">
                          <a:noAutofit/>
                        </wps:bodyPr>
                      </wps:wsp>
                      <wps:wsp>
                        <wps:cNvPr id="65" name="Text Box 723"/>
                        <wps:cNvSpPr txBox="1">
                          <a:spLocks noChangeArrowheads="1"/>
                        </wps:cNvSpPr>
                        <wps:spPr bwMode="auto">
                          <a:xfrm>
                            <a:off x="534035" y="1546860"/>
                            <a:ext cx="1447165"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48215F" w:rsidRDefault="00FA0104" w:rsidP="00634103">
                              <w:pPr>
                                <w:rPr>
                                  <w:rFonts w:eastAsia="新細明體"/>
                                </w:rPr>
                              </w:pPr>
                              <w:r>
                                <w:rPr>
                                  <w:rFonts w:eastAsia="新細明體" w:hint="eastAsia"/>
                                </w:rPr>
                                <w:t>Wdata_IN</w:t>
                              </w:r>
                            </w:p>
                          </w:txbxContent>
                        </wps:txbx>
                        <wps:bodyPr rot="0" vert="horz" wrap="square" lIns="91440" tIns="45720" rIns="91440" bIns="45720" anchor="t" anchorCtr="0" upright="1">
                          <a:noAutofit/>
                        </wps:bodyPr>
                      </wps:wsp>
                      <wps:wsp>
                        <wps:cNvPr id="67" name="Line 724"/>
                        <wps:cNvCnPr/>
                        <wps:spPr bwMode="auto">
                          <a:xfrm>
                            <a:off x="533400" y="1804670"/>
                            <a:ext cx="2971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Line 746"/>
                        <wps:cNvCnPr/>
                        <wps:spPr bwMode="auto">
                          <a:xfrm>
                            <a:off x="4419600" y="773430"/>
                            <a:ext cx="1828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Line 747"/>
                        <wps:cNvCnPr/>
                        <wps:spPr bwMode="auto">
                          <a:xfrm>
                            <a:off x="4419600" y="1031240"/>
                            <a:ext cx="1828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Line 748"/>
                        <wps:cNvCnPr/>
                        <wps:spPr bwMode="auto">
                          <a:xfrm>
                            <a:off x="4419600" y="1804670"/>
                            <a:ext cx="1905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Text Box 749"/>
                        <wps:cNvSpPr txBox="1">
                          <a:spLocks noChangeArrowheads="1"/>
                        </wps:cNvSpPr>
                        <wps:spPr bwMode="auto">
                          <a:xfrm>
                            <a:off x="4724400" y="773430"/>
                            <a:ext cx="1752600" cy="367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48215F" w:rsidRDefault="00FA0104" w:rsidP="00634103">
                              <w:pPr>
                                <w:rPr>
                                  <w:rFonts w:eastAsia="新細明體"/>
                                </w:rPr>
                              </w:pPr>
                              <w:r>
                                <w:rPr>
                                  <w:rFonts w:eastAsia="新細明體" w:hint="eastAsia"/>
                                </w:rPr>
                                <w:t>ADDR&amp;controls_OUT</w:t>
                              </w:r>
                            </w:p>
                          </w:txbxContent>
                        </wps:txbx>
                        <wps:bodyPr rot="0" vert="horz" wrap="square" lIns="91440" tIns="45720" rIns="91440" bIns="45720" anchor="t" anchorCtr="0" upright="1">
                          <a:noAutofit/>
                        </wps:bodyPr>
                      </wps:wsp>
                      <wps:wsp>
                        <wps:cNvPr id="93" name="Text Box 750"/>
                        <wps:cNvSpPr txBox="1">
                          <a:spLocks noChangeArrowheads="1"/>
                        </wps:cNvSpPr>
                        <wps:spPr bwMode="auto">
                          <a:xfrm>
                            <a:off x="4800600" y="1546860"/>
                            <a:ext cx="1447800" cy="367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48215F" w:rsidRDefault="00FA0104" w:rsidP="00634103">
                              <w:pPr>
                                <w:rPr>
                                  <w:rFonts w:eastAsia="新細明體"/>
                                </w:rPr>
                              </w:pPr>
                              <w:r>
                                <w:rPr>
                                  <w:rFonts w:eastAsia="新細明體" w:hint="eastAsia"/>
                                </w:rPr>
                                <w:t>Wdata_OUT</w:t>
                              </w:r>
                            </w:p>
                          </w:txbxContent>
                        </wps:txbx>
                        <wps:bodyPr rot="0" vert="horz" wrap="square" lIns="91440" tIns="45720" rIns="91440" bIns="45720" anchor="t" anchorCtr="0" upright="1">
                          <a:noAutofit/>
                        </wps:bodyPr>
                      </wps:wsp>
                      <wps:wsp>
                        <wps:cNvPr id="94" name="Text Box 751"/>
                        <wps:cNvSpPr txBox="1">
                          <a:spLocks noChangeArrowheads="1"/>
                        </wps:cNvSpPr>
                        <wps:spPr bwMode="auto">
                          <a:xfrm>
                            <a:off x="4779644" y="515620"/>
                            <a:ext cx="1544955"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48215F" w:rsidRDefault="00FA0104" w:rsidP="00634103">
                              <w:pPr>
                                <w:rPr>
                                  <w:rFonts w:eastAsia="新細明體"/>
                                </w:rPr>
                              </w:pPr>
                              <w:r>
                                <w:rPr>
                                  <w:rFonts w:eastAsia="新細明體" w:hint="eastAsia"/>
                                </w:rPr>
                                <w:t>Cmd_request_OUT</w:t>
                              </w:r>
                            </w:p>
                          </w:txbxContent>
                        </wps:txbx>
                        <wps:bodyPr rot="0" vert="horz" wrap="square" lIns="91440" tIns="45720" rIns="91440" bIns="45720" anchor="t" anchorCtr="0" upright="1">
                          <a:noAutofit/>
                        </wps:bodyPr>
                      </wps:wsp>
                      <wps:wsp>
                        <wps:cNvPr id="95" name="Text Box 752"/>
                        <wps:cNvSpPr txBox="1">
                          <a:spLocks noChangeArrowheads="1"/>
                        </wps:cNvSpPr>
                        <wps:spPr bwMode="auto">
                          <a:xfrm>
                            <a:off x="4791075" y="1026160"/>
                            <a:ext cx="144780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48215F" w:rsidRDefault="00FA0104" w:rsidP="00634103">
                              <w:pPr>
                                <w:rPr>
                                  <w:rFonts w:eastAsia="新細明體"/>
                                </w:rPr>
                              </w:pPr>
                              <w:r>
                                <w:rPr>
                                  <w:rFonts w:eastAsia="新細明體" w:hint="eastAsia"/>
                                </w:rPr>
                                <w:t>Bus_cmd_grant</w:t>
                              </w:r>
                            </w:p>
                          </w:txbxContent>
                        </wps:txbx>
                        <wps:bodyPr rot="0" vert="horz" wrap="square" lIns="91440" tIns="45720" rIns="91440" bIns="45720" anchor="t" anchorCtr="0" upright="1">
                          <a:noAutofit/>
                        </wps:bodyPr>
                      </wps:wsp>
                      <wps:wsp>
                        <wps:cNvPr id="160" name="Line 753"/>
                        <wps:cNvCnPr/>
                        <wps:spPr bwMode="auto">
                          <a:xfrm flipH="1">
                            <a:off x="4419600" y="1234440"/>
                            <a:ext cx="1828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Text Box 754"/>
                        <wps:cNvSpPr txBox="1">
                          <a:spLocks noChangeArrowheads="1"/>
                        </wps:cNvSpPr>
                        <wps:spPr bwMode="auto">
                          <a:xfrm>
                            <a:off x="4784725" y="1857375"/>
                            <a:ext cx="145415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48215F" w:rsidRDefault="00FA0104" w:rsidP="00634103">
                              <w:pPr>
                                <w:rPr>
                                  <w:rFonts w:eastAsia="新細明體"/>
                                </w:rPr>
                              </w:pPr>
                              <w:r>
                                <w:rPr>
                                  <w:rFonts w:eastAsia="新細明體" w:hint="eastAsia"/>
                                </w:rPr>
                                <w:t>Bus_wdata_grant</w:t>
                              </w:r>
                            </w:p>
                          </w:txbxContent>
                        </wps:txbx>
                        <wps:bodyPr rot="0" vert="horz" wrap="square" lIns="91440" tIns="45720" rIns="91440" bIns="45720" anchor="t" anchorCtr="0" upright="1">
                          <a:noAutofit/>
                        </wps:bodyPr>
                      </wps:wsp>
                      <wps:wsp>
                        <wps:cNvPr id="162" name="Line 755"/>
                        <wps:cNvCnPr/>
                        <wps:spPr bwMode="auto">
                          <a:xfrm flipH="1">
                            <a:off x="4419600" y="2061845"/>
                            <a:ext cx="1905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Text Box 757"/>
                        <wps:cNvSpPr txBox="1">
                          <a:spLocks noChangeArrowheads="1"/>
                        </wps:cNvSpPr>
                        <wps:spPr bwMode="auto">
                          <a:xfrm>
                            <a:off x="4800600" y="3609340"/>
                            <a:ext cx="1447165"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48215F" w:rsidRDefault="00FA0104" w:rsidP="00634103">
                              <w:pPr>
                                <w:rPr>
                                  <w:rFonts w:eastAsia="新細明體"/>
                                </w:rPr>
                              </w:pPr>
                              <w:r>
                                <w:rPr>
                                  <w:rFonts w:eastAsia="新細明體" w:hint="eastAsia"/>
                                </w:rPr>
                                <w:t>RID&amp;Rdata_IN</w:t>
                              </w:r>
                            </w:p>
                          </w:txbxContent>
                        </wps:txbx>
                        <wps:bodyPr rot="0" vert="horz" wrap="square" lIns="91440" tIns="45720" rIns="91440" bIns="45720" anchor="t" anchorCtr="0" upright="1">
                          <a:noAutofit/>
                        </wps:bodyPr>
                      </wps:wsp>
                      <wps:wsp>
                        <wps:cNvPr id="165" name="Text Box 758"/>
                        <wps:cNvSpPr txBox="1">
                          <a:spLocks noChangeArrowheads="1"/>
                        </wps:cNvSpPr>
                        <wps:spPr bwMode="auto">
                          <a:xfrm>
                            <a:off x="4669155" y="3088632"/>
                            <a:ext cx="1807845" cy="52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Default="00FA0104" w:rsidP="00634103">
                              <w:pPr>
                                <w:rPr>
                                  <w:rFonts w:eastAsia="新細明體"/>
                                </w:rPr>
                              </w:pPr>
                              <w:r>
                                <w:rPr>
                                  <w:rFonts w:eastAsia="新細明體" w:hint="eastAsia"/>
                                </w:rPr>
                                <w:t>Rdata_IN_ack/</w:t>
                              </w:r>
                            </w:p>
                            <w:p w:rsidR="00FA0104" w:rsidRPr="0048215F" w:rsidRDefault="00FA0104" w:rsidP="00634103">
                              <w:pPr>
                                <w:rPr>
                                  <w:rFonts w:eastAsia="新細明體"/>
                                </w:rPr>
                              </w:pPr>
                              <w:r>
                                <w:rPr>
                                  <w:rFonts w:eastAsia="新細明體" w:hint="eastAsia"/>
                                </w:rPr>
                                <w:t>Precise_wdata_IN_ack</w:t>
                              </w:r>
                            </w:p>
                          </w:txbxContent>
                        </wps:txbx>
                        <wps:bodyPr rot="0" vert="horz" wrap="square" lIns="91440" tIns="45720" rIns="91440" bIns="45720" anchor="t" anchorCtr="0" upright="1">
                          <a:noAutofit/>
                        </wps:bodyPr>
                      </wps:wsp>
                      <wps:wsp>
                        <wps:cNvPr id="166" name="Line 759"/>
                        <wps:cNvCnPr/>
                        <wps:spPr bwMode="auto">
                          <a:xfrm flipH="1">
                            <a:off x="4419600" y="3867150"/>
                            <a:ext cx="1905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 name="Line 760"/>
                        <wps:cNvCnPr/>
                        <wps:spPr bwMode="auto">
                          <a:xfrm flipH="1">
                            <a:off x="4419600" y="3609340"/>
                            <a:ext cx="1905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8" name="Text Box 723"/>
                        <wps:cNvSpPr txBox="1">
                          <a:spLocks noChangeArrowheads="1"/>
                        </wps:cNvSpPr>
                        <wps:spPr bwMode="auto">
                          <a:xfrm>
                            <a:off x="546735" y="1803400"/>
                            <a:ext cx="1548765"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48215F" w:rsidRDefault="00FA0104" w:rsidP="00634103">
                              <w:pPr>
                                <w:rPr>
                                  <w:rFonts w:eastAsia="新細明體"/>
                                </w:rPr>
                              </w:pPr>
                              <w:r>
                                <w:rPr>
                                  <w:rFonts w:eastAsia="新細明體" w:hint="eastAsia"/>
                                </w:rPr>
                                <w:t>Path_wdata_grant</w:t>
                              </w:r>
                            </w:p>
                          </w:txbxContent>
                        </wps:txbx>
                        <wps:bodyPr rot="0" vert="horz" wrap="square" lIns="91440" tIns="45720" rIns="91440" bIns="45720" anchor="t" anchorCtr="0" upright="1">
                          <a:noAutofit/>
                        </wps:bodyPr>
                      </wps:wsp>
                      <wps:wsp>
                        <wps:cNvPr id="979" name="Line 724"/>
                        <wps:cNvCnPr/>
                        <wps:spPr bwMode="auto">
                          <a:xfrm>
                            <a:off x="546100" y="2061210"/>
                            <a:ext cx="2971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0" name="Line 718"/>
                        <wps:cNvCnPr/>
                        <wps:spPr bwMode="auto">
                          <a:xfrm>
                            <a:off x="533400" y="1221740"/>
                            <a:ext cx="2971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6" name="Line 724"/>
                        <wps:cNvCnPr/>
                        <wps:spPr bwMode="auto">
                          <a:xfrm>
                            <a:off x="533400" y="4055110"/>
                            <a:ext cx="2971800" cy="63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7" name="Text Box 52"/>
                        <wps:cNvSpPr txBox="1">
                          <a:spLocks noChangeArrowheads="1"/>
                        </wps:cNvSpPr>
                        <wps:spPr bwMode="auto">
                          <a:xfrm>
                            <a:off x="584200" y="3876335"/>
                            <a:ext cx="14097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E86E29" w:rsidRDefault="00FA0104" w:rsidP="00AE7955">
                              <w:pPr>
                                <w:pStyle w:val="Web"/>
                                <w:rPr>
                                  <w:rFonts w:eastAsiaTheme="minorEastAsia"/>
                                  <w:color w:val="FF0000"/>
                                </w:rPr>
                              </w:pPr>
                              <w:r w:rsidRPr="00E86E29">
                                <w:rPr>
                                  <w:rFonts w:ascii="Georgia" w:hAnsi="Georgia" w:cs="Calibri"/>
                                  <w:color w:val="FF0000"/>
                                </w:rPr>
                                <w:t>Read_data_</w:t>
                              </w:r>
                              <w:r w:rsidRPr="00E86E29">
                                <w:rPr>
                                  <w:rFonts w:ascii="Georgia" w:eastAsiaTheme="minorEastAsia" w:hAnsi="Georgia" w:cs="Calibri" w:hint="eastAsia"/>
                                  <w:color w:val="FF0000"/>
                                </w:rPr>
                                <w:t>wait</w:t>
                              </w:r>
                            </w:p>
                          </w:txbxContent>
                        </wps:txbx>
                        <wps:bodyPr rot="0" vert="horz" wrap="square" lIns="91440" tIns="45720" rIns="91440" bIns="45720" anchor="t" anchorCtr="0" upright="1">
                          <a:noAutofit/>
                        </wps:bodyPr>
                      </wps:wsp>
                      <wps:wsp>
                        <wps:cNvPr id="1001" name="Line 724"/>
                        <wps:cNvCnPr/>
                        <wps:spPr bwMode="auto">
                          <a:xfrm>
                            <a:off x="4422140" y="4055110"/>
                            <a:ext cx="194056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02" name="Text Box 52"/>
                        <wps:cNvSpPr txBox="1">
                          <a:spLocks noChangeArrowheads="1"/>
                        </wps:cNvSpPr>
                        <wps:spPr bwMode="auto">
                          <a:xfrm>
                            <a:off x="4724400" y="3867150"/>
                            <a:ext cx="14097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E86E29" w:rsidRDefault="00FA0104" w:rsidP="00AE7955">
                              <w:pPr>
                                <w:pStyle w:val="Web"/>
                                <w:rPr>
                                  <w:rFonts w:eastAsiaTheme="minorEastAsia"/>
                                  <w:color w:val="FF0000"/>
                                </w:rPr>
                              </w:pPr>
                              <w:r>
                                <w:rPr>
                                  <w:rFonts w:eastAsiaTheme="minorEastAsia" w:hint="eastAsia"/>
                                  <w:color w:val="FF0000"/>
                                </w:rPr>
                                <w:t>sync_bus_rfifo_full</w:t>
                              </w:r>
                            </w:p>
                          </w:txbxContent>
                        </wps:txbx>
                        <wps:bodyPr rot="0" vert="horz" wrap="square" lIns="91440" tIns="45720" rIns="91440" bIns="45720" anchor="t" anchorCtr="0" upright="1">
                          <a:noAutofit/>
                        </wps:bodyPr>
                      </wps:wsp>
                    </wpc:wpc>
                  </a:graphicData>
                </a:graphic>
              </wp:inline>
            </w:drawing>
          </mc:Choice>
          <mc:Fallback>
            <w:pict>
              <v:group id="畫布 176" o:spid="_x0000_s1087" editas="canvas" style="width:510pt;height:375.55pt;mso-position-horizontal-relative:char;mso-position-vertical-relative:line" coordsize="64770,47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">
                <v:shape id="_x0000_s1088" type="#_x0000_t75" style="position:absolute;width:64770;height:47694;visibility:visible;mso-wrap-style:square">
                  <v:fill o:detectmouseclick="t"/>
                  <v:path o:connecttype="none"/>
                </v:shape>
                <v:rect id="Rectangle 700" o:spid="_x0000_s1089" style="position:absolute;left:35071;top:6445;width:9150;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GocMA&#10;AADcAAAADwAAAGRycy9kb3ducmV2LnhtbESPQYvCMBSE74L/ITzBm6ZWKGs1iri4uEetF2/P5tlW&#10;m5fSRK376zcLCx6HmfmGWaw6U4sHta6yrGAyjkAQ51ZXXCg4ZtvRBwjnkTXWlknBixyslv3eAlNt&#10;n7ynx8EXIkDYpaig9L5JpXR5SQbd2DbEwbvY1qAPsi2kbvEZ4KaWcRQl0mDFYaHEhjYl5bfD3Sg4&#10;V/ERf/bZV2Rm26n/7rLr/fSp1HDQrecgPHX+Hf5v77SCOEng70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DGocMAAADcAAAADwAAAAAAAAAAAAAAAACYAgAAZHJzL2Rv&#10;d25yZXYueG1sUEsFBgAAAAAEAAQA9QAAAIgDAAAAAA==&#10;"/>
                <v:rect id="Rectangle 701" o:spid="_x0000_s1090" style="position:absolute;left:19812;top:2578;width:28194;height:42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N8MA&#10;AADcAAAADwAAAGRycy9kb3ducmV2LnhtbESPQWsCMRSE74L/ITyhN81WqJbVKKtU6ElQC623x+Y1&#10;Wdy8LJvU3f57Iwgeh5n5hlmue1eLK7Wh8qzgdZKBIC69rtgo+Drtxu8gQkTWWHsmBf8UYL0aDpaY&#10;a9/xga7HaESCcMhRgY2xyaUMpSWHYeIb4uT9+tZhTLI1UrfYJbir5TTLZtJhxWnBYkNbS+Xl+OcU&#10;fDTnffFmgiy+o/25+E23s3uj1MuoLxYgIvXxGX60P7WC6Ww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N8MAAADcAAAADwAAAAAAAAAAAAAAAACYAgAAZHJzL2Rv&#10;d25yZXYueG1sUEsFBgAAAAAEAAQA9QAAAIgDAAAAAA==&#10;" filled="f"/>
                <v:shape id="Text Box 702" o:spid="_x0000_s1091" type="#_x0000_t202" style="position:absolute;left:19367;top:2260;width:14465;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XOsEA&#10;AADcAAAADwAAAGRycy9kb3ducmV2LnhtbERPy2rCQBTdF/yH4QrdNTOKhjZmFFGEriq1D3B3yVyT&#10;YOZOyIxJ+vfOQujycN75ZrSN6KnztWMNs0SBIC6cqbnU8P11eHkF4QOywcYxafgjD5v15CnHzLiB&#10;P6k/hVLEEPYZaqhCaDMpfVGRRZ+4ljhyF9dZDBF2pTQdDjHcNnKuVCot1hwbKmxpV1FxPd2shp+P&#10;y/l3oY7l3i7bwY1Ksn2TWj9Px+0KRKAx/Isf7nejYZ7G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clzrBAAAA3AAAAA8AAAAAAAAAAAAAAAAAmAIAAGRycy9kb3du&#10;cmV2LnhtbFBLBQYAAAAABAAEAPUAAACGAwAAAAA=&#10;" filled="f" stroked="f">
                  <v:textbox>
                    <w:txbxContent>
                      <w:p w:rsidR="00FA0104" w:rsidRPr="0048215F" w:rsidRDefault="00FA0104" w:rsidP="00634103">
                        <w:pPr>
                          <w:rPr>
                            <w:rFonts w:eastAsia="新細明體"/>
                          </w:rPr>
                        </w:pPr>
                        <w:proofErr w:type="spellStart"/>
                        <w:r>
                          <w:rPr>
                            <w:rFonts w:eastAsia="新細明體" w:hint="eastAsia"/>
                          </w:rPr>
                          <w:t>biu_sync</w:t>
                        </w:r>
                        <w:proofErr w:type="spellEnd"/>
                      </w:p>
                    </w:txbxContent>
                  </v:textbox>
                </v:shape>
                <v:shape id="Text Box 703" o:spid="_x0000_s1092" type="#_x0000_t202" style="position:absolute;left:31369;top:3924;width:20637;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FA0104" w:rsidRPr="0048215F" w:rsidRDefault="00FA0104" w:rsidP="00634103">
                        <w:pPr>
                          <w:rPr>
                            <w:rFonts w:eastAsia="新細明體"/>
                          </w:rPr>
                        </w:pPr>
                        <w:proofErr w:type="spellStart"/>
                        <w:r>
                          <w:rPr>
                            <w:rFonts w:eastAsia="新細明體" w:hint="eastAsia"/>
                          </w:rPr>
                          <w:t>Cmd_sync</w:t>
                        </w:r>
                        <w:proofErr w:type="spellEnd"/>
                        <w:r>
                          <w:rPr>
                            <w:rFonts w:eastAsia="新細明體" w:hint="eastAsia"/>
                          </w:rPr>
                          <w:t>: Depth 4-entry</w:t>
                        </w:r>
                      </w:p>
                    </w:txbxContent>
                  </v:textbox>
                </v:shape>
                <v:shape id="Text Box 704" o:spid="_x0000_s1093" type="#_x0000_t202" style="position:absolute;left:30365;top:12890;width:21070;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MN4cAA&#10;AADcAAAADwAAAGRycy9kb3ducmV2LnhtbERPTYvCMBC9C/6HMIK3NVHcda1GEUXwpOjuCt6GZmyL&#10;zaQ00Xb/vTkIHh/ve75sbSkeVPvCsYbhQIEgTp0pONPw+7P9+AbhA7LB0jFp+CcPy0W3M8fEuIaP&#10;9DiFTMQQ9glqyEOoEil9mpNFP3AVceSurrYYIqwzaWpsYrgt5UipL2mx4NiQY0XrnNLb6W41/O2v&#10;l/NYHbKN/awa1yrJdiq17vfa1QxEoDa8xS/3zmgYTe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3MN4cAAAADcAAAADwAAAAAAAAAAAAAAAACYAgAAZHJzL2Rvd25y&#10;ZXYueG1sUEsFBgAAAAAEAAQA9QAAAIUDAAAAAA==&#10;" filled="f" stroked="f">
                  <v:textbox>
                    <w:txbxContent>
                      <w:p w:rsidR="00FA0104" w:rsidRPr="0048215F" w:rsidRDefault="00FA0104" w:rsidP="00634103">
                        <w:pPr>
                          <w:rPr>
                            <w:rFonts w:eastAsia="新細明體"/>
                          </w:rPr>
                        </w:pPr>
                        <w:proofErr w:type="spellStart"/>
                        <w:r>
                          <w:rPr>
                            <w:rFonts w:eastAsia="新細明體" w:hint="eastAsia"/>
                          </w:rPr>
                          <w:t>Wdata_sync</w:t>
                        </w:r>
                        <w:proofErr w:type="spellEnd"/>
                        <w:r>
                          <w:rPr>
                            <w:rFonts w:eastAsia="新細明體" w:hint="eastAsia"/>
                          </w:rPr>
                          <w:t>: Depth 4-entry</w:t>
                        </w:r>
                      </w:p>
                    </w:txbxContent>
                  </v:textbox>
                </v:shape>
                <v:rect id="Rectangle 705" o:spid="_x0000_s1094" style="position:absolute;left:35071;top:15468;width:9150;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ICMUA&#10;AADcAAAADwAAAGRycy9kb3ducmV2LnhtbESPQWvCQBSE74L/YXmF3nRjCrZNXUWUiD0m8dLba/Y1&#10;SZt9G7Ibjf56t1DocZiZb5jVZjStOFPvGssKFvMIBHFpdcOVglORzl5AOI+ssbVMCq7kYLOeTlaY&#10;aHvhjM65r0SAsEtQQe19l0jpypoMurntiIP3ZXuDPsi+krrHS4CbVsZRtJQGGw4LNXa0q6n8yQej&#10;4LOJT3jLikNkXtMn/z4W38PHXqnHh3H7BsLT6P/Df+2jVhA/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MgIxQAAANwAAAAPAAAAAAAAAAAAAAAAAJgCAABkcnMv&#10;ZG93bnJldi54bWxQSwUGAAAAAAQABAD1AAAAigMAAAAA&#10;"/>
                <v:shape id="Text Box 706" o:spid="_x0000_s1095" type="#_x0000_t202" style="position:absolute;left:28892;top:31699;width:21048;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2DcUA&#10;AADcAAAADwAAAGRycy9kb3ducmV2LnhtbESPT2vCQBTE74V+h+UVvOlug39q6iaUFsFTRa2Ct0f2&#10;mYRm34bsatJv3y0IPQ4z8xtmlQ+2ETfqfO1Yw/NEgSAunKm51PB1WI9fQPiAbLBxTBp+yEOePT6s&#10;MDWu5x3d9qEUEcI+RQ1VCG0qpS8qsugnriWO3sV1FkOUXSlNh32E20YmSs2lxZrjQoUtvVdUfO+v&#10;VsPx83I+TdW2/LCztneDkmyXUuvR0/D2CiLQEP7D9/bGaEgW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TYNxQAAANwAAAAPAAAAAAAAAAAAAAAAAJgCAABkcnMv&#10;ZG93bnJldi54bWxQSwUGAAAAAAQABAD1AAAAigMAAAAA&#10;" filled="f" stroked="f">
                  <v:textbox>
                    <w:txbxContent>
                      <w:p w:rsidR="00FA0104" w:rsidRPr="0048215F" w:rsidRDefault="00FA0104" w:rsidP="00634103">
                        <w:pPr>
                          <w:rPr>
                            <w:rFonts w:eastAsia="新細明體"/>
                          </w:rPr>
                        </w:pPr>
                        <w:proofErr w:type="spellStart"/>
                        <w:r>
                          <w:rPr>
                            <w:rFonts w:eastAsia="新細明體" w:hint="eastAsia"/>
                          </w:rPr>
                          <w:t>Rdata_sync</w:t>
                        </w:r>
                        <w:proofErr w:type="spellEnd"/>
                        <w:r>
                          <w:rPr>
                            <w:rFonts w:eastAsia="新細明體" w:hint="eastAsia"/>
                          </w:rPr>
                          <w:t>: Depth 2-entry</w:t>
                        </w:r>
                      </w:p>
                    </w:txbxContent>
                  </v:textbox>
                </v:shape>
                <v:rect id="Rectangle 707" o:spid="_x0000_s1096" style="position:absolute;left:35045;top:34804;width:9151;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shape id="Text Box 708" o:spid="_x0000_s1097" type="#_x0000_t202" style="position:absolute;left:5334;top:5283;width:14478;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L4sQA&#10;AADcAAAADwAAAGRycy9kb3ducmV2LnhtbESPQWvCQBSE74L/YXmCt7qr2NZGVxFF6MnStBa8PbLP&#10;JJh9G7Krif/eFQoeh5n5hlmsOluJKzW+dKxhPFIgiDNnSs41/P7sXmYgfEA2WDkmDTfysFr2ewtM&#10;jGv5m65pyEWEsE9QQxFCnUjps4Is+pGriaN3co3FEGWTS9NgG+G2khOl3qTFkuNCgTVtCsrO6cVq&#10;OOxPx7+p+sq39rVuXack2w+p9XDQrecgAnXhGf5vfxoNk/c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IC+LEAAAA3AAAAA8AAAAAAAAAAAAAAAAAmAIAAGRycy9k&#10;b3ducmV2LnhtbFBLBQYAAAAABAAEAPUAAACJAwAAAAA=&#10;" filled="f" stroked="f">
                  <v:textbox>
                    <w:txbxContent>
                      <w:p w:rsidR="00FA0104" w:rsidRPr="0048215F" w:rsidRDefault="00FA0104" w:rsidP="00634103">
                        <w:pPr>
                          <w:rPr>
                            <w:rFonts w:eastAsia="新細明體"/>
                          </w:rPr>
                        </w:pPr>
                        <w:proofErr w:type="spellStart"/>
                        <w:r>
                          <w:rPr>
                            <w:rFonts w:eastAsia="新細明體" w:hint="eastAsia"/>
                          </w:rPr>
                          <w:t>Cmd_request_IN</w:t>
                        </w:r>
                        <w:proofErr w:type="spellEnd"/>
                      </w:p>
                    </w:txbxContent>
                  </v:textbox>
                </v:shape>
                <v:shape id="Text Box 709" o:spid="_x0000_s1098" type="#_x0000_t202" style="position:absolute;left:5524;top:7988;width:16129;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ecQA&#10;AADcAAAADwAAAGRycy9kb3ducmV2LnhtbESPT2vCQBTE74LfYXlCb3W3olbTbESUQk9K/Qe9PbLP&#10;JDT7NmS3Jv32XaHgcZiZ3zDpqre1uFHrK8caXsYKBHHuTMWFhtPx/XkBwgdkg7Vj0vBLHlbZcJBi&#10;YlzHn3Q7hEJECPsENZQhNImUPi/Joh+7hjh6V9daDFG2hTQtdhFuazlRai4tVhwXSmxoU1L+ffix&#10;Gs6769dlqvbF1s6azvVKsl1KrZ9G/foNRKA+PML/7Q+jYfI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rnnEAAAA3AAAAA8AAAAAAAAAAAAAAAAAmAIAAGRycy9k&#10;b3ducmV2LnhtbFBLBQYAAAAABAAEAPUAAACJAwAAAAA=&#10;" filled="f" stroked="f">
                  <v:textbox>
                    <w:txbxContent>
                      <w:p w:rsidR="00FA0104" w:rsidRPr="0048215F" w:rsidRDefault="00FA0104" w:rsidP="00634103">
                        <w:pPr>
                          <w:rPr>
                            <w:rFonts w:eastAsia="新細明體"/>
                          </w:rPr>
                        </w:pPr>
                        <w:proofErr w:type="spellStart"/>
                        <w:r>
                          <w:rPr>
                            <w:rFonts w:eastAsia="新細明體" w:hint="eastAsia"/>
                          </w:rPr>
                          <w:t>ADDR&amp;controls_IN</w:t>
                        </w:r>
                        <w:proofErr w:type="spellEnd"/>
                      </w:p>
                    </w:txbxContent>
                  </v:textbox>
                </v:shape>
                <v:shape id="Text Box 710" o:spid="_x0000_s1099" type="#_x0000_t202" style="position:absolute;left:5461;top:9994;width:14478;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wDsMA&#10;AADcAAAADwAAAGRycy9kb3ducmV2LnhtbESPQWsCMRSE74L/ITzBmyZKtXY1ilgKPSm1teDtsXnu&#10;Lm5elk10139vBMHjMDPfMItVa0txpdoXjjWMhgoEcepMwZmGv9+vwQyED8gGS8ek4UYeVstuZ4GJ&#10;cQ3/0HUfMhEh7BPUkIdQJVL6NCeLfugq4uidXG0xRFln0tTYRLgt5VipqbRYcFzIsaJNTul5f7Ea&#10;DtvT8f9N7bJPO6ka1yrJ9kNq3e+16zmIQG14hZ/tb6Nh/D6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YwDsMAAADcAAAADwAAAAAAAAAAAAAAAACYAgAAZHJzL2Rv&#10;d25yZXYueG1sUEsFBgAAAAAEAAQA9QAAAIgDAAAAAA==&#10;" filled="f" stroked="f">
                  <v:textbox>
                    <w:txbxContent>
                      <w:p w:rsidR="00FA0104" w:rsidRPr="0048215F" w:rsidRDefault="00FA0104" w:rsidP="00634103">
                        <w:pPr>
                          <w:rPr>
                            <w:rFonts w:eastAsia="新細明體"/>
                          </w:rPr>
                        </w:pPr>
                        <w:proofErr w:type="spellStart"/>
                        <w:r>
                          <w:rPr>
                            <w:rFonts w:eastAsia="新細明體" w:hint="eastAsia"/>
                          </w:rPr>
                          <w:t>Path_cmd_grant</w:t>
                        </w:r>
                        <w:proofErr w:type="spellEnd"/>
                      </w:p>
                    </w:txbxContent>
                  </v:textbox>
                </v:shape>
                <v:rect id="Rectangle 711" o:spid="_x0000_s1100" style="position:absolute;left:37363;top:6445;width:2286;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rect id="Rectangle 712" o:spid="_x0000_s1101" style="position:absolute;left:39649;top:6445;width:2286;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lcIA&#10;AADcAAAADwAAAGRycy9kb3ducmV2LnhtbERPTW+CQBC9m/Q/bKZJb7pIE23RhTRtaOpR4dLbyE6B&#10;ys4SdlHqr3cPJj2+vO9tNplOnGlwrWUFy0UEgriyuuVaQVnk8xcQziNr7CyTgj9ykKUPsy0m2l54&#10;T+eDr0UIYZeggsb7PpHSVQ0ZdAvbEwfuxw4GfYBDLfWAlxBuOhlH0UoabDk0NNjTe0PV6TAaBcc2&#10;LvG6Lz4j85o/+91U/I7fH0o9PU5vGxCeJv8vvru/tIJ4Hd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mGVwgAAANwAAAAPAAAAAAAAAAAAAAAAAJgCAABkcnMvZG93&#10;bnJldi54bWxQSwUGAAAAAAQABAD1AAAAhwMAAAAA&#10;"/>
                <v:rect id="Rectangle 713" o:spid="_x0000_s1102" style="position:absolute;left:37363;top:15468;width:2286;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EDsQA&#10;AADcAAAADwAAAGRycy9kb3ducmV2LnhtbESPQYvCMBSE74L/IbyFvWm6XXC1GkUURY9aL96ezbPt&#10;bvNSmqjVX2+EBY/DzHzDTGatqcSVGldaVvDVj0AQZ1aXnCs4pKveEITzyBory6TgTg5m025ngom2&#10;N97Rde9zESDsElRQeF8nUrqsIIOub2vi4J1tY9AH2eRSN3gLcFPJOIoG0mDJYaHAmhYFZX/7i1Fw&#10;KuMDPnbpOjKj1bfftunv5bhU6vOjnY9BeGr9O/zf3mgF8c8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2xA7EAAAA3AAAAA8AAAAAAAAAAAAAAAAAmAIAAGRycy9k&#10;b3ducmV2LnhtbFBLBQYAAAAABAAEAPUAAACJAwAAAAA=&#10;"/>
                <v:rect id="Rectangle 714" o:spid="_x0000_s1103" style="position:absolute;left:39649;top:15468;width:2286;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kdtMIA&#10;AADcAAAADwAAAGRycy9kb3ducmV2LnhtbERPPW/CMBDdkfofrEPqBg6phGgaB6EiEB1DWLpd4yMJ&#10;xOcoNiT01+OhUsen952uR9OKO/WusaxgMY9AEJdWN1wpOBW72QqE88gaW8uk4EEO1tnLJMVE24Fz&#10;uh99JUIIuwQV1N53iZSurMmgm9uOOHBn2xv0AfaV1D0OIdy0Mo6ipTTYcGiosaPPmsrr8WYU/DTx&#10;CX/zYh+Z992b/xqLy+17q9TrdNx8gPA0+n/xn/ugFcSrMD+cCUd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R20wgAAANwAAAAPAAAAAAAAAAAAAAAAAJgCAABkcnMvZG93&#10;bnJldi54bWxQSwUGAAAAAAQABAD1AAAAhwMAAAAA&#10;"/>
                <v:rect id="Rectangle 715" o:spid="_x0000_s1104" style="position:absolute;left:37338;top:34804;width:2286;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rect id="Rectangle 716" o:spid="_x0000_s1105" style="position:absolute;left:39624;top:34804;width:2286;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cmWMMA&#10;AADcAAAADwAAAGRycy9kb3ducmV2LnhtbESPQYvCMBSE74L/ITzBm6ZWEO0aRRTFPWq9eHvbvG27&#10;Ni+liVr31xtB8DjMzDfMfNmaStyocaVlBaNhBII4s7rkXMEp3Q6mIJxH1lhZJgUPcrBcdDtzTLS9&#10;84FuR5+LAGGXoILC+zqR0mUFGXRDWxMH79c2Bn2QTS51g/cAN5WMo2giDZYcFgqsaV1QdjlejYKf&#10;Mj7h/yHdRWa2HfvvNv27njdK9Xvt6guEp9Z/wu/2XiuIpzG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cmWMMAAADcAAAADwAAAAAAAAAAAAAAAACYAgAAZHJzL2Rv&#10;d25yZXYueG1sUEsFBgAAAAAEAAQA9QAAAIgDAAAAAA==&#10;"/>
                <v:line id="Line 717" o:spid="_x0000_s1106" style="position:absolute;visibility:visible;mso-wrap-style:square" from="5334,7734" to="35052,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sG8UAAADcAAAADwAAAGRycy9kb3ducmV2LnhtbESPT2sCMRTE74V+h/AK3mpWBf+sRild&#10;BA+2oBbPz81zs3TzsmzSNX57Uyj0OMzMb5jVJtpG9NT52rGC0TADQVw6XXOl4Ou0fZ2D8AFZY+OY&#10;FNzJw2b9/LTCXLsbH6g/hkokCPscFZgQ2lxKXxqy6IeuJU7e1XUWQ5JdJXWHtwS3jRxn2VRarDkt&#10;GGzp3VD5ffyxCmamOMiZLPanz6KvR4v4Ec+XhVKDl/i2BBEohv/wX3unFYznE/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UsG8UAAADcAAAADwAAAAAAAAAA&#10;AAAAAAChAgAAZHJzL2Rvd25yZXYueG1sUEsFBgAAAAAEAAQA+QAAAJMDAAAAAA==&#10;">
                  <v:stroke endarrow="block"/>
                </v:line>
                <v:line id="Line 718" o:spid="_x0000_s1107" style="position:absolute;visibility:visible;mso-wrap-style:square" from="5334,10312" to="35052,10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y0b8UAAADcAAAADwAAAGRycy9kb3ducmV2LnhtbESPT2sCMRTE74V+h/AK3mpWEf+sRild&#10;BA+2oBbPz81zs3TzsmzSNX57Uyj0OMzMb5jVJtpG9NT52rGC0TADQVw6XXOl4Ou0fZ2D8AFZY+OY&#10;FNzJw2b9/LTCXLsbH6g/hkokCPscFZgQ2lxKXxqy6IeuJU7e1XUWQ5JdJXWHtwS3jRxn2VRarDkt&#10;GGzp3VD5ffyxCmamOMiZLPanz6KvR4v4Ec+XhVKDl/i2BBEohv/wX3unFYznE/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y0b8UAAADcAAAADwAAAAAAAAAA&#10;AAAAAAChAgAAZHJzL2Rvd25yZXYueG1sUEsFBgAAAAAEAAQA+QAAAJMDAAAAAA==&#10;">
                  <v:stroke endarrow="block"/>
                </v:line>
                <v:line id="Line 719" o:spid="_x0000_s1108" style="position:absolute;flip:x;visibility:visible;mso-wrap-style:square" from="5334,36093" to="35052,3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9WZ8UAAADcAAAADwAAAGRycy9kb3ducmV2LnhtbESPT2vCQBDF70K/wzIFL6FuqrTY6Cr1&#10;HxTEQ20PHofsmASzsyE7avz2bqHg8fHm/d686bxztbpQGyrPBl4HKSji3NuKCwO/P5uXMaggyBZr&#10;z2TgRgHms6feFDPrr/xNl70UKkI4ZGigFGkyrUNeksMw8A1x9I6+dShRtoW2LV4j3NV6mKbv2mHF&#10;saHEhpYl5af92cU3NjtejUbJwukk+aD1QbapFmP6z93nBJRQJ4/j//SXNTAcv8H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9WZ8UAAADcAAAADwAAAAAAAAAA&#10;AAAAAAChAgAAZHJzL2Rvd25yZXYueG1sUEsFBgAAAAAEAAQA+QAAAJMDAAAAAA==&#10;">
                  <v:stroke endarrow="block"/>
                </v:line>
                <v:line id="Line 720" o:spid="_x0000_s1109" style="position:absolute;flip:x;visibility:visible;mso-wrap-style:square" from="5334,38671" to="35052,3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IEMUAAADcAAAADwAAAGRycy9kb3ducmV2LnhtbESPQWvCQBCF74X+h2UKXoJuqiA2uhGt&#10;CkLpodaDxyE7TUKzsyE7xvTfd4VCj48373vzVuvBNaqnLtSeDTxPUlDEhbc1lwbOn4fxAlQQZIuN&#10;ZzLwQwHW+ePDCjPrb/xB/UlKFSEcMjRQibSZ1qGoyGGY+JY4el++cyhRdqW2Hd4i3DV6mqZz7bDm&#10;2FBhS68VFd+nq4tvHN55N5slW6eT5IX2F3lLtRgzeho2S1BCg/wf/6WP1sB0MYf7mEgA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3IEMUAAADcAAAADwAAAAAAAAAA&#10;AAAAAAChAgAAZHJzL2Rvd25yZXYueG1sUEsFBgAAAAAEAAQA+QAAAJMDAAAAAA==&#10;">
                  <v:stroke endarrow="block"/>
                </v:line>
                <v:shape id="Text Box 721" o:spid="_x0000_s1110" type="#_x0000_t202" style="position:absolute;left:6096;top:36093;width:14471;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ssMA&#10;AADcAAAADwAAAGRycy9kb3ducmV2LnhtbESPT4vCMBTE7wt+h/AEb5ooumo1iuyy4MnFv+Dt0Tzb&#10;YvNSmqztfvuNIOxxmJnfMMt1a0vxoNoXjjUMBwoEcepMwZmG0/GrPwPhA7LB0jFp+CUP61XnbYmJ&#10;cQ3v6XEImYgQ9glqyEOoEil9mpNFP3AVcfRurrYYoqwzaWpsItyWcqTUu7RYcFzIsaKPnNL74cdq&#10;OO9u18tYfWefdlI1rlWS7Vxq3eu2mwWIQG34D7/aW6NhNJv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lssMAAADcAAAADwAAAAAAAAAAAAAAAACYAgAAZHJzL2Rv&#10;d25yZXYueG1sUEsFBgAAAAAEAAQA9QAAAIgDAAAAAA==&#10;" filled="f" stroked="f">
                  <v:textbox>
                    <w:txbxContent>
                      <w:p w:rsidR="00FA0104" w:rsidRPr="0048215F" w:rsidRDefault="00FA0104" w:rsidP="00634103">
                        <w:pPr>
                          <w:rPr>
                            <w:rFonts w:eastAsia="新細明體"/>
                          </w:rPr>
                        </w:pPr>
                        <w:proofErr w:type="spellStart"/>
                        <w:r>
                          <w:rPr>
                            <w:rFonts w:eastAsia="新細明體" w:hint="eastAsia"/>
                          </w:rPr>
                          <w:t>RID&amp;Rdata_OUT</w:t>
                        </w:r>
                        <w:proofErr w:type="spellEnd"/>
                      </w:p>
                    </w:txbxContent>
                  </v:textbox>
                </v:shape>
                <v:shape id="Text Box 722" o:spid="_x0000_s1111" type="#_x0000_t202" style="position:absolute;left:5207;top:30683;width:19177;height:5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FA0104" w:rsidRDefault="00FA0104" w:rsidP="00634103">
                        <w:pPr>
                          <w:rPr>
                            <w:rFonts w:eastAsia="新細明體"/>
                          </w:rPr>
                        </w:pPr>
                        <w:proofErr w:type="spellStart"/>
                        <w:r>
                          <w:rPr>
                            <w:rFonts w:eastAsia="新細明體" w:hint="eastAsia"/>
                          </w:rPr>
                          <w:t>Rdata_OUT_ack</w:t>
                        </w:r>
                        <w:proofErr w:type="spellEnd"/>
                        <w:r>
                          <w:rPr>
                            <w:rFonts w:eastAsia="新細明體" w:hint="eastAsia"/>
                          </w:rPr>
                          <w:t>/</w:t>
                        </w:r>
                      </w:p>
                      <w:p w:rsidR="00FA0104" w:rsidRPr="0048215F" w:rsidRDefault="00FA0104" w:rsidP="00634103">
                        <w:pPr>
                          <w:rPr>
                            <w:rFonts w:eastAsia="新細明體"/>
                          </w:rPr>
                        </w:pPr>
                        <w:proofErr w:type="spellStart"/>
                        <w:r>
                          <w:rPr>
                            <w:rFonts w:eastAsia="新細明體" w:hint="eastAsia"/>
                          </w:rPr>
                          <w:t>Precise_wdata_OUT_ack</w:t>
                        </w:r>
                        <w:proofErr w:type="spellEnd"/>
                      </w:p>
                    </w:txbxContent>
                  </v:textbox>
                </v:shape>
                <v:shape id="Text Box 723" o:spid="_x0000_s1112" type="#_x0000_t202" style="position:absolute;left:5340;top:15468;width:14472;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FA0104" w:rsidRPr="0048215F" w:rsidRDefault="00FA0104" w:rsidP="00634103">
                        <w:pPr>
                          <w:rPr>
                            <w:rFonts w:eastAsia="新細明體"/>
                          </w:rPr>
                        </w:pPr>
                        <w:proofErr w:type="spellStart"/>
                        <w:r>
                          <w:rPr>
                            <w:rFonts w:eastAsia="新細明體" w:hint="eastAsia"/>
                          </w:rPr>
                          <w:t>Wdata_IN</w:t>
                        </w:r>
                        <w:proofErr w:type="spellEnd"/>
                      </w:p>
                    </w:txbxContent>
                  </v:textbox>
                </v:shape>
                <v:line id="Line 724" o:spid="_x0000_s1113" style="position:absolute;visibility:visible;mso-wrap-style:square" from="5334,18046" to="35052,18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bjNcQAAADbAAAADwAAAGRycy9kb3ducmV2LnhtbESPQWvCQBSE74L/YXlCb7qxB6Opq4ih&#10;0ENbMIrn1+xrNjT7NmS3cfvvu4WCx2FmvmG2+2g7MdLgW8cKlosMBHHtdMuNgsv5eb4G4QOyxs4x&#10;KfghD/vddLLFQrsbn2isQiMShH2BCkwIfSGlrw1Z9AvXEyfv0w0WQ5JDI/WAtwS3nXzMspW02HJa&#10;MNjT0VD9VX1bBbkpTzKX5ev5vRzb5Sa+xevHRqmHWTw8gQgUwz38337RClY5/H1JP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VuM1xAAAANsAAAAPAAAAAAAAAAAA&#10;AAAAAKECAABkcnMvZG93bnJldi54bWxQSwUGAAAAAAQABAD5AAAAkgMAAAAA&#10;">
                  <v:stroke endarrow="block"/>
                </v:line>
                <v:line id="Line 746" o:spid="_x0000_s1114" style="position:absolute;visibility:visible;mso-wrap-style:square" from="44196,7734" to="62484,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k0JsQAAADbAAAADwAAAGRycy9kb3ducmV2LnhtbESPT2sCMRTE7wW/Q3hCbzVrD9VdjSIu&#10;hR7agn/w/Nw8N4ubl2WTrum3bwqCx2FmfsMs19G2YqDeN44VTCcZCOLK6YZrBcfD+8schA/IGlvH&#10;pOCXPKxXo6clFtrdeEfDPtQiQdgXqMCE0BVS+sqQRT9xHXHyLq63GJLsa6l7vCW4beVrlr1Jiw2n&#10;BYMdbQ1V1/2PVTAz5U7OZPl5+C6HZprHr3g650o9j+NmASJQDI/wvf2hFcxz+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TQmxAAAANsAAAAPAAAAAAAAAAAA&#10;AAAAAKECAABkcnMvZG93bnJldi54bWxQSwUGAAAAAAQABAD5AAAAkgMAAAAA&#10;">
                  <v:stroke endarrow="block"/>
                </v:line>
                <v:line id="Line 747" o:spid="_x0000_s1115" style="position:absolute;visibility:visible;mso-wrap-style:square" from="44196,10312" to="62484,10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oLZsEAAADbAAAADwAAAGRycy9kb3ducmV2LnhtbERPTWvCMBi+D/wP4R3sNlN3mLYzyrAM&#10;PDjBDzy/a16bYvOmNLHGf78cBI8Pz/d8GW0rBup941jBZJyBIK6cbrhWcDz8vM9A+ICssXVMCu7k&#10;YbkYvcyx0O7GOxr2oRYphH2BCkwIXSGlrwxZ9GPXESfu7HqLIcG+lrrHWwq3rfzIsk9pseHUYLCj&#10;laHqsr9aBVNT7uRUlpvDthyaSR5/4+kvV+rtNX5/gQgUw1P8cK+1gjytT1/S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agtmwQAAANsAAAAPAAAAAAAAAAAAAAAA&#10;AKECAABkcnMvZG93bnJldi54bWxQSwUGAAAAAAQABAD5AAAAjwMAAAAA&#10;">
                  <v:stroke endarrow="block"/>
                </v:line>
                <v:line id="Line 748" o:spid="_x0000_s1116" style="position:absolute;visibility:visible;mso-wrap-style:square" from="44196,18046" to="63246,18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u/cQAAADbAAAADwAAAGRycy9kb3ducmV2LnhtbESPzWrDMBCE74G8g9hAb4nsHpraiRJC&#10;TaGHppAfet5aG8vEWhlLddS3rwKFHoeZ+YZZb6PtxEiDbx0ryBcZCOLa6ZYbBefT6/wZhA/IGjvH&#10;pOCHPGw308kaS+1ufKDxGBqRIOxLVGBC6EspfW3Iol+4njh5FzdYDEkOjdQD3hLcdvIxy56kxZbT&#10;gsGeXgzV1+O3VbA01UEuZfV++qjGNi/iPn5+FUo9zOJuBSJQDP/hv/abVlDkcP+Sf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q79xAAAANsAAAAPAAAAAAAAAAAA&#10;AAAAAKECAABkcnMvZG93bnJldi54bWxQSwUGAAAAAAQABAD5AAAAkgMAAAAA&#10;">
                  <v:stroke endarrow="block"/>
                </v:line>
                <v:shape id="Text Box 749" o:spid="_x0000_s1117" type="#_x0000_t202" style="position:absolute;left:47244;top:7734;width:17526;height:3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FA0104" w:rsidRPr="0048215F" w:rsidRDefault="00FA0104" w:rsidP="00634103">
                        <w:pPr>
                          <w:rPr>
                            <w:rFonts w:eastAsia="新細明體"/>
                          </w:rPr>
                        </w:pPr>
                        <w:proofErr w:type="spellStart"/>
                        <w:r>
                          <w:rPr>
                            <w:rFonts w:eastAsia="新細明體" w:hint="eastAsia"/>
                          </w:rPr>
                          <w:t>ADDR&amp;controls_OUT</w:t>
                        </w:r>
                        <w:proofErr w:type="spellEnd"/>
                      </w:p>
                    </w:txbxContent>
                  </v:textbox>
                </v:shape>
                <v:shape id="Text Box 750" o:spid="_x0000_s1118" type="#_x0000_t202" style="position:absolute;left:48006;top:15468;width:14478;height:3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FA0104" w:rsidRPr="0048215F" w:rsidRDefault="00FA0104" w:rsidP="00634103">
                        <w:pPr>
                          <w:rPr>
                            <w:rFonts w:eastAsia="新細明體"/>
                          </w:rPr>
                        </w:pPr>
                        <w:proofErr w:type="spellStart"/>
                        <w:r>
                          <w:rPr>
                            <w:rFonts w:eastAsia="新細明體" w:hint="eastAsia"/>
                          </w:rPr>
                          <w:t>Wdata_OUT</w:t>
                        </w:r>
                        <w:proofErr w:type="spellEnd"/>
                      </w:p>
                    </w:txbxContent>
                  </v:textbox>
                </v:shape>
                <v:shape id="Text Box 751" o:spid="_x0000_s1119" type="#_x0000_t202" style="position:absolute;left:47796;top:5156;width:15449;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FA0104" w:rsidRPr="0048215F" w:rsidRDefault="00FA0104" w:rsidP="00634103">
                        <w:pPr>
                          <w:rPr>
                            <w:rFonts w:eastAsia="新細明體"/>
                          </w:rPr>
                        </w:pPr>
                        <w:proofErr w:type="spellStart"/>
                        <w:r>
                          <w:rPr>
                            <w:rFonts w:eastAsia="新細明體" w:hint="eastAsia"/>
                          </w:rPr>
                          <w:t>Cmd_request_OUT</w:t>
                        </w:r>
                        <w:proofErr w:type="spellEnd"/>
                      </w:p>
                    </w:txbxContent>
                  </v:textbox>
                </v:shape>
                <v:shape id="Text Box 752" o:spid="_x0000_s1120" type="#_x0000_t202" style="position:absolute;left:47910;top:10261;width:14478;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FA0104" w:rsidRPr="0048215F" w:rsidRDefault="00FA0104" w:rsidP="00634103">
                        <w:pPr>
                          <w:rPr>
                            <w:rFonts w:eastAsia="新細明體"/>
                          </w:rPr>
                        </w:pPr>
                        <w:proofErr w:type="spellStart"/>
                        <w:r>
                          <w:rPr>
                            <w:rFonts w:eastAsia="新細明體" w:hint="eastAsia"/>
                          </w:rPr>
                          <w:t>Bus_cmd_grant</w:t>
                        </w:r>
                        <w:proofErr w:type="spellEnd"/>
                      </w:p>
                    </w:txbxContent>
                  </v:textbox>
                </v:shape>
                <v:line id="Line 753" o:spid="_x0000_s1121" style="position:absolute;flip:x;visibility:visible;mso-wrap-style:square" from="44196,12344" to="62484,12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FyecUAAADcAAAADwAAAGRycy9kb3ducmV2LnhtbESPQWvCQBCF74X+h2UKvQTdtILU6Cpt&#10;rVAoHqoePA7ZaRKanQ3ZUdN/3zkI3uYx73vzZrEaQmvO1KcmsoOncQ6GuIy+4crBYb8ZvYBJguyx&#10;jUwO/ijBanl/t8DCxwt/03knldEQTgU6qEW6wtpU1hQwjWNHrLuf2AcUlX1lfY8XDQ+tfc7zqQ3Y&#10;sF6osaP3msrf3Slojc2W15NJ9hZsls3o4yhfuRXnHh+G1zkYoUFu5iv96ZWban19Riew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GFyecUAAADcAAAADwAAAAAAAAAA&#10;AAAAAAChAgAAZHJzL2Rvd25yZXYueG1sUEsFBgAAAAAEAAQA+QAAAJMDAAAAAA==&#10;">
                  <v:stroke endarrow="block"/>
                </v:line>
                <v:shape id="Text Box 754" o:spid="_x0000_s1122" type="#_x0000_t202" style="position:absolute;left:47847;top:18573;width:14541;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FA0104" w:rsidRPr="0048215F" w:rsidRDefault="00FA0104" w:rsidP="00634103">
                        <w:pPr>
                          <w:rPr>
                            <w:rFonts w:eastAsia="新細明體"/>
                          </w:rPr>
                        </w:pPr>
                        <w:proofErr w:type="spellStart"/>
                        <w:r>
                          <w:rPr>
                            <w:rFonts w:eastAsia="新細明體" w:hint="eastAsia"/>
                          </w:rPr>
                          <w:t>Bus_wdata_grant</w:t>
                        </w:r>
                        <w:proofErr w:type="spellEnd"/>
                      </w:p>
                    </w:txbxContent>
                  </v:textbox>
                </v:shape>
                <v:line id="Line 755" o:spid="_x0000_s1123" style="position:absolute;flip:x;visibility:visible;mso-wrap-style:square" from="44196,20618" to="63246,20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JlcUAAADcAAAADwAAAGRycy9kb3ducmV2LnhtbESPQWvCQBCF70L/wzIFL0E3Kkgb3YTW&#10;KhTEQ60Hj0N2moRmZ0N2qum/7xYEbzO89715sy4G16oL9aHxbGA2TUERl942XBk4fe4mT6CCIFts&#10;PZOBXwpQ5A+jNWbWX/mDLkepVAzhkKGBWqTLtA5lTQ7D1HfEUfvyvUOJa19p2+M1hrtWz9N0qR02&#10;HC/U2NGmpvL7+ONijd2B3xaL5NXpJHmm7Vn2qRZjxo/DywqU0CB3841+t5FbzuH/mTiB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9JlcUAAADcAAAADwAAAAAAAAAA&#10;AAAAAAChAgAAZHJzL2Rvd25yZXYueG1sUEsFBgAAAAAEAAQA+QAAAJMDAAAAAA==&#10;">
                  <v:stroke endarrow="block"/>
                </v:line>
                <v:shape id="Text Box 757" o:spid="_x0000_s1124" type="#_x0000_t202" style="position:absolute;left:48006;top:36093;width:14471;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FA0104" w:rsidRPr="0048215F" w:rsidRDefault="00FA0104" w:rsidP="00634103">
                        <w:pPr>
                          <w:rPr>
                            <w:rFonts w:eastAsia="新細明體"/>
                          </w:rPr>
                        </w:pPr>
                        <w:proofErr w:type="spellStart"/>
                        <w:r>
                          <w:rPr>
                            <w:rFonts w:eastAsia="新細明體" w:hint="eastAsia"/>
                          </w:rPr>
                          <w:t>RID&amp;Rdata_IN</w:t>
                        </w:r>
                        <w:proofErr w:type="spellEnd"/>
                      </w:p>
                    </w:txbxContent>
                  </v:textbox>
                </v:shape>
                <v:shape id="Text Box 758" o:spid="_x0000_s1125" type="#_x0000_t202" style="position:absolute;left:46691;top:30886;width:18079;height:5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FA0104" w:rsidRDefault="00FA0104" w:rsidP="00634103">
                        <w:pPr>
                          <w:rPr>
                            <w:rFonts w:eastAsia="新細明體"/>
                          </w:rPr>
                        </w:pPr>
                        <w:proofErr w:type="spellStart"/>
                        <w:r>
                          <w:rPr>
                            <w:rFonts w:eastAsia="新細明體" w:hint="eastAsia"/>
                          </w:rPr>
                          <w:t>Rdata_IN_ack</w:t>
                        </w:r>
                        <w:proofErr w:type="spellEnd"/>
                        <w:r>
                          <w:rPr>
                            <w:rFonts w:eastAsia="新細明體" w:hint="eastAsia"/>
                          </w:rPr>
                          <w:t>/</w:t>
                        </w:r>
                      </w:p>
                      <w:p w:rsidR="00FA0104" w:rsidRPr="0048215F" w:rsidRDefault="00FA0104" w:rsidP="00634103">
                        <w:pPr>
                          <w:rPr>
                            <w:rFonts w:eastAsia="新細明體"/>
                          </w:rPr>
                        </w:pPr>
                        <w:proofErr w:type="spellStart"/>
                        <w:r>
                          <w:rPr>
                            <w:rFonts w:eastAsia="新細明體" w:hint="eastAsia"/>
                          </w:rPr>
                          <w:t>Precise_wdata_IN_ack</w:t>
                        </w:r>
                        <w:proofErr w:type="spellEnd"/>
                      </w:p>
                    </w:txbxContent>
                  </v:textbox>
                </v:shape>
                <v:line id="Line 759" o:spid="_x0000_s1126" style="position:absolute;flip:x;visibility:visible;mso-wrap-style:square" from="44196,38671" to="63246,3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RPlsUAAADcAAAADwAAAGRycy9kb3ducmV2LnhtbESPT2vCQBDF74V+h2UKXkLdqBDa1FXq&#10;PyiIB9Meehyy0yQ0Oxuyo8Zv7xaE3mZ47/fmzXw5uFadqQ+NZwOTcQqKuPS24crA1+fu+QVUEGSL&#10;rWcycKUAy8Xjwxxz6y98pHMhlYohHHI0UIt0udahrMlhGPuOOGo/vncoce0rbXu8xHDX6mmaZtph&#10;w/FCjR2tayp/i5OLNXYH3sxmycrpJHml7bfsUy3GjJ6G9zdQQoP8m+/0h41clsHfM3EC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RPlsUAAADcAAAADwAAAAAAAAAA&#10;AAAAAAChAgAAZHJzL2Rvd25yZXYueG1sUEsFBgAAAAAEAAQA+QAAAJMDAAAAAA==&#10;">
                  <v:stroke endarrow="block"/>
                </v:line>
                <v:line id="Line 760" o:spid="_x0000_s1127" style="position:absolute;flip:x;visibility:visible;mso-wrap-style:square" from="44196,36093" to="63246,3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jqDcUAAADcAAAADwAAAGRycy9kb3ducmV2LnhtbESPT2vCQBDF74V+h2UKvQTdtILV6Cr9&#10;JwjSg9GDxyE7JsHsbMhONf32riD0NsN7vzdv5sveNepMXag9G3gZpqCIC29rLg3sd6vBBFQQZIuN&#10;ZzLwRwGWi8eHOWbWX3hL51xKFUM4ZGigEmkzrUNRkcMw9C1x1I6+cyhx7UptO7zEcNfo1zQda4c1&#10;xwsVtvRZUXHKf12ssfrhr9Eo+XA6Sab0fZBNqsWY56f+fQZKqJd/851e28iN3+D2TJxAL6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4jqDcUAAADcAAAADwAAAAAAAAAA&#10;AAAAAAChAgAAZHJzL2Rvd25yZXYueG1sUEsFBgAAAAAEAAQA+QAAAJMDAAAAAA==&#10;">
                  <v:stroke endarrow="block"/>
                </v:line>
                <v:shape id="Text Box 723" o:spid="_x0000_s1128" type="#_x0000_t202" style="position:absolute;left:5467;top:18034;width:15488;height:3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5qMAA&#10;AADcAAAADwAAAGRycy9kb3ducmV2LnhtbERPy4rCMBTdC/5DuII7TRRHx2oUUQRXIz5mYHaX5toW&#10;m5vSRNv5+8lCcHk47+W6taV4Uu0LxxpGQwWCOHWm4EzD9bIffILwAdlg6Zg0/JGH9arbWWJiXMMn&#10;ep5DJmII+wQ15CFUiZQ+zcmiH7qKOHI3V1sMEdaZNDU2MdyWcqzUVFosODbkWNE2p/R+flgN31+3&#10;35+JOmY7+1E1rlWS7Vxq3e+1mwWIQG14i1/ug9Ewn8W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45qMAAAADcAAAADwAAAAAAAAAAAAAAAACYAgAAZHJzL2Rvd25y&#10;ZXYueG1sUEsFBgAAAAAEAAQA9QAAAIUDAAAAAA==&#10;" filled="f" stroked="f">
                  <v:textbox>
                    <w:txbxContent>
                      <w:p w:rsidR="00FA0104" w:rsidRPr="0048215F" w:rsidRDefault="00FA0104" w:rsidP="00634103">
                        <w:pPr>
                          <w:rPr>
                            <w:rFonts w:eastAsia="新細明體"/>
                          </w:rPr>
                        </w:pPr>
                        <w:proofErr w:type="spellStart"/>
                        <w:r>
                          <w:rPr>
                            <w:rFonts w:eastAsia="新細明體" w:hint="eastAsia"/>
                          </w:rPr>
                          <w:t>Path_wdata_grant</w:t>
                        </w:r>
                        <w:proofErr w:type="spellEnd"/>
                      </w:p>
                    </w:txbxContent>
                  </v:textbox>
                </v:shape>
                <v:line id="Line 724" o:spid="_x0000_s1129" style="position:absolute;visibility:visible;mso-wrap-style:square" from="5461,20612" to="35179,20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TmcUAAADcAAAADwAAAGRycy9kb3ducmV2LnhtbESPzWrDMBCE74W+g9hCbo2cHuLaiRJK&#10;TSCHtJAfet5aG8vUWhlLcZS3jwqFHoeZ+YZZrqPtxEiDbx0rmE0zEMS10y03Ck7HzfMrCB+QNXaO&#10;ScGNPKxXjw9LLLW78p7GQ2hEgrAvUYEJoS+l9LUhi37qeuLknd1gMSQ5NFIPeE1w28mXLJtLiy2n&#10;BYM9vRuqfw4XqyA31V7mstodP6uxnRXxI359F0pNnuLbAkSgGP7Df+2tVlDkBfyeS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NTmcUAAADcAAAADwAAAAAAAAAA&#10;AAAAAAChAgAAZHJzL2Rvd25yZXYueG1sUEsFBgAAAAAEAAQA+QAAAJMDAAAAAA==&#10;">
                  <v:stroke endarrow="block"/>
                </v:line>
                <v:line id="Line 718" o:spid="_x0000_s1130" style="position:absolute;visibility:visible;mso-wrap-style:square" from="5334,12217" to="35052,12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yKI8IAAADcAAAADwAAAGRycy9kb3ducmV2LnhtbERPTWvCMBi+D/YfwjvYbabuoLYaRVYE&#10;D3PgB55fm9em2LwpTazZv18Owo4Pz/diFW0rBup941jBeJSBIK6cbrhWcDpuPmYgfEDW2DomBb/k&#10;YbV8fVlgod2D9zQcQi1SCPsCFZgQukJKXxmy6EeuI07c1fUWQ4J9LXWPjxRuW/mZZRNpseHUYLCj&#10;L0PV7XC3Cqam3MupLL+PP+XQjPO4i+dLrtT7W1zPQQSK4V/8dG+1gnyW5qc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yKI8IAAADcAAAADwAAAAAAAAAAAAAA&#10;AAChAgAAZHJzL2Rvd25yZXYueG1sUEsFBgAAAAAEAAQA+QAAAJADAAAAAA==&#10;">
                  <v:stroke endarrow="block"/>
                </v:line>
                <v:line id="Line 724" o:spid="_x0000_s1131" style="position:absolute;visibility:visible;mso-wrap-style:square" from="5334,40551" to="35052,40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wBL8QAAADcAAAADwAAAGRycy9kb3ducmV2LnhtbESPX2vCQBDE3wt+h2OFvtWLUkKNniJK&#10;obVQ8A8+L7k1F8zthtzVpN++Vyj0cZiZ3zDL9eAbdacu1MIGppMMFHEptubKwPn0+vQCKkRki40w&#10;GfimAOvV6GGJhZWeD3Q/xkolCIcCDbgY20LrUDryGCbSEifvKp3HmGRXadthn+C+0bMsy7XHmtOC&#10;w5a2jsrb8csbuLznw97N+t3nTvLKfTzLvmcx5nE8bBagIg3xP/zXfrMG5vMcfs+kI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vAEvxAAAANwAAAAPAAAAAAAAAAAA&#10;AAAAAKECAABkcnMvZG93bnJldi54bWxQSwUGAAAAAAQABAD5AAAAkgMAAAAA&#10;" strokecolor="red">
                  <v:stroke endarrow="block"/>
                </v:line>
                <v:shape id="Text Box 52" o:spid="_x0000_s1132" type="#_x0000_t202" style="position:absolute;left:5842;top:38763;width:1409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1LIMQA&#10;AADcAAAADwAAAGRycy9kb3ducmV2LnhtbESPT2sCMRTE7wW/Q3hCbzVpqdpdN0pRBE8VtQreHpu3&#10;f+jmZdlEd/vtm0Khx2FmfsNkq8E24k6drx1reJ4oEMS5MzWXGj5P26c3ED4gG2wck4Zv8rBajh4y&#10;TI3r+UD3YyhFhLBPUUMVQptK6fOKLPqJa4mjV7jOYoiyK6XpsI9w28gXpWbSYs1xocKW1hXlX8eb&#10;1XD+KK6XV7UvN3ba9m5Qkm0itX4cD+8LEIGG8B/+a++MhiSZw++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tSyDEAAAA3AAAAA8AAAAAAAAAAAAAAAAAmAIAAGRycy9k&#10;b3ducmV2LnhtbFBLBQYAAAAABAAEAPUAAACJAwAAAAA=&#10;" filled="f" stroked="f">
                  <v:textbox>
                    <w:txbxContent>
                      <w:p w:rsidR="00FA0104" w:rsidRPr="00E86E29" w:rsidRDefault="00FA0104" w:rsidP="00AE7955">
                        <w:pPr>
                          <w:pStyle w:val="Web"/>
                          <w:rPr>
                            <w:rFonts w:eastAsiaTheme="minorEastAsia"/>
                            <w:color w:val="FF0000"/>
                          </w:rPr>
                        </w:pPr>
                        <w:proofErr w:type="spellStart"/>
                        <w:r w:rsidRPr="00E86E29">
                          <w:rPr>
                            <w:rFonts w:ascii="Georgia" w:hAnsi="Georgia" w:cs="Calibri"/>
                            <w:color w:val="FF0000"/>
                          </w:rPr>
                          <w:t>Read_data_</w:t>
                        </w:r>
                        <w:r w:rsidRPr="00E86E29">
                          <w:rPr>
                            <w:rFonts w:ascii="Georgia" w:eastAsiaTheme="minorEastAsia" w:hAnsi="Georgia" w:cs="Calibri" w:hint="eastAsia"/>
                            <w:color w:val="FF0000"/>
                          </w:rPr>
                          <w:t>wait</w:t>
                        </w:r>
                        <w:proofErr w:type="spellEnd"/>
                      </w:p>
                    </w:txbxContent>
                  </v:textbox>
                </v:shape>
                <v:line id="Line 724" o:spid="_x0000_s1133" style="position:absolute;visibility:visible;mso-wrap-style:square" from="44221,40551" to="63627,40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iCQcIAAADdAAAADwAAAGRycy9kb3ducmV2LnhtbERP32vCMBB+H+x/CDfY20yUUUY1ikwG&#10;mwNhOvZ8NGdTbO5Kk9nuv18Ewbf7+H7eYjWGVp2pj42whenEgCKuxDVcW/g+vD29gIoJ2WErTBb+&#10;KMJqeX+3wNLJwF903qda5RCOJVrwKXWl1rHyFDBOpCPO3FH6gCnDvtauxyGHh1bPjCl0wIZzg8eO&#10;Xj1Vp/1vsPDzUYxbPxs2u40Utf98lu3AYu3jw7ieg0o0ppv46n53eb4xU7h8k0/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iCQcIAAADdAAAADwAAAAAAAAAAAAAA&#10;AAChAgAAZHJzL2Rvd25yZXYueG1sUEsFBgAAAAAEAAQA+QAAAJADAAAAAA==&#10;" strokecolor="red">
                  <v:stroke endarrow="block"/>
                </v:line>
                <v:shape id="Text Box 52" o:spid="_x0000_s1134" type="#_x0000_t202" style="position:absolute;left:47244;top:38671;width:1409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dcx8EA&#10;AADdAAAADwAAAGRycy9kb3ducmV2LnhtbERPS4vCMBC+C/6HMII3TRQVtxpFdhE8KT52YW9DM7bF&#10;ZlKaaOu/NwsL3ubje85y3dpSPKj2hWMNo6ECQZw6U3Cm4XLeDuYgfEA2WDomDU/ysF51O0tMjGv4&#10;SI9TyEQMYZ+ghjyEKpHSpzlZ9ENXEUfu6mqLIcI6k6bGJobbUo6VmkmLBceGHCv6zCm9ne5Ww/f+&#10;+vszUYfsy06rxrVKsv2QWvd77WYBIlAb3uJ/987E+UqN4e+beIJ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XMfBAAAA3QAAAA8AAAAAAAAAAAAAAAAAmAIAAGRycy9kb3du&#10;cmV2LnhtbFBLBQYAAAAABAAEAPUAAACGAwAAAAA=&#10;" filled="f" stroked="f">
                  <v:textbox>
                    <w:txbxContent>
                      <w:p w:rsidR="00FA0104" w:rsidRPr="00E86E29" w:rsidRDefault="00FA0104" w:rsidP="00AE7955">
                        <w:pPr>
                          <w:pStyle w:val="Web"/>
                          <w:rPr>
                            <w:rFonts w:eastAsiaTheme="minorEastAsia"/>
                            <w:color w:val="FF0000"/>
                          </w:rPr>
                        </w:pPr>
                        <w:proofErr w:type="spellStart"/>
                        <w:r>
                          <w:rPr>
                            <w:rFonts w:eastAsiaTheme="minorEastAsia" w:hint="eastAsia"/>
                            <w:color w:val="FF0000"/>
                          </w:rPr>
                          <w:t>sync_bus_rfifo_full</w:t>
                        </w:r>
                        <w:proofErr w:type="spellEnd"/>
                      </w:p>
                    </w:txbxContent>
                  </v:textbox>
                </v:shape>
                <w10:anchorlock/>
              </v:group>
            </w:pict>
          </mc:Fallback>
        </mc:AlternateContent>
      </w:r>
    </w:p>
    <w:p w:rsidR="004F2567" w:rsidRDefault="00634103" w:rsidP="00836B5F">
      <w:pPr>
        <w:ind w:left="2410" w:firstLine="482"/>
        <w:rPr>
          <w:rFonts w:eastAsia="新細明體"/>
        </w:rPr>
      </w:pPr>
      <w:bookmarkStart w:id="810" w:name="_Ref270493907"/>
      <w:bookmarkStart w:id="811" w:name="_Toc285466432"/>
      <w:bookmarkStart w:id="812" w:name="_Toc445889144"/>
      <w:r>
        <w:t xml:space="preserve">Figure </w:t>
      </w:r>
      <w:r w:rsidR="00E85432">
        <w:fldChar w:fldCharType="begin"/>
      </w:r>
      <w:r w:rsidR="00E85432">
        <w:instrText xml:space="preserve"> SEQ Figure \* ARABIC </w:instrText>
      </w:r>
      <w:r w:rsidR="00E85432">
        <w:fldChar w:fldCharType="separate"/>
      </w:r>
      <w:r w:rsidR="00515DE5">
        <w:rPr>
          <w:noProof/>
        </w:rPr>
        <w:t>13</w:t>
      </w:r>
      <w:r w:rsidR="00E85432">
        <w:rPr>
          <w:noProof/>
        </w:rPr>
        <w:fldChar w:fldCharType="end"/>
      </w:r>
      <w:bookmarkEnd w:id="810"/>
      <w:r>
        <w:rPr>
          <w:rFonts w:eastAsia="新細明體" w:hint="eastAsia"/>
        </w:rPr>
        <w:t xml:space="preserve"> </w:t>
      </w:r>
      <w:r>
        <w:rPr>
          <w:rFonts w:eastAsia="新細明體"/>
        </w:rPr>
        <w:t>the</w:t>
      </w:r>
      <w:r>
        <w:rPr>
          <w:rFonts w:eastAsia="新細明體" w:hint="eastAsia"/>
        </w:rPr>
        <w:t xml:space="preserve"> data path in synchronization module</w:t>
      </w:r>
      <w:bookmarkEnd w:id="811"/>
      <w:bookmarkEnd w:id="812"/>
    </w:p>
    <w:p w:rsidR="004F2567" w:rsidRPr="00374B63" w:rsidRDefault="004F2567" w:rsidP="004F2567">
      <w:pPr>
        <w:widowControl/>
        <w:snapToGrid/>
        <w:spacing w:line="240" w:lineRule="auto"/>
        <w:rPr>
          <w:rFonts w:eastAsia="新細明體"/>
        </w:rPr>
      </w:pPr>
      <w:r>
        <w:rPr>
          <w:rFonts w:eastAsia="新細明體"/>
        </w:rPr>
        <w:br w:type="page"/>
      </w:r>
    </w:p>
    <w:p w:rsidR="004C612E" w:rsidRDefault="00AA096C" w:rsidP="004C612E">
      <w:pPr>
        <w:pStyle w:val="21"/>
        <w:spacing w:before="203"/>
        <w:ind w:left="215" w:hanging="215"/>
        <w:rPr>
          <w:rFonts w:eastAsiaTheme="minorEastAsia"/>
        </w:rPr>
      </w:pPr>
      <w:bookmarkStart w:id="813" w:name="_Toc444090116"/>
      <w:r>
        <w:rPr>
          <w:rFonts w:eastAsiaTheme="minorEastAsia" w:hint="eastAsia"/>
        </w:rPr>
        <w:lastRenderedPageBreak/>
        <w:t>AXI bus wrapper</w:t>
      </w:r>
      <w:bookmarkEnd w:id="813"/>
      <w:r w:rsidR="004B2483">
        <w:rPr>
          <w:rFonts w:eastAsiaTheme="minorEastAsia" w:hint="eastAsia"/>
        </w:rPr>
        <w:t xml:space="preserve"> </w:t>
      </w:r>
    </w:p>
    <w:bookmarkStart w:id="814" w:name="_MON_1517061799"/>
    <w:bookmarkStart w:id="815" w:name="_MON_1445254015"/>
    <w:bookmarkStart w:id="816" w:name="_MON_1445261043"/>
    <w:bookmarkStart w:id="817" w:name="_MON_1445350058"/>
    <w:bookmarkStart w:id="818" w:name="_MON_1445350079"/>
    <w:bookmarkStart w:id="819" w:name="_MON_1447155043"/>
    <w:bookmarkStart w:id="820" w:name="_MON_1444215436"/>
    <w:bookmarkStart w:id="821" w:name="_MON_1453299760"/>
    <w:bookmarkStart w:id="822" w:name="_MON_1453556492"/>
    <w:bookmarkStart w:id="823" w:name="_MON_1454412661"/>
    <w:bookmarkStart w:id="824" w:name="_MON_1454413247"/>
    <w:bookmarkStart w:id="825" w:name="_MON_1454413310"/>
    <w:bookmarkStart w:id="826" w:name="_MON_1454413819"/>
    <w:bookmarkStart w:id="827" w:name="_MON_1444215562"/>
    <w:bookmarkStart w:id="828" w:name="_MON_1444459842"/>
    <w:bookmarkStart w:id="829" w:name="_MON_1444465850"/>
    <w:bookmarkStart w:id="830" w:name="_MON_1445249063"/>
    <w:bookmarkStart w:id="831" w:name="_MON_1515842313"/>
    <w:bookmarkStart w:id="832" w:name="_MON_1515842464"/>
    <w:bookmarkStart w:id="833" w:name="_MON_1515842479"/>
    <w:bookmarkStart w:id="834" w:name="_MON_1445251883"/>
    <w:bookmarkStart w:id="835" w:name="_MON_1445251902"/>
    <w:bookmarkStart w:id="836" w:name="_MON_1445253721"/>
    <w:bookmarkStart w:id="837" w:name="_MON_1445253900"/>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Start w:id="838" w:name="_MON_1445253961"/>
    <w:bookmarkEnd w:id="838"/>
    <w:p w:rsidR="004F2567" w:rsidRDefault="00812CB0" w:rsidP="004F2567">
      <w:pPr>
        <w:keepNext/>
        <w:jc w:val="both"/>
      </w:pPr>
      <w:r w:rsidRPr="00625C39">
        <w:rPr>
          <w:rFonts w:eastAsia="新細明體"/>
        </w:rPr>
        <w:object w:dxaOrig="11155" w:dyaOrig="11535">
          <v:shape id="_x0000_i1036" type="#_x0000_t75" style="width:513.15pt;height:530.6pt" o:ole="">
            <v:imagedata r:id="rId36" o:title=""/>
          </v:shape>
          <o:OLEObject Type="Embed" ProgID="Word.Picture.8" ShapeID="_x0000_i1036" DrawAspect="Content" ObjectID="_1543149619" r:id="rId37"/>
        </w:object>
      </w:r>
    </w:p>
    <w:p w:rsidR="004F2567" w:rsidRDefault="004F2567" w:rsidP="004F2567">
      <w:pPr>
        <w:pStyle w:val="ae"/>
        <w:jc w:val="center"/>
        <w:rPr>
          <w:rFonts w:eastAsia="新細明體"/>
        </w:rPr>
      </w:pPr>
      <w:bookmarkStart w:id="839" w:name="_Toc381964014"/>
      <w:bookmarkStart w:id="840" w:name="_Toc445889145"/>
      <w:r>
        <w:t xml:space="preserve">Figure </w:t>
      </w:r>
      <w:r w:rsidR="00E85432">
        <w:fldChar w:fldCharType="begin"/>
      </w:r>
      <w:r w:rsidR="00E85432">
        <w:instrText xml:space="preserve"> SEQ Figure \* ARABIC </w:instrText>
      </w:r>
      <w:r w:rsidR="00E85432">
        <w:fldChar w:fldCharType="separate"/>
      </w:r>
      <w:r w:rsidR="00515DE5">
        <w:rPr>
          <w:noProof/>
        </w:rPr>
        <w:t>14</w:t>
      </w:r>
      <w:r w:rsidR="00E85432">
        <w:rPr>
          <w:noProof/>
        </w:rPr>
        <w:fldChar w:fldCharType="end"/>
      </w:r>
      <w:r>
        <w:rPr>
          <w:rFonts w:eastAsiaTheme="minorEastAsia" w:hint="eastAsia"/>
        </w:rPr>
        <w:t>.</w:t>
      </w:r>
      <w:r>
        <w:rPr>
          <w:rFonts w:eastAsia="新細明體" w:hint="eastAsia"/>
        </w:rPr>
        <w:t xml:space="preserve"> AXI wrapper block diagram</w:t>
      </w:r>
      <w:bookmarkEnd w:id="839"/>
      <w:bookmarkEnd w:id="840"/>
    </w:p>
    <w:p w:rsidR="00DA502B" w:rsidRPr="00DA502B" w:rsidRDefault="00DA502B" w:rsidP="00DA502B">
      <w:pPr>
        <w:rPr>
          <w:rFonts w:eastAsiaTheme="minorEastAsia"/>
        </w:rPr>
      </w:pPr>
    </w:p>
    <w:p w:rsidR="004F2567" w:rsidRDefault="004F2567" w:rsidP="004F2567">
      <w:pPr>
        <w:pStyle w:val="21"/>
        <w:spacing w:before="203"/>
        <w:rPr>
          <w:rFonts w:eastAsia="新細明體"/>
        </w:rPr>
      </w:pPr>
      <w:bookmarkStart w:id="841" w:name="_Toc444090117"/>
      <w:r>
        <w:rPr>
          <w:rFonts w:hint="eastAsia"/>
        </w:rPr>
        <w:lastRenderedPageBreak/>
        <w:t>Write</w:t>
      </w:r>
      <w:r>
        <w:rPr>
          <w:rFonts w:eastAsiaTheme="minorEastAsia" w:hint="eastAsia"/>
        </w:rPr>
        <w:t xml:space="preserve"> T</w:t>
      </w:r>
      <w:r>
        <w:rPr>
          <w:rFonts w:hint="eastAsia"/>
        </w:rPr>
        <w:t>ransfer</w:t>
      </w:r>
      <w:bookmarkEnd w:id="841"/>
    </w:p>
    <w:p w:rsidR="004F2567" w:rsidRDefault="004F2567" w:rsidP="004F2567">
      <w:pPr>
        <w:rPr>
          <w:rFonts w:eastAsia="新細明體"/>
        </w:rPr>
      </w:pPr>
      <w:r>
        <w:rPr>
          <w:rFonts w:eastAsia="新細明體" w:hint="eastAsia"/>
        </w:rPr>
        <w:t xml:space="preserve">There are three channels used in the write transfer. </w:t>
      </w:r>
      <w:r>
        <w:rPr>
          <w:rFonts w:eastAsia="新細明體"/>
        </w:rPr>
        <w:t>T</w:t>
      </w:r>
      <w:r>
        <w:rPr>
          <w:rFonts w:eastAsia="新細明體" w:hint="eastAsia"/>
        </w:rPr>
        <w:t>hey are the write address channel, the write data channel and the write response channel. If the write transfer in the write address channel and the write data channel is not completed in one cycle, the AXI wrapper read the write transfer from sync queue and stores it into a buffer. Thus, the uncompleted write transfer does not block the next read transfer.</w:t>
      </w:r>
    </w:p>
    <w:p w:rsidR="004F2567" w:rsidRDefault="004F2567" w:rsidP="004F2567">
      <w:pPr>
        <w:rPr>
          <w:rFonts w:eastAsia="新細明體"/>
        </w:rPr>
      </w:pPr>
      <w:r>
        <w:rPr>
          <w:rFonts w:eastAsia="新細明體"/>
        </w:rPr>
        <w:t>W</w:t>
      </w:r>
      <w:r>
        <w:rPr>
          <w:rFonts w:eastAsia="新細明體" w:hint="eastAsia"/>
        </w:rPr>
        <w:t xml:space="preserve">hen the AXI wrapper read a write transfer from sync fifo, it increases the wc_count by 1. The wc_count means the uncompleted write transfer count. </w:t>
      </w:r>
      <w:r>
        <w:rPr>
          <w:rFonts w:eastAsia="新細明體"/>
        </w:rPr>
        <w:t>W</w:t>
      </w:r>
      <w:r>
        <w:rPr>
          <w:rFonts w:eastAsia="新細明體" w:hint="eastAsia"/>
        </w:rPr>
        <w:t xml:space="preserve">hen the AXI wrapper receives a write channel response, it decreases the wc_count by 1. When the wc_count is </w:t>
      </w:r>
      <w:smartTag w:uri="urn:schemas-microsoft-com:office:smarttags" w:element="chmetcnv">
        <w:smartTagPr>
          <w:attr w:name="UnitName" w:val="’"/>
          <w:attr w:name="SourceValue" w:val="3"/>
          <w:attr w:name="HasSpace" w:val="False"/>
          <w:attr w:name="Negative" w:val="False"/>
          <w:attr w:name="NumberType" w:val="1"/>
          <w:attr w:name="TCSC" w:val="0"/>
        </w:smartTagPr>
        <w:r>
          <w:rPr>
            <w:rFonts w:eastAsia="新細明體" w:hint="eastAsia"/>
          </w:rPr>
          <w:t>3</w:t>
        </w:r>
        <w:r>
          <w:rPr>
            <w:rFonts w:eastAsia="新細明體"/>
          </w:rPr>
          <w:t>’</w:t>
        </w:r>
      </w:smartTag>
      <w:r>
        <w:rPr>
          <w:rFonts w:eastAsia="新細明體" w:hint="eastAsia"/>
        </w:rPr>
        <w:t xml:space="preserve">b110, the AXI wrapper stops the write transfer. </w:t>
      </w:r>
    </w:p>
    <w:p w:rsidR="004F2567" w:rsidRPr="00CE0272" w:rsidRDefault="004F2567" w:rsidP="004F2567">
      <w:pPr>
        <w:rPr>
          <w:rFonts w:eastAsiaTheme="minorEastAsia"/>
        </w:rPr>
      </w:pPr>
      <w:r>
        <w:rPr>
          <w:rFonts w:eastAsiaTheme="minorEastAsia" w:hint="eastAsia"/>
        </w:rPr>
        <w:t xml:space="preserve">The biu_axi_wrapper only supports 2/4/8 wrap burst transfer. When the command is write burst, the biu_axi_wrapper uses the wca buffer to store the </w:t>
      </w:r>
      <w:r>
        <w:rPr>
          <w:rFonts w:eastAsiaTheme="minorEastAsia"/>
        </w:rPr>
        <w:t>information</w:t>
      </w:r>
      <w:r>
        <w:rPr>
          <w:rFonts w:eastAsiaTheme="minorEastAsia" w:hint="eastAsia"/>
        </w:rPr>
        <w:t xml:space="preserve"> for write burst. When the biu_axi_wrapper transfers write wrap data, it blocks the next write address transfer in the write address channel.</w:t>
      </w:r>
      <w:r w:rsidR="00F652EA">
        <w:rPr>
          <w:rFonts w:eastAsiaTheme="minorEastAsia" w:hint="eastAsia"/>
        </w:rPr>
        <w:t xml:space="preserve"> If the sync_bus_rfifo_full is asserted, the wrapper will not receive the any write response.</w:t>
      </w:r>
    </w:p>
    <w:p w:rsidR="004F2567" w:rsidRPr="00150A93" w:rsidRDefault="004F2567" w:rsidP="004F2567">
      <w:pPr>
        <w:rPr>
          <w:rFonts w:eastAsia="新細明體"/>
        </w:rPr>
      </w:pPr>
    </w:p>
    <w:p w:rsidR="004F2567" w:rsidRDefault="004F2567" w:rsidP="004F2567">
      <w:pPr>
        <w:pStyle w:val="21"/>
        <w:spacing w:before="203"/>
        <w:rPr>
          <w:rFonts w:eastAsia="新細明體"/>
        </w:rPr>
      </w:pPr>
      <w:bookmarkStart w:id="842" w:name="_Toc444090118"/>
      <w:r>
        <w:rPr>
          <w:rFonts w:hint="eastAsia"/>
        </w:rPr>
        <w:t xml:space="preserve">Read </w:t>
      </w:r>
      <w:r>
        <w:rPr>
          <w:rFonts w:eastAsiaTheme="minorEastAsia" w:hint="eastAsia"/>
        </w:rPr>
        <w:t>T</w:t>
      </w:r>
      <w:r>
        <w:rPr>
          <w:rFonts w:hint="eastAsia"/>
        </w:rPr>
        <w:t>ransfer</w:t>
      </w:r>
      <w:bookmarkEnd w:id="842"/>
    </w:p>
    <w:p w:rsidR="004F2567" w:rsidRDefault="004F2567" w:rsidP="004F2567">
      <w:pPr>
        <w:rPr>
          <w:rFonts w:eastAsia="新細明體"/>
        </w:rPr>
      </w:pPr>
      <w:r>
        <w:rPr>
          <w:rFonts w:eastAsia="新細明體" w:hint="eastAsia"/>
        </w:rPr>
        <w:t xml:space="preserve">When the AXI </w:t>
      </w:r>
      <w:r>
        <w:rPr>
          <w:rFonts w:eastAsia="新細明體"/>
        </w:rPr>
        <w:t>complete</w:t>
      </w:r>
      <w:r>
        <w:rPr>
          <w:rFonts w:eastAsia="新細明體" w:hint="eastAsia"/>
        </w:rPr>
        <w:t xml:space="preserve"> a read transfer, it read the read transfer from the sync fifo. The read transfer addess, control signals directly connects with the sync fifo. </w:t>
      </w:r>
      <w:r>
        <w:rPr>
          <w:rFonts w:eastAsia="新細明體"/>
        </w:rPr>
        <w:t>W</w:t>
      </w:r>
      <w:r>
        <w:rPr>
          <w:rFonts w:eastAsia="新細明體" w:hint="eastAsia"/>
        </w:rPr>
        <w:t xml:space="preserve">hen the AXI wrapper read a read transfer from the sync fifo, it increases the rc_count by 1. The rc_count means the </w:t>
      </w:r>
      <w:r>
        <w:rPr>
          <w:rFonts w:eastAsia="新細明體"/>
        </w:rPr>
        <w:t>uncompleted</w:t>
      </w:r>
      <w:r>
        <w:rPr>
          <w:rFonts w:eastAsia="新細明體" w:hint="eastAsia"/>
        </w:rPr>
        <w:t xml:space="preserve"> read transfer count. When the rc_count is </w:t>
      </w:r>
      <w:smartTag w:uri="urn:schemas-microsoft-com:office:smarttags" w:element="chmetcnv">
        <w:smartTagPr>
          <w:attr w:name="UnitName" w:val="’"/>
          <w:attr w:name="SourceValue" w:val="3"/>
          <w:attr w:name="HasSpace" w:val="False"/>
          <w:attr w:name="Negative" w:val="False"/>
          <w:attr w:name="NumberType" w:val="1"/>
          <w:attr w:name="TCSC" w:val="0"/>
        </w:smartTagPr>
        <w:r>
          <w:rPr>
            <w:rFonts w:eastAsia="新細明體" w:hint="eastAsia"/>
          </w:rPr>
          <w:t>3</w:t>
        </w:r>
        <w:r>
          <w:rPr>
            <w:rFonts w:eastAsia="新細明體"/>
          </w:rPr>
          <w:t>’</w:t>
        </w:r>
      </w:smartTag>
      <w:r>
        <w:rPr>
          <w:rFonts w:eastAsia="新細明體" w:hint="eastAsia"/>
        </w:rPr>
        <w:t>b111, the AXI wrapper stops the read transfer.</w:t>
      </w:r>
    </w:p>
    <w:p w:rsidR="004F2567" w:rsidRDefault="004F2567" w:rsidP="004F2567">
      <w:pPr>
        <w:rPr>
          <w:rFonts w:eastAsia="新細明體"/>
        </w:rPr>
      </w:pPr>
      <w:r>
        <w:rPr>
          <w:rFonts w:eastAsia="新細明體" w:hint="eastAsia"/>
        </w:rPr>
        <w:t xml:space="preserve">When the read address match the </w:t>
      </w:r>
      <w:r>
        <w:rPr>
          <w:rFonts w:eastAsia="新細明體"/>
        </w:rPr>
        <w:t>uncompleted</w:t>
      </w:r>
      <w:r>
        <w:rPr>
          <w:rFonts w:eastAsia="新細明體" w:hint="eastAsia"/>
        </w:rPr>
        <w:t xml:space="preserve"> write transfer in the wca buffer, the AXI wrapper stops the read transfer.</w:t>
      </w:r>
    </w:p>
    <w:p w:rsidR="00C55B37" w:rsidRDefault="004F2567" w:rsidP="004F2567">
      <w:pPr>
        <w:rPr>
          <w:rFonts w:eastAsiaTheme="minorEastAsia"/>
        </w:rPr>
      </w:pPr>
      <w:r>
        <w:rPr>
          <w:rFonts w:eastAsiaTheme="minorEastAsia" w:hint="eastAsia"/>
        </w:rPr>
        <w:t>When the bus error happens in the read wrap transfer, the biu_axi_wrapper only returns the first bus error to BIU_SYNC. Then it blocks the read response with the same RID until completing the last read transaction.</w:t>
      </w:r>
      <w:r w:rsidR="00F652EA" w:rsidRPr="00F652EA">
        <w:rPr>
          <w:rFonts w:eastAsiaTheme="minorEastAsia" w:hint="eastAsia"/>
        </w:rPr>
        <w:t xml:space="preserve"> </w:t>
      </w:r>
      <w:r w:rsidR="00F652EA">
        <w:rPr>
          <w:rFonts w:eastAsiaTheme="minorEastAsia" w:hint="eastAsia"/>
        </w:rPr>
        <w:t>If the sync_bus_rfifo_full is asserted, the wrapper will not receive the any read data.</w:t>
      </w:r>
    </w:p>
    <w:p w:rsidR="004F2567" w:rsidRPr="008D657D" w:rsidRDefault="00C55B37" w:rsidP="00C55B37">
      <w:pPr>
        <w:widowControl/>
        <w:snapToGrid/>
        <w:spacing w:line="240" w:lineRule="auto"/>
        <w:rPr>
          <w:rFonts w:eastAsia="新細明體"/>
        </w:rPr>
      </w:pPr>
      <w:r>
        <w:rPr>
          <w:rFonts w:eastAsiaTheme="minorEastAsia"/>
        </w:rPr>
        <w:br w:type="page"/>
      </w:r>
    </w:p>
    <w:p w:rsidR="004F2567" w:rsidRDefault="004F2567" w:rsidP="004F2567">
      <w:pPr>
        <w:pStyle w:val="21"/>
        <w:spacing w:before="203"/>
        <w:rPr>
          <w:rFonts w:eastAsia="新細明體"/>
        </w:rPr>
      </w:pPr>
      <w:bookmarkStart w:id="843" w:name="_Toc444090119"/>
      <w:r>
        <w:rPr>
          <w:rFonts w:hint="eastAsia"/>
        </w:rPr>
        <w:lastRenderedPageBreak/>
        <w:t xml:space="preserve">Lock </w:t>
      </w:r>
      <w:r>
        <w:rPr>
          <w:rFonts w:eastAsiaTheme="minorEastAsia" w:hint="eastAsia"/>
        </w:rPr>
        <w:t>T</w:t>
      </w:r>
      <w:r>
        <w:rPr>
          <w:rFonts w:hint="eastAsia"/>
        </w:rPr>
        <w:t>ransfer</w:t>
      </w:r>
      <w:bookmarkEnd w:id="843"/>
    </w:p>
    <w:p w:rsidR="004F2567" w:rsidRPr="00A670F3" w:rsidRDefault="004F2567" w:rsidP="004F2567">
      <w:pPr>
        <w:rPr>
          <w:rFonts w:eastAsiaTheme="minorEastAsia"/>
        </w:rPr>
      </w:pPr>
      <w:r>
        <w:rPr>
          <w:rFonts w:eastAsia="新細明體" w:hint="eastAsia"/>
        </w:rPr>
        <w:t xml:space="preserve">The AXI </w:t>
      </w:r>
      <w:r>
        <w:rPr>
          <w:rFonts w:eastAsia="新細明體"/>
        </w:rPr>
        <w:t>protocol</w:t>
      </w:r>
      <w:r>
        <w:rPr>
          <w:rFonts w:eastAsia="新細明體" w:hint="eastAsia"/>
        </w:rPr>
        <w:t xml:space="preserve"> can support exclusive access. The AXI wrapper does not </w:t>
      </w:r>
      <w:r>
        <w:rPr>
          <w:rFonts w:eastAsia="新細明體"/>
        </w:rPr>
        <w:t>transfer</w:t>
      </w:r>
      <w:r>
        <w:rPr>
          <w:rFonts w:eastAsia="新細明體" w:hint="eastAsia"/>
        </w:rPr>
        <w:t xml:space="preserve"> the write lock transfer until the wc_count is zero. When the AXI wrapper is waiting for the write lock transfer response, it does not transfer other write </w:t>
      </w:r>
      <w:r>
        <w:rPr>
          <w:rFonts w:eastAsia="新細明體"/>
        </w:rPr>
        <w:t>transfer</w:t>
      </w:r>
      <w:r>
        <w:rPr>
          <w:rFonts w:eastAsia="新細明體" w:hint="eastAsia"/>
        </w:rPr>
        <w:t>.</w:t>
      </w:r>
    </w:p>
    <w:p w:rsidR="004F2567" w:rsidRDefault="004F2567" w:rsidP="004F2567">
      <w:pPr>
        <w:pStyle w:val="21"/>
        <w:spacing w:before="203"/>
        <w:rPr>
          <w:rFonts w:eastAsiaTheme="minorEastAsia"/>
        </w:rPr>
      </w:pPr>
      <w:bookmarkStart w:id="844" w:name="_Toc444090120"/>
      <w:r>
        <w:rPr>
          <w:rFonts w:eastAsiaTheme="minorEastAsia" w:hint="eastAsia"/>
        </w:rPr>
        <w:t>Write</w:t>
      </w:r>
      <w:r w:rsidR="00CA5137">
        <w:rPr>
          <w:rFonts w:eastAsiaTheme="minorEastAsia" w:hint="eastAsia"/>
        </w:rPr>
        <w:t xml:space="preserve"> Acknowledge</w:t>
      </w:r>
      <w:bookmarkEnd w:id="844"/>
    </w:p>
    <w:p w:rsidR="004F2567" w:rsidRDefault="004F2567" w:rsidP="004F2567">
      <w:pPr>
        <w:rPr>
          <w:rFonts w:eastAsiaTheme="minorEastAsia"/>
        </w:rPr>
      </w:pPr>
      <w:r>
        <w:rPr>
          <w:rFonts w:eastAsiaTheme="minorEastAsia" w:hint="eastAsia"/>
        </w:rPr>
        <w:t>When the write transfer needs to return acknowledge to core, the sync_bus_</w:t>
      </w:r>
      <w:r w:rsidR="004E0FB6">
        <w:rPr>
          <w:rFonts w:eastAsiaTheme="minorEastAsia" w:hint="eastAsia"/>
        </w:rPr>
        <w:t>write_ack</w:t>
      </w:r>
      <w:r>
        <w:rPr>
          <w:rFonts w:eastAsiaTheme="minorEastAsia" w:hint="eastAsia"/>
        </w:rPr>
        <w:t xml:space="preserve"> is asserted. In the biu_axi_wrapper, there is a queue to store the information which the write </w:t>
      </w:r>
      <w:r>
        <w:rPr>
          <w:rFonts w:eastAsiaTheme="minorEastAsia"/>
        </w:rPr>
        <w:t>channel</w:t>
      </w:r>
      <w:r>
        <w:rPr>
          <w:rFonts w:eastAsiaTheme="minorEastAsia" w:hint="eastAsia"/>
        </w:rPr>
        <w:t xml:space="preserve"> response should a</w:t>
      </w:r>
      <w:r>
        <w:rPr>
          <w:rFonts w:eastAsiaTheme="minorEastAsia"/>
        </w:rPr>
        <w:t>cknowledge to core</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_Ref381970495 \h</w:instrText>
      </w:r>
      <w:r>
        <w:rPr>
          <w:rFonts w:eastAsiaTheme="minorEastAsia"/>
        </w:rPr>
        <w:instrText xml:space="preserve"> </w:instrText>
      </w:r>
      <w:r>
        <w:rPr>
          <w:rFonts w:eastAsiaTheme="minorEastAsia"/>
        </w:rPr>
      </w:r>
      <w:r>
        <w:rPr>
          <w:rFonts w:eastAsiaTheme="minorEastAsia"/>
        </w:rPr>
        <w:fldChar w:fldCharType="separate"/>
      </w:r>
      <w:r w:rsidR="00515DE5">
        <w:t xml:space="preserve">Figure </w:t>
      </w:r>
      <w:r w:rsidR="00515DE5">
        <w:rPr>
          <w:noProof/>
        </w:rPr>
        <w:t>15</w:t>
      </w:r>
      <w:r>
        <w:rPr>
          <w:rFonts w:eastAsiaTheme="minorEastAsia"/>
        </w:rPr>
        <w:fldChar w:fldCharType="end"/>
      </w:r>
      <w:r>
        <w:rPr>
          <w:rFonts w:eastAsiaTheme="minorEastAsia" w:hint="eastAsia"/>
        </w:rPr>
        <w:t xml:space="preserve"> shows the bid_</w:t>
      </w:r>
      <w:r w:rsidR="004E0FB6">
        <w:rPr>
          <w:rFonts w:eastAsiaTheme="minorEastAsia" w:hint="eastAsia"/>
        </w:rPr>
        <w:t>wirte_ack</w:t>
      </w:r>
      <w:r>
        <w:rPr>
          <w:rFonts w:eastAsiaTheme="minorEastAsia" w:hint="eastAsia"/>
        </w:rPr>
        <w:t xml:space="preserve"> logic. </w:t>
      </w:r>
      <w:r>
        <w:rPr>
          <w:rFonts w:eastAsiaTheme="minorEastAsia"/>
        </w:rPr>
        <w:t>W</w:t>
      </w:r>
      <w:r>
        <w:rPr>
          <w:rFonts w:eastAsiaTheme="minorEastAsia" w:hint="eastAsia"/>
        </w:rPr>
        <w:t xml:space="preserve">hen BIU_AXI </w:t>
      </w:r>
      <w:r>
        <w:rPr>
          <w:rFonts w:eastAsiaTheme="minorEastAsia"/>
        </w:rPr>
        <w:t>wrapper</w:t>
      </w:r>
      <w:r>
        <w:rPr>
          <w:rFonts w:eastAsiaTheme="minorEastAsia" w:hint="eastAsia"/>
        </w:rPr>
        <w:t xml:space="preserve"> receives a write response, it look up the queue to check this write response return an acknowledge to core.</w:t>
      </w:r>
    </w:p>
    <w:p w:rsidR="004F2567" w:rsidRDefault="004F2567" w:rsidP="004F2567">
      <w:pPr>
        <w:keepNext/>
      </w:pPr>
      <w:r>
        <w:rPr>
          <w:rFonts w:eastAsiaTheme="minorEastAsia" w:hint="eastAsia"/>
          <w:noProof/>
        </w:rPr>
        <mc:AlternateContent>
          <mc:Choice Requires="wpc">
            <w:drawing>
              <wp:inline distT="0" distB="0" distL="0" distR="0" wp14:anchorId="37F00C64" wp14:editId="0F182D3A">
                <wp:extent cx="521970" cy="199404"/>
                <wp:effectExtent l="0" t="0" r="6107430" b="2258060"/>
                <wp:docPr id="975" name="畫布 9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9" name="文字方塊 889"/>
                        <wps:cNvSpPr txBox="1"/>
                        <wps:spPr>
                          <a:xfrm>
                            <a:off x="1007544" y="367957"/>
                            <a:ext cx="717083"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0104" w:rsidRPr="006D1B26" w:rsidRDefault="00FA0104" w:rsidP="004F2567">
                              <w:pPr>
                                <w:jc w:val="center"/>
                                <w:rPr>
                                  <w:rFonts w:eastAsiaTheme="minorEastAsia"/>
                                </w:rPr>
                              </w:pPr>
                              <w:r>
                                <w:rPr>
                                  <w:rFonts w:eastAsiaTheme="minorEastAsia" w:hint="eastAsia"/>
                                </w:rPr>
                                <w:t>Valid0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 name="文字方塊 890"/>
                        <wps:cNvSpPr txBox="1"/>
                        <wps:spPr>
                          <a:xfrm>
                            <a:off x="1007544" y="623482"/>
                            <a:ext cx="717083"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0104" w:rsidRPr="006D1B26" w:rsidRDefault="00FA0104" w:rsidP="004F2567">
                              <w:pPr>
                                <w:jc w:val="center"/>
                                <w:rPr>
                                  <w:rFonts w:eastAsiaTheme="minorEastAsia"/>
                                </w:rPr>
                              </w:pPr>
                              <w:r>
                                <w:rPr>
                                  <w:rFonts w:eastAsiaTheme="minorEastAsia" w:hint="eastAsia"/>
                                </w:rPr>
                                <w:t>ID0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1" name="文字方塊 891"/>
                        <wps:cNvSpPr txBox="1"/>
                        <wps:spPr>
                          <a:xfrm>
                            <a:off x="1007545" y="890766"/>
                            <a:ext cx="717082"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0104" w:rsidRPr="004E0FB6" w:rsidRDefault="00FA0104" w:rsidP="004F2567">
                              <w:pPr>
                                <w:jc w:val="center"/>
                                <w:rPr>
                                  <w:rFonts w:eastAsiaTheme="minorEastAsia"/>
                                  <w:sz w:val="16"/>
                                  <w:szCs w:val="16"/>
                                </w:rPr>
                              </w:pPr>
                              <w:r w:rsidRPr="004E0FB6">
                                <w:rPr>
                                  <w:rFonts w:eastAsiaTheme="minorEastAsia" w:hint="eastAsia"/>
                                  <w:sz w:val="16"/>
                                  <w:szCs w:val="16"/>
                                </w:rPr>
                                <w:t>Write 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2" name="直線單箭頭接點 892"/>
                        <wps:cNvCnPr/>
                        <wps:spPr>
                          <a:xfrm>
                            <a:off x="590858" y="501543"/>
                            <a:ext cx="416686" cy="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3" name="直線單箭頭接點 893"/>
                        <wps:cNvCnPr/>
                        <wps:spPr>
                          <a:xfrm>
                            <a:off x="590858" y="767845"/>
                            <a:ext cx="416687" cy="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4" name="直線單箭頭接點 894"/>
                        <wps:cNvCnPr/>
                        <wps:spPr>
                          <a:xfrm>
                            <a:off x="590858" y="1022488"/>
                            <a:ext cx="416687" cy="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5" name="文字方塊 895"/>
                        <wps:cNvSpPr txBox="1"/>
                        <wps:spPr>
                          <a:xfrm>
                            <a:off x="0" y="312256"/>
                            <a:ext cx="932815" cy="3112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104" w:rsidRPr="000431AA" w:rsidRDefault="00FA0104" w:rsidP="004F2567">
                              <w:pPr>
                                <w:rPr>
                                  <w:rFonts w:eastAsiaTheme="minorEastAsia"/>
                                </w:rPr>
                              </w:pPr>
                              <w:r>
                                <w:rPr>
                                  <w:rFonts w:eastAsiaTheme="minorEastAsia" w:hint="eastAsia"/>
                                </w:rPr>
                                <w:t>wca_grant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6" name="文字方塊 896"/>
                        <wps:cNvSpPr txBox="1"/>
                        <wps:spPr>
                          <a:xfrm>
                            <a:off x="0" y="572877"/>
                            <a:ext cx="932815" cy="3178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104" w:rsidRPr="000431AA" w:rsidRDefault="00FA0104" w:rsidP="004F2567">
                              <w:pPr>
                                <w:rPr>
                                  <w:rFonts w:eastAsiaTheme="minorEastAsia"/>
                                </w:rPr>
                              </w:pPr>
                              <w:r>
                                <w:rPr>
                                  <w:rFonts w:eastAsiaTheme="minorEastAsia" w:hint="eastAsia"/>
                                </w:rPr>
                                <w:t>req_id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7" name="文字方塊 897"/>
                        <wps:cNvSpPr txBox="1"/>
                        <wps:spPr>
                          <a:xfrm>
                            <a:off x="0" y="810158"/>
                            <a:ext cx="932815" cy="3178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104" w:rsidRPr="000431AA" w:rsidRDefault="00FA0104" w:rsidP="004F2567">
                              <w:pPr>
                                <w:rPr>
                                  <w:rFonts w:eastAsiaTheme="minorEastAsia"/>
                                </w:rPr>
                              </w:pPr>
                              <w:r>
                                <w:rPr>
                                  <w:rFonts w:eastAsiaTheme="minorEastAsia" w:hint="eastAsia"/>
                                </w:rPr>
                                <w:t>write 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8" name="文字方塊 898"/>
                        <wps:cNvSpPr txBox="1"/>
                        <wps:spPr>
                          <a:xfrm>
                            <a:off x="2159033" y="367971"/>
                            <a:ext cx="717083"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0104" w:rsidRPr="006D1B26" w:rsidRDefault="00FA0104" w:rsidP="004F2567">
                              <w:pPr>
                                <w:jc w:val="center"/>
                                <w:rPr>
                                  <w:rFonts w:eastAsiaTheme="minorEastAsia"/>
                                </w:rPr>
                              </w:pPr>
                              <w:r>
                                <w:rPr>
                                  <w:rFonts w:eastAsiaTheme="minorEastAsia" w:hint="eastAsia"/>
                                </w:rPr>
                                <w:t>Valid1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9" name="文字方塊 899"/>
                        <wps:cNvSpPr txBox="1"/>
                        <wps:spPr>
                          <a:xfrm>
                            <a:off x="2159033" y="623496"/>
                            <a:ext cx="717083"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0104" w:rsidRPr="006D1B26" w:rsidRDefault="00FA0104" w:rsidP="004F2567">
                              <w:pPr>
                                <w:jc w:val="center"/>
                                <w:rPr>
                                  <w:rFonts w:eastAsiaTheme="minorEastAsia"/>
                                </w:rPr>
                              </w:pPr>
                              <w:r>
                                <w:rPr>
                                  <w:rFonts w:eastAsiaTheme="minorEastAsia" w:hint="eastAsia"/>
                                </w:rPr>
                                <w:t>ID1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0" name="文字方塊 900"/>
                        <wps:cNvSpPr txBox="1"/>
                        <wps:spPr>
                          <a:xfrm>
                            <a:off x="2159034" y="890780"/>
                            <a:ext cx="717082"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0104" w:rsidRPr="004E0FB6" w:rsidRDefault="00FA0104" w:rsidP="004E0FB6">
                              <w:pPr>
                                <w:jc w:val="center"/>
                                <w:rPr>
                                  <w:rFonts w:eastAsiaTheme="minorEastAsia"/>
                                  <w:sz w:val="16"/>
                                  <w:szCs w:val="16"/>
                                </w:rPr>
                              </w:pPr>
                              <w:r w:rsidRPr="004E0FB6">
                                <w:rPr>
                                  <w:rFonts w:eastAsiaTheme="minorEastAsia" w:hint="eastAsia"/>
                                  <w:sz w:val="16"/>
                                  <w:szCs w:val="16"/>
                                </w:rPr>
                                <w:t>Write ack</w:t>
                              </w:r>
                            </w:p>
                            <w:p w:rsidR="00FA0104" w:rsidRPr="006D1B26" w:rsidRDefault="00FA0104" w:rsidP="004F2567">
                              <w:pPr>
                                <w:jc w:val="center"/>
                                <w:rPr>
                                  <w:rFonts w:eastAsiaTheme="minorEastAsia"/>
                                </w:rPr>
                              </w:pPr>
                              <w:r>
                                <w:rPr>
                                  <w:rFonts w:eastAsiaTheme="minorEastAsia" w:hint="eastAsia"/>
                                </w:rPr>
                                <w:t>Precise1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1" name="直線單箭頭接點 901"/>
                        <wps:cNvCnPr/>
                        <wps:spPr>
                          <a:xfrm>
                            <a:off x="1742347" y="501557"/>
                            <a:ext cx="416686" cy="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2" name="直線單箭頭接點 902"/>
                        <wps:cNvCnPr/>
                        <wps:spPr>
                          <a:xfrm>
                            <a:off x="1742347" y="767859"/>
                            <a:ext cx="416687" cy="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3" name="直線單箭頭接點 903"/>
                        <wps:cNvCnPr/>
                        <wps:spPr>
                          <a:xfrm>
                            <a:off x="1742347" y="1022502"/>
                            <a:ext cx="416687" cy="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4" name="文字方塊 904"/>
                        <wps:cNvSpPr txBox="1"/>
                        <wps:spPr>
                          <a:xfrm>
                            <a:off x="3299332" y="380046"/>
                            <a:ext cx="717083"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0104" w:rsidRPr="006D1B26" w:rsidRDefault="00FA0104" w:rsidP="004F2567">
                              <w:pPr>
                                <w:jc w:val="center"/>
                                <w:rPr>
                                  <w:rFonts w:eastAsiaTheme="minorEastAsia"/>
                                </w:rPr>
                              </w:pPr>
                              <w:r>
                                <w:rPr>
                                  <w:rFonts w:eastAsiaTheme="minorEastAsia" w:hint="eastAsia"/>
                                </w:rPr>
                                <w:t>Valid2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5" name="文字方塊 905"/>
                        <wps:cNvSpPr txBox="1"/>
                        <wps:spPr>
                          <a:xfrm>
                            <a:off x="3299332" y="635571"/>
                            <a:ext cx="717083"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0104" w:rsidRPr="006D1B26" w:rsidRDefault="00FA0104" w:rsidP="004F2567">
                              <w:pPr>
                                <w:jc w:val="center"/>
                                <w:rPr>
                                  <w:rFonts w:eastAsiaTheme="minorEastAsia"/>
                                </w:rPr>
                              </w:pPr>
                              <w:r>
                                <w:rPr>
                                  <w:rFonts w:eastAsiaTheme="minorEastAsia" w:hint="eastAsia"/>
                                </w:rPr>
                                <w:t>ID2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6" name="文字方塊 906"/>
                        <wps:cNvSpPr txBox="1"/>
                        <wps:spPr>
                          <a:xfrm>
                            <a:off x="3299333" y="902855"/>
                            <a:ext cx="717082"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0104" w:rsidRPr="004E0FB6" w:rsidRDefault="00FA0104" w:rsidP="004E0FB6">
                              <w:pPr>
                                <w:jc w:val="center"/>
                                <w:rPr>
                                  <w:rFonts w:eastAsiaTheme="minorEastAsia"/>
                                  <w:sz w:val="16"/>
                                  <w:szCs w:val="16"/>
                                </w:rPr>
                              </w:pPr>
                              <w:r w:rsidRPr="004E0FB6">
                                <w:rPr>
                                  <w:rFonts w:eastAsiaTheme="minorEastAsia" w:hint="eastAsia"/>
                                  <w:sz w:val="16"/>
                                  <w:szCs w:val="16"/>
                                </w:rPr>
                                <w:t>Write ack</w:t>
                              </w:r>
                            </w:p>
                            <w:p w:rsidR="00FA0104" w:rsidRPr="006D1B26" w:rsidRDefault="00FA0104" w:rsidP="004F2567">
                              <w:pPr>
                                <w:jc w:val="center"/>
                                <w:rPr>
                                  <w:rFonts w:eastAsiaTheme="minorEastAsia"/>
                                </w:rPr>
                              </w:pPr>
                              <w:r>
                                <w:rPr>
                                  <w:rFonts w:eastAsiaTheme="minorEastAsia" w:hint="eastAsia"/>
                                </w:rPr>
                                <w:t>ecise2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7" name="直線單箭頭接點 907"/>
                        <wps:cNvCnPr/>
                        <wps:spPr>
                          <a:xfrm>
                            <a:off x="2882646" y="513632"/>
                            <a:ext cx="416686" cy="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8" name="直線單箭頭接點 908"/>
                        <wps:cNvCnPr/>
                        <wps:spPr>
                          <a:xfrm>
                            <a:off x="2882646" y="779934"/>
                            <a:ext cx="416687" cy="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9" name="直線單箭頭接點 909"/>
                        <wps:cNvCnPr/>
                        <wps:spPr>
                          <a:xfrm>
                            <a:off x="2882646" y="1034577"/>
                            <a:ext cx="416687" cy="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0" name="文字方塊 910"/>
                        <wps:cNvSpPr txBox="1"/>
                        <wps:spPr>
                          <a:xfrm>
                            <a:off x="4433101" y="380546"/>
                            <a:ext cx="717083"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0104" w:rsidRPr="006D1B26" w:rsidRDefault="00FA0104" w:rsidP="004F2567">
                              <w:pPr>
                                <w:jc w:val="center"/>
                                <w:rPr>
                                  <w:rFonts w:eastAsiaTheme="minorEastAsia"/>
                                </w:rPr>
                              </w:pPr>
                              <w:r>
                                <w:rPr>
                                  <w:rFonts w:eastAsiaTheme="minorEastAsia" w:hint="eastAsia"/>
                                </w:rPr>
                                <w:t>Valid3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1" name="文字方塊 911"/>
                        <wps:cNvSpPr txBox="1"/>
                        <wps:spPr>
                          <a:xfrm>
                            <a:off x="4433101" y="636071"/>
                            <a:ext cx="717083"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0104" w:rsidRPr="006D1B26" w:rsidRDefault="00FA0104" w:rsidP="004F2567">
                              <w:pPr>
                                <w:jc w:val="center"/>
                                <w:rPr>
                                  <w:rFonts w:eastAsiaTheme="minorEastAsia"/>
                                </w:rPr>
                              </w:pPr>
                              <w:r>
                                <w:rPr>
                                  <w:rFonts w:eastAsiaTheme="minorEastAsia" w:hint="eastAsia"/>
                                </w:rPr>
                                <w:t>ID3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2" name="文字方塊 912"/>
                        <wps:cNvSpPr txBox="1"/>
                        <wps:spPr>
                          <a:xfrm>
                            <a:off x="4433102" y="903355"/>
                            <a:ext cx="717082"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0104" w:rsidRPr="004E0FB6" w:rsidRDefault="00FA0104" w:rsidP="004E0FB6">
                              <w:pPr>
                                <w:jc w:val="center"/>
                                <w:rPr>
                                  <w:rFonts w:eastAsiaTheme="minorEastAsia"/>
                                  <w:sz w:val="16"/>
                                  <w:szCs w:val="16"/>
                                </w:rPr>
                              </w:pPr>
                              <w:r w:rsidRPr="004E0FB6">
                                <w:rPr>
                                  <w:rFonts w:eastAsiaTheme="minorEastAsia" w:hint="eastAsia"/>
                                  <w:sz w:val="16"/>
                                  <w:szCs w:val="16"/>
                                </w:rPr>
                                <w:t>Write ack</w:t>
                              </w:r>
                            </w:p>
                            <w:p w:rsidR="00FA0104" w:rsidRPr="004E0FB6" w:rsidRDefault="00FA0104" w:rsidP="004E0FB6">
                              <w:pPr>
                                <w:jc w:val="center"/>
                                <w:rPr>
                                  <w:rFonts w:eastAsiaTheme="minorEastAsia"/>
                                  <w:sz w:val="16"/>
                                  <w:szCs w:val="16"/>
                                </w:rPr>
                              </w:pPr>
                              <w:r w:rsidRPr="004E0FB6">
                                <w:rPr>
                                  <w:rFonts w:eastAsiaTheme="minorEastAsia" w:hint="eastAsia"/>
                                  <w:sz w:val="16"/>
                                  <w:szCs w:val="16"/>
                                </w:rPr>
                                <w:t xml:space="preserve"> ack</w:t>
                              </w:r>
                            </w:p>
                            <w:p w:rsidR="00FA0104" w:rsidRPr="006D1B26" w:rsidRDefault="00FA0104" w:rsidP="004F2567">
                              <w:pPr>
                                <w:jc w:val="center"/>
                                <w:rPr>
                                  <w:rFonts w:eastAsiaTheme="minorEastAsia"/>
                                </w:rPr>
                              </w:pPr>
                              <w:r>
                                <w:rPr>
                                  <w:rFonts w:eastAsiaTheme="minorEastAsia" w:hint="eastAsia"/>
                                </w:rPr>
                                <w:t>cise3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3" name="直線單箭頭接點 913"/>
                        <wps:cNvCnPr/>
                        <wps:spPr>
                          <a:xfrm>
                            <a:off x="4016415" y="514132"/>
                            <a:ext cx="416686" cy="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4" name="直線單箭頭接點 914"/>
                        <wps:cNvCnPr/>
                        <wps:spPr>
                          <a:xfrm>
                            <a:off x="4016415" y="780434"/>
                            <a:ext cx="416687" cy="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5" name="直線單箭頭接點 915"/>
                        <wps:cNvCnPr/>
                        <wps:spPr>
                          <a:xfrm>
                            <a:off x="4016415" y="1035077"/>
                            <a:ext cx="416687" cy="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6" name="雲朵形圖說文字 916"/>
                        <wps:cNvSpPr/>
                        <wps:spPr>
                          <a:xfrm>
                            <a:off x="1660963" y="1400419"/>
                            <a:ext cx="416691" cy="260430"/>
                          </a:xfrm>
                          <a:prstGeom prst="cloudCallout">
                            <a:avLst>
                              <a:gd name="adj1" fmla="val -11357"/>
                              <a:gd name="adj2" fmla="val 5577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0104" w:rsidRDefault="00FA0104" w:rsidP="004F25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7" name="直線單箭頭接點 917"/>
                        <wps:cNvCnPr/>
                        <wps:spPr>
                          <a:xfrm>
                            <a:off x="1819620" y="758722"/>
                            <a:ext cx="8841" cy="647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8" name="直線單箭頭接點 918"/>
                        <wps:cNvCnPr/>
                        <wps:spPr>
                          <a:xfrm flipH="1">
                            <a:off x="1955129" y="513589"/>
                            <a:ext cx="11" cy="8927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919" name="群組 919"/>
                        <wpg:cNvGrpSpPr/>
                        <wpg:grpSpPr>
                          <a:xfrm>
                            <a:off x="1707097" y="1839934"/>
                            <a:ext cx="190964" cy="579175"/>
                            <a:chOff x="1707097" y="1764698"/>
                            <a:chExt cx="190964" cy="579175"/>
                          </a:xfrm>
                        </wpg:grpSpPr>
                        <wps:wsp>
                          <wps:cNvPr id="920" name="直線接點 920"/>
                          <wps:cNvCnPr/>
                          <wps:spPr>
                            <a:xfrm>
                              <a:off x="1707097" y="1764992"/>
                              <a:ext cx="168" cy="5788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1" name="直線接點 921"/>
                          <wps:cNvCnPr/>
                          <wps:spPr>
                            <a:xfrm flipH="1">
                              <a:off x="1897874" y="1921077"/>
                              <a:ext cx="1" cy="283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2" name="直線接點 922"/>
                          <wps:cNvCnPr/>
                          <wps:spPr>
                            <a:xfrm>
                              <a:off x="1712693" y="1764698"/>
                              <a:ext cx="185368" cy="15653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3" name="直線接點 923"/>
                          <wps:cNvCnPr/>
                          <wps:spPr>
                            <a:xfrm flipV="1">
                              <a:off x="1712525" y="2204977"/>
                              <a:ext cx="185536" cy="138653"/>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924" name="直線單箭頭接點 924"/>
                        <wps:cNvCnPr/>
                        <wps:spPr>
                          <a:xfrm>
                            <a:off x="1825072" y="1534098"/>
                            <a:ext cx="9515" cy="410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5" name="直線接點 925"/>
                        <wps:cNvCnPr/>
                        <wps:spPr>
                          <a:xfrm>
                            <a:off x="1225951" y="1157968"/>
                            <a:ext cx="965" cy="8381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6" name="直線單箭頭接點 926"/>
                        <wps:cNvCnPr/>
                        <wps:spPr>
                          <a:xfrm>
                            <a:off x="1232703" y="1995980"/>
                            <a:ext cx="4798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7" name="雲朵形圖說文字 927"/>
                        <wps:cNvSpPr/>
                        <wps:spPr>
                          <a:xfrm>
                            <a:off x="2812644" y="1401014"/>
                            <a:ext cx="416691" cy="260430"/>
                          </a:xfrm>
                          <a:prstGeom prst="cloudCallout">
                            <a:avLst>
                              <a:gd name="adj1" fmla="val -11357"/>
                              <a:gd name="adj2" fmla="val 5577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0104" w:rsidRDefault="00FA0104" w:rsidP="004F25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直線單箭頭接點 928"/>
                        <wps:cNvCnPr/>
                        <wps:spPr>
                          <a:xfrm>
                            <a:off x="2971301" y="759317"/>
                            <a:ext cx="8841" cy="647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9" name="直線單箭頭接點 929"/>
                        <wps:cNvCnPr/>
                        <wps:spPr>
                          <a:xfrm flipH="1">
                            <a:off x="3106810" y="514184"/>
                            <a:ext cx="11" cy="8927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930" name="群組 930"/>
                        <wpg:cNvGrpSpPr/>
                        <wpg:grpSpPr>
                          <a:xfrm>
                            <a:off x="2858778" y="1840529"/>
                            <a:ext cx="190964" cy="579175"/>
                            <a:chOff x="1707097" y="1764698"/>
                            <a:chExt cx="190964" cy="579175"/>
                          </a:xfrm>
                        </wpg:grpSpPr>
                        <wps:wsp>
                          <wps:cNvPr id="931" name="直線接點 931"/>
                          <wps:cNvCnPr/>
                          <wps:spPr>
                            <a:xfrm>
                              <a:off x="1707097" y="1764992"/>
                              <a:ext cx="168" cy="5788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2" name="直線接點 932"/>
                          <wps:cNvCnPr/>
                          <wps:spPr>
                            <a:xfrm flipH="1">
                              <a:off x="1897874" y="1921077"/>
                              <a:ext cx="1" cy="283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3" name="直線接點 933"/>
                          <wps:cNvCnPr/>
                          <wps:spPr>
                            <a:xfrm>
                              <a:off x="1712693" y="1764698"/>
                              <a:ext cx="185368" cy="15653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4" name="直線接點 934"/>
                          <wps:cNvCnPr/>
                          <wps:spPr>
                            <a:xfrm flipV="1">
                              <a:off x="1712525" y="2204977"/>
                              <a:ext cx="185536" cy="138653"/>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935" name="直線單箭頭接點 935"/>
                        <wps:cNvCnPr/>
                        <wps:spPr>
                          <a:xfrm>
                            <a:off x="2976753" y="1534693"/>
                            <a:ext cx="9515" cy="410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36" name="直線接點 936"/>
                        <wps:cNvCnPr/>
                        <wps:spPr>
                          <a:xfrm>
                            <a:off x="2377632" y="1158563"/>
                            <a:ext cx="965" cy="8381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7" name="直線單箭頭接點 937"/>
                        <wps:cNvCnPr/>
                        <wps:spPr>
                          <a:xfrm>
                            <a:off x="2384384" y="1996575"/>
                            <a:ext cx="4798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38" name="雲朵形圖說文字 938"/>
                        <wps:cNvSpPr/>
                        <wps:spPr>
                          <a:xfrm>
                            <a:off x="3975899" y="1401015"/>
                            <a:ext cx="416691" cy="260430"/>
                          </a:xfrm>
                          <a:prstGeom prst="cloudCallout">
                            <a:avLst>
                              <a:gd name="adj1" fmla="val -11357"/>
                              <a:gd name="adj2" fmla="val 5577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0104" w:rsidRDefault="00FA0104" w:rsidP="004F25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 name="直線單箭頭接點 939"/>
                        <wps:cNvCnPr/>
                        <wps:spPr>
                          <a:xfrm>
                            <a:off x="4134556" y="759318"/>
                            <a:ext cx="8841" cy="647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40" name="直線單箭頭接點 940"/>
                        <wps:cNvCnPr/>
                        <wps:spPr>
                          <a:xfrm flipH="1">
                            <a:off x="4270065" y="514185"/>
                            <a:ext cx="11" cy="8927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941" name="群組 941"/>
                        <wpg:cNvGrpSpPr/>
                        <wpg:grpSpPr>
                          <a:xfrm>
                            <a:off x="4022033" y="1840530"/>
                            <a:ext cx="190964" cy="579175"/>
                            <a:chOff x="1707097" y="1764698"/>
                            <a:chExt cx="190964" cy="579175"/>
                          </a:xfrm>
                        </wpg:grpSpPr>
                        <wps:wsp>
                          <wps:cNvPr id="942" name="直線接點 942"/>
                          <wps:cNvCnPr/>
                          <wps:spPr>
                            <a:xfrm>
                              <a:off x="1707097" y="1764992"/>
                              <a:ext cx="168" cy="5788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3" name="直線接點 943"/>
                          <wps:cNvCnPr/>
                          <wps:spPr>
                            <a:xfrm flipH="1">
                              <a:off x="1897874" y="1921077"/>
                              <a:ext cx="1" cy="283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4" name="直線接點 944"/>
                          <wps:cNvCnPr/>
                          <wps:spPr>
                            <a:xfrm>
                              <a:off x="1712693" y="1764698"/>
                              <a:ext cx="185368" cy="15653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5" name="直線接點 945"/>
                          <wps:cNvCnPr/>
                          <wps:spPr>
                            <a:xfrm flipV="1">
                              <a:off x="1712525" y="2204977"/>
                              <a:ext cx="185536" cy="138653"/>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946" name="直線單箭頭接點 946"/>
                        <wps:cNvCnPr/>
                        <wps:spPr>
                          <a:xfrm>
                            <a:off x="4140008" y="1534694"/>
                            <a:ext cx="9515" cy="410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47" name="直線接點 947"/>
                        <wps:cNvCnPr/>
                        <wps:spPr>
                          <a:xfrm>
                            <a:off x="3540887" y="1158564"/>
                            <a:ext cx="965" cy="8381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8" name="直線單箭頭接點 948"/>
                        <wps:cNvCnPr/>
                        <wps:spPr>
                          <a:xfrm>
                            <a:off x="3547639" y="1996576"/>
                            <a:ext cx="4798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49" name="雲朵形圖說文字 949"/>
                        <wps:cNvSpPr/>
                        <wps:spPr>
                          <a:xfrm>
                            <a:off x="5134780" y="1406223"/>
                            <a:ext cx="416691" cy="260430"/>
                          </a:xfrm>
                          <a:prstGeom prst="cloudCallout">
                            <a:avLst>
                              <a:gd name="adj1" fmla="val -11357"/>
                              <a:gd name="adj2" fmla="val 5577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0104" w:rsidRDefault="00FA0104" w:rsidP="004F25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 name="直線單箭頭接點 950"/>
                        <wps:cNvCnPr/>
                        <wps:spPr>
                          <a:xfrm>
                            <a:off x="5293437" y="764526"/>
                            <a:ext cx="8841" cy="647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51" name="直線單箭頭接點 951"/>
                        <wps:cNvCnPr/>
                        <wps:spPr>
                          <a:xfrm flipH="1">
                            <a:off x="5428946" y="519393"/>
                            <a:ext cx="11" cy="8927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952" name="群組 952"/>
                        <wpg:cNvGrpSpPr/>
                        <wpg:grpSpPr>
                          <a:xfrm>
                            <a:off x="5180914" y="1845738"/>
                            <a:ext cx="190964" cy="579175"/>
                            <a:chOff x="1707097" y="1764698"/>
                            <a:chExt cx="190964" cy="579175"/>
                          </a:xfrm>
                        </wpg:grpSpPr>
                        <wps:wsp>
                          <wps:cNvPr id="953" name="直線接點 953"/>
                          <wps:cNvCnPr/>
                          <wps:spPr>
                            <a:xfrm>
                              <a:off x="1707097" y="1764992"/>
                              <a:ext cx="168" cy="5788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4" name="直線接點 954"/>
                          <wps:cNvCnPr/>
                          <wps:spPr>
                            <a:xfrm flipH="1">
                              <a:off x="1897874" y="1921077"/>
                              <a:ext cx="1" cy="283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5" name="直線接點 955"/>
                          <wps:cNvCnPr/>
                          <wps:spPr>
                            <a:xfrm>
                              <a:off x="1712693" y="1764698"/>
                              <a:ext cx="185368" cy="15653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6" name="直線接點 956"/>
                          <wps:cNvCnPr/>
                          <wps:spPr>
                            <a:xfrm flipV="1">
                              <a:off x="1712525" y="2204977"/>
                              <a:ext cx="185536" cy="138653"/>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957" name="直線單箭頭接點 957"/>
                        <wps:cNvCnPr/>
                        <wps:spPr>
                          <a:xfrm>
                            <a:off x="5298889" y="1539902"/>
                            <a:ext cx="9515" cy="410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58" name="直線接點 958"/>
                        <wps:cNvCnPr/>
                        <wps:spPr>
                          <a:xfrm>
                            <a:off x="4699768" y="1163772"/>
                            <a:ext cx="965" cy="8381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9" name="直線單箭頭接點 959"/>
                        <wps:cNvCnPr/>
                        <wps:spPr>
                          <a:xfrm>
                            <a:off x="4706520" y="2001784"/>
                            <a:ext cx="4798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0" name="直線接點 960"/>
                        <wps:cNvCnPr/>
                        <wps:spPr>
                          <a:xfrm>
                            <a:off x="5149678" y="758659"/>
                            <a:ext cx="14323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1" name="直線接點 961"/>
                        <wps:cNvCnPr/>
                        <wps:spPr>
                          <a:xfrm>
                            <a:off x="5142830" y="519392"/>
                            <a:ext cx="2936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2" name="直線單箭頭接點 962"/>
                        <wps:cNvCnPr/>
                        <wps:spPr>
                          <a:xfrm>
                            <a:off x="1232871" y="2244835"/>
                            <a:ext cx="4798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3" name="文字方塊 963"/>
                        <wps:cNvSpPr txBox="1"/>
                        <wps:spPr>
                          <a:xfrm>
                            <a:off x="692150" y="2042151"/>
                            <a:ext cx="540133" cy="3178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104" w:rsidRPr="000431AA" w:rsidRDefault="00FA0104" w:rsidP="004F2567">
                              <w:pPr>
                                <w:rPr>
                                  <w:rFonts w:eastAsiaTheme="minorEastAsia"/>
                                </w:rPr>
                              </w:pPr>
                              <w:r>
                                <w:rPr>
                                  <w:rFonts w:eastAsiaTheme="minorEastAsia" w:hint="eastAsia"/>
                                </w:rPr>
                                <w:t>1</w:t>
                              </w:r>
                              <w:r>
                                <w:rPr>
                                  <w:rFonts w:eastAsiaTheme="minorEastAsia"/>
                                </w:rPr>
                                <w:t>’</w:t>
                              </w:r>
                              <w:r>
                                <w:rPr>
                                  <w:rFonts w:eastAsiaTheme="minorEastAsia" w:hint="eastAsia"/>
                                </w:rPr>
                                <w:t>b0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4" name="直線單箭頭接點 964"/>
                        <wps:cNvCnPr/>
                        <wps:spPr>
                          <a:xfrm>
                            <a:off x="2378843" y="2244835"/>
                            <a:ext cx="4798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5" name="直線單箭頭接點 965"/>
                        <wps:cNvCnPr/>
                        <wps:spPr>
                          <a:xfrm>
                            <a:off x="3536479" y="2279002"/>
                            <a:ext cx="4798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6" name="直線單箭頭接點 966"/>
                        <wps:cNvCnPr/>
                        <wps:spPr>
                          <a:xfrm>
                            <a:off x="4699654" y="2290403"/>
                            <a:ext cx="4798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7" name="直線接點 967"/>
                        <wps:cNvCnPr/>
                        <wps:spPr>
                          <a:xfrm flipV="1">
                            <a:off x="1897820" y="2141118"/>
                            <a:ext cx="480789" cy="1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8" name="直線接點 968"/>
                        <wps:cNvCnPr/>
                        <wps:spPr>
                          <a:xfrm flipV="1">
                            <a:off x="2377360" y="2141297"/>
                            <a:ext cx="0" cy="1031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9" name="直線接點 969"/>
                        <wps:cNvCnPr/>
                        <wps:spPr>
                          <a:xfrm flipV="1">
                            <a:off x="3056825" y="2175647"/>
                            <a:ext cx="480789" cy="1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0" name="直線接點 970"/>
                        <wps:cNvCnPr/>
                        <wps:spPr>
                          <a:xfrm flipV="1">
                            <a:off x="3536365" y="2175826"/>
                            <a:ext cx="0" cy="1031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1" name="直線接點 971"/>
                        <wps:cNvCnPr/>
                        <wps:spPr>
                          <a:xfrm flipV="1">
                            <a:off x="4226865" y="2141299"/>
                            <a:ext cx="480789" cy="1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2" name="直線接點 972"/>
                        <wps:cNvCnPr/>
                        <wps:spPr>
                          <a:xfrm flipV="1">
                            <a:off x="4699192" y="2140581"/>
                            <a:ext cx="155" cy="1496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3" name="直線單箭頭接點 973"/>
                        <wps:cNvCnPr/>
                        <wps:spPr>
                          <a:xfrm>
                            <a:off x="5361011" y="2157126"/>
                            <a:ext cx="19037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4" name="文字方塊 974"/>
                        <wps:cNvSpPr txBox="1"/>
                        <wps:spPr>
                          <a:xfrm>
                            <a:off x="5550198" y="1949689"/>
                            <a:ext cx="1085552" cy="3178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104" w:rsidRPr="004E0FB6" w:rsidRDefault="00FA0104" w:rsidP="004F2567">
                              <w:pPr>
                                <w:rPr>
                                  <w:rFonts w:eastAsiaTheme="minorEastAsia"/>
                                  <w:sz w:val="20"/>
                                  <w:szCs w:val="20"/>
                                </w:rPr>
                              </w:pPr>
                              <w:r w:rsidRPr="004E0FB6">
                                <w:rPr>
                                  <w:rFonts w:eastAsiaTheme="minorEastAsia"/>
                                  <w:sz w:val="20"/>
                                  <w:szCs w:val="20"/>
                                </w:rPr>
                                <w:t>B</w:t>
                              </w:r>
                              <w:r w:rsidRPr="004E0FB6">
                                <w:rPr>
                                  <w:rFonts w:eastAsiaTheme="minorEastAsia" w:hint="eastAsia"/>
                                  <w:sz w:val="20"/>
                                  <w:szCs w:val="20"/>
                                </w:rPr>
                                <w:t>id_write_ack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畫布 975" o:spid="_x0000_s1135" editas="canvas" style="width:41.1pt;height:15.7pt;mso-position-horizontal-relative:char;mso-position-vertical-relative:line" coordsize="521970,199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">
                <v:shape id="_x0000_s1136" type="#_x0000_t75" style="position:absolute;width:521970;height:199390;visibility:visible;mso-wrap-style:square">
                  <v:fill o:detectmouseclick="t"/>
                  <v:path o:connecttype="none"/>
                </v:shape>
                <v:shape id="文字方塊 889" o:spid="_x0000_s1137" type="#_x0000_t202" style="position:absolute;left:1007544;top:367957;width:717083;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kna8YA&#10;AADcAAAADwAAAGRycy9kb3ducmV2LnhtbESPT2vCQBTE7wW/w/IEb3Wjh7JNXaUVREFb8M+lt0f2&#10;mcRk34bsNibfvlsoeBxm5jfMYtXbWnTU+tKxhtk0AUGcOVNyruFy3jwrED4gG6wdk4aBPKyWo6cF&#10;psbd+UjdKeQiQtinqKEIoUml9FlBFv3UNcTRu7rWYoiyzaVp8R7htpbzJHmRFkuOCwU2tC4oq04/&#10;VkP1sV1f9vPv3bC9qcPXUB06/6m0noz79zcQgfrwCP+3d0aDUq/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1kna8YAAADcAAAADwAAAAAAAAAAAAAAAACYAgAAZHJz&#10;L2Rvd25yZXYueG1sUEsFBgAAAAAEAAQA9QAAAIsDAAAAAA==&#10;" fillcolor="white [3201]" strokeweight="1pt">
                  <v:textbox>
                    <w:txbxContent>
                      <w:p w:rsidR="00FA0104" w:rsidRPr="006D1B26" w:rsidRDefault="00FA0104" w:rsidP="004F2567">
                        <w:pPr>
                          <w:jc w:val="center"/>
                          <w:rPr>
                            <w:rFonts w:eastAsiaTheme="minorEastAsia"/>
                          </w:rPr>
                        </w:pPr>
                        <w:r>
                          <w:rPr>
                            <w:rFonts w:eastAsiaTheme="minorEastAsia" w:hint="eastAsia"/>
                          </w:rPr>
                          <w:t>Valid0</w:t>
                        </w:r>
                      </w:p>
                    </w:txbxContent>
                  </v:textbox>
                </v:shape>
                <v:shape id="文字方塊 890" o:spid="_x0000_s1138" type="#_x0000_t202" style="position:absolute;left:1007544;top:623482;width:717083;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oYK8IA&#10;AADcAAAADwAAAGRycy9kb3ducmV2LnhtbERPTYvCMBC9L/gfwgje1lQPUqtRVBAFXWFdL96GZmxr&#10;m0lpYm3//eawsMfH+16uO1OJlhpXWFYwGUcgiFOrC84U3H72nzEI55E1VpZJQU8O1qvBxxITbd/8&#10;Te3VZyKEsEtQQe59nUjp0pwMurGtiQP3sI1BH2CTSd3gO4SbSk6jaCYNFhwacqxpl1NaXl9GQbk9&#10;7G6n6f3YH57x+dKX59Z9xUqNht1mAcJT5//Ff+6jVhDPw/xwJhwB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uhgrwgAAANwAAAAPAAAAAAAAAAAAAAAAAJgCAABkcnMvZG93&#10;bnJldi54bWxQSwUGAAAAAAQABAD1AAAAhwMAAAAA&#10;" fillcolor="white [3201]" strokeweight="1pt">
                  <v:textbox>
                    <w:txbxContent>
                      <w:p w:rsidR="00FA0104" w:rsidRPr="006D1B26" w:rsidRDefault="00FA0104" w:rsidP="004F2567">
                        <w:pPr>
                          <w:jc w:val="center"/>
                          <w:rPr>
                            <w:rFonts w:eastAsiaTheme="minorEastAsia"/>
                          </w:rPr>
                        </w:pPr>
                        <w:r>
                          <w:rPr>
                            <w:rFonts w:eastAsiaTheme="minorEastAsia" w:hint="eastAsia"/>
                          </w:rPr>
                          <w:t>ID0</w:t>
                        </w:r>
                      </w:p>
                    </w:txbxContent>
                  </v:textbox>
                </v:shape>
                <v:shape id="文字方塊 891" o:spid="_x0000_s1139" type="#_x0000_t202" style="position:absolute;left:1007545;top:890766;width:717082;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9sMUA&#10;AADcAAAADwAAAGRycy9kb3ducmV2LnhtbESPQWvCQBSE7wX/w/IEb3Wjh5JGV1FBFNRC1Yu3R/aZ&#10;xGTfhuw2Jv/eLRR6HGbmG2a+7EwlWmpcYVnBZByBIE6tLjhTcL1s32MQziNrrCyTgp4cLBeDtzkm&#10;2j75m9qzz0SAsEtQQe59nUjp0pwMurGtiYN3t41BH2STSd3gM8BNJadR9CENFhwWcqxpk1Nann+M&#10;gnK921wP09u+3z3i41dfHlt3ipUaDbvVDISnzv+H/9p7rSD+nMDvmXA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9r2wxQAAANwAAAAPAAAAAAAAAAAAAAAAAJgCAABkcnMv&#10;ZG93bnJldi54bWxQSwUGAAAAAAQABAD1AAAAigMAAAAA&#10;" fillcolor="white [3201]" strokeweight="1pt">
                  <v:textbox>
                    <w:txbxContent>
                      <w:p w:rsidR="00FA0104" w:rsidRPr="004E0FB6" w:rsidRDefault="00FA0104" w:rsidP="004F2567">
                        <w:pPr>
                          <w:jc w:val="center"/>
                          <w:rPr>
                            <w:rFonts w:eastAsiaTheme="minorEastAsia"/>
                            <w:sz w:val="16"/>
                            <w:szCs w:val="16"/>
                          </w:rPr>
                        </w:pPr>
                        <w:r w:rsidRPr="004E0FB6">
                          <w:rPr>
                            <w:rFonts w:eastAsiaTheme="minorEastAsia" w:hint="eastAsia"/>
                            <w:sz w:val="16"/>
                            <w:szCs w:val="16"/>
                          </w:rPr>
                          <w:t xml:space="preserve">Write </w:t>
                        </w:r>
                        <w:proofErr w:type="spellStart"/>
                        <w:r w:rsidRPr="004E0FB6">
                          <w:rPr>
                            <w:rFonts w:eastAsiaTheme="minorEastAsia" w:hint="eastAsia"/>
                            <w:sz w:val="16"/>
                            <w:szCs w:val="16"/>
                          </w:rPr>
                          <w:t>ack</w:t>
                        </w:r>
                        <w:proofErr w:type="spellEnd"/>
                      </w:p>
                    </w:txbxContent>
                  </v:textbox>
                </v:shape>
                <v:shapetype id="_x0000_t32" coordsize="21600,21600" o:spt="32" o:oned="t" path="m,l21600,21600e" filled="f">
                  <v:path arrowok="t" fillok="f" o:connecttype="none"/>
                  <o:lock v:ext="edit" shapetype="t"/>
                </v:shapetype>
                <v:shape id="直線單箭頭接點 892" o:spid="_x0000_s1140" type="#_x0000_t32" style="position:absolute;left:590858;top:501543;width:416686;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H38MAAADcAAAADwAAAGRycy9kb3ducmV2LnhtbESPT4vCMBTE78J+h/AWvGmqS6VbjSJC&#10;Wa/+Wdi9PZtnW2xeSpNq/fZGEDwOM/MbZrHqTS2u1LrKsoLJOAJBnFtdcaHgeMhGCQjnkTXWlknB&#10;nRyslh+DBaba3nhH170vRICwS1FB6X2TSunykgy6sW2Ig3e2rUEfZFtI3eItwE0tp1E0kwYrDgsl&#10;NrQpKb/sO6Pg63zqfxK/lkn2ZzddF8fxb/av1PCzX89BeOr9O/xqb7WC5HsK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Rx9/DAAAA3AAAAA8AAAAAAAAAAAAA&#10;AAAAoQIAAGRycy9kb3ducmV2LnhtbFBLBQYAAAAABAAEAPkAAACRAwAAAAA=&#10;" strokecolor="#4579b8 [3044]">
                  <v:stroke endarrow="open"/>
                </v:shape>
                <v:shape id="直線單箭頭接點 893" o:spid="_x0000_s1141" type="#_x0000_t32" style="position:absolute;left:590858;top:767845;width:416687;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1iRMMAAADcAAAADwAAAGRycy9kb3ducmV2LnhtbESPQYvCMBSE7wv+h/AEb2uq0qVWo4hQ&#10;9Lqugt6ezbMtNi+lSbX+e7OwsMdhZr5hluve1OJBrassK5iMIxDEudUVFwqOP9lnAsJ5ZI21ZVLw&#10;Igfr1eBjiam2T/6mx8EXIkDYpaig9L5JpXR5SQbd2DbEwbvZ1qAPsi2kbvEZ4KaW0yj6kgYrDgsl&#10;NrQtKb8fOqNgdrv2u8RvZJKd7bbr4jg+ZRelRsN+swDhqff/4b/2XitI5jP4PROOgF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YkTDAAAA3AAAAA8AAAAAAAAAAAAA&#10;AAAAoQIAAGRycy9kb3ducmV2LnhtbFBLBQYAAAAABAAEAPkAAACRAwAAAAA=&#10;" strokecolor="#4579b8 [3044]">
                  <v:stroke endarrow="open"/>
                </v:shape>
                <v:shape id="直線單箭頭接點 894" o:spid="_x0000_s1142" type="#_x0000_t32" style="position:absolute;left:590858;top:1022488;width:416687;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T6MMQAAADcAAAADwAAAGRycy9kb3ducmV2LnhtbESPQWvCQBSE70L/w/IKvZlNtSkxuooI&#10;oV7VFurtmX0modm3IbvR+O+7guBxmJlvmMVqMI24UOdqywreoxgEcWF1zaWC70M+TkE4j6yxsUwK&#10;buRgtXwZLTDT9so7uux9KQKEXYYKKu/bTEpXVGTQRbYlDt7ZdgZ9kF0pdYfXADeNnMTxpzRYc1io&#10;sKVNRcXfvjcKpufT8JX6tUzzX7vp+yRJfvKjUm+vw3oOwtPgn+FHe6sVpLMPuJ8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NPowxAAAANwAAAAPAAAAAAAAAAAA&#10;AAAAAKECAABkcnMvZG93bnJldi54bWxQSwUGAAAAAAQABAD5AAAAkgMAAAAA&#10;" strokecolor="#4579b8 [3044]">
                  <v:stroke endarrow="open"/>
                </v:shape>
                <v:shape id="文字方塊 895" o:spid="_x0000_s1143" type="#_x0000_t202" style="position:absolute;top:312256;width:932815;height:31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ZqsscA&#10;AADcAAAADwAAAGRycy9kb3ducmV2LnhtbESPQWvCQBSE7wX/w/KE3uqmghJTVwmBYCn2oPXi7TX7&#10;TEKzb2N2m0R/fbdQ6HGYmW+Y9XY0jeipc7VlBc+zCARxYXXNpYLTR/4Ug3AeWWNjmRTcyMF2M3lY&#10;Y6LtwAfqj74UAcIuQQWV920ipSsqMuhmtiUO3sV2Bn2QXSl1h0OAm0bOo2gpDdYcFipsKauo+Dp+&#10;GwVvWf6Oh8+5ie9Ntttf0vZ6Oi+UepyO6QsIT6P/D/+1X7WCeLWA3zPhCM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WarLHAAAA3AAAAA8AAAAAAAAAAAAAAAAAmAIAAGRy&#10;cy9kb3ducmV2LnhtbFBLBQYAAAAABAAEAPUAAACMAwAAAAA=&#10;" filled="f" stroked="f" strokeweight=".5pt">
                  <v:textbox>
                    <w:txbxContent>
                      <w:p w:rsidR="00FA0104" w:rsidRPr="000431AA" w:rsidRDefault="00FA0104" w:rsidP="004F2567">
                        <w:pPr>
                          <w:rPr>
                            <w:rFonts w:eastAsiaTheme="minorEastAsia"/>
                          </w:rPr>
                        </w:pPr>
                        <w:proofErr w:type="spellStart"/>
                        <w:r>
                          <w:rPr>
                            <w:rFonts w:eastAsiaTheme="minorEastAsia" w:hint="eastAsia"/>
                          </w:rPr>
                          <w:t>wca_grant</w:t>
                        </w:r>
                        <w:proofErr w:type="spellEnd"/>
                      </w:p>
                    </w:txbxContent>
                  </v:textbox>
                </v:shape>
                <v:shape id="文字方塊 896" o:spid="_x0000_s1144" type="#_x0000_t202" style="position:absolute;top:572877;width:932815;height:317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0xccA&#10;AADcAAAADwAAAGRycy9kb3ducmV2LnhtbESPQWvCQBSE70L/w/IKvenGQEOauooEQovYg9ZLb6/Z&#10;ZxLMvk2zWxP99V1B6HGYmW+YxWo0rThT7xrLCuazCARxaXXDlYLDZzFNQTiPrLG1TAou5GC1fJgs&#10;MNN24B2d974SAcIuQwW1910mpStrMuhmtiMO3tH2Bn2QfSV1j0OAm1bGUZRIgw2HhRo7ymsqT/tf&#10;o2CTFx+4+45Nem3zt+1x3f0cvp6Venoc168gPI3+P3xvv2sF6UsC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E9MXHAAAA3AAAAA8AAAAAAAAAAAAAAAAAmAIAAGRy&#10;cy9kb3ducmV2LnhtbFBLBQYAAAAABAAEAPUAAACMAwAAAAA=&#10;" filled="f" stroked="f" strokeweight=".5pt">
                  <v:textbox>
                    <w:txbxContent>
                      <w:p w:rsidR="00FA0104" w:rsidRPr="000431AA" w:rsidRDefault="00FA0104" w:rsidP="004F2567">
                        <w:pPr>
                          <w:rPr>
                            <w:rFonts w:eastAsiaTheme="minorEastAsia"/>
                          </w:rPr>
                        </w:pPr>
                        <w:proofErr w:type="spellStart"/>
                        <w:r>
                          <w:rPr>
                            <w:rFonts w:eastAsiaTheme="minorEastAsia" w:hint="eastAsia"/>
                          </w:rPr>
                          <w:t>req_id</w:t>
                        </w:r>
                        <w:proofErr w:type="spellEnd"/>
                      </w:p>
                    </w:txbxContent>
                  </v:textbox>
                </v:shape>
                <v:shape id="文字方塊 897" o:spid="_x0000_s1145" type="#_x0000_t202" style="position:absolute;top:810158;width:932815;height:317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RXsYA&#10;AADcAAAADwAAAGRycy9kb3ducmV2LnhtbESPQWvCQBSE70L/w/IKvemmgpqmriIBUaQeTL14e2af&#10;SWj2bZrdauyvdwXB4zAz3zDTeWdqcabWVZYVvA8iEMS51RUXCvbfy34MwnlkjbVlUnAlB/PZS2+K&#10;ibYX3tE584UIEHYJKii9bxIpXV6SQTewDXHwTrY16INsC6lbvAS4qeUwisbSYMVhocSG0pLyn+zP&#10;KNikyy3ujkMT/9fp6uu0aH73h5FSb6/d4hOEp84/w4/2WiuIPyZ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hRXsYAAADcAAAADwAAAAAAAAAAAAAAAACYAgAAZHJz&#10;L2Rvd25yZXYueG1sUEsFBgAAAAAEAAQA9QAAAIsDAAAAAA==&#10;" filled="f" stroked="f" strokeweight=".5pt">
                  <v:textbox>
                    <w:txbxContent>
                      <w:p w:rsidR="00FA0104" w:rsidRPr="000431AA" w:rsidRDefault="00FA0104" w:rsidP="004F2567">
                        <w:pPr>
                          <w:rPr>
                            <w:rFonts w:eastAsiaTheme="minorEastAsia"/>
                          </w:rPr>
                        </w:pPr>
                        <w:proofErr w:type="gramStart"/>
                        <w:r>
                          <w:rPr>
                            <w:rFonts w:eastAsiaTheme="minorEastAsia" w:hint="eastAsia"/>
                          </w:rPr>
                          <w:t>write</w:t>
                        </w:r>
                        <w:proofErr w:type="gramEnd"/>
                        <w:r>
                          <w:rPr>
                            <w:rFonts w:eastAsiaTheme="minorEastAsia" w:hint="eastAsia"/>
                          </w:rPr>
                          <w:t xml:space="preserve"> </w:t>
                        </w:r>
                        <w:proofErr w:type="spellStart"/>
                        <w:r>
                          <w:rPr>
                            <w:rFonts w:eastAsiaTheme="minorEastAsia" w:hint="eastAsia"/>
                          </w:rPr>
                          <w:t>ack</w:t>
                        </w:r>
                        <w:proofErr w:type="spellEnd"/>
                      </w:p>
                    </w:txbxContent>
                  </v:textbox>
                </v:shape>
                <v:shape id="文字方塊 898" o:spid="_x0000_s1146" type="#_x0000_t202" style="position:absolute;left:2159033;top:367971;width:717083;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ULcIA&#10;AADcAAAADwAAAGRycy9kb3ducmV2LnhtbERPTYvCMBC9L/gfwgje1lQPUqtRVBAFXWFdL96GZmxr&#10;m0lpYm3//eawsMfH+16uO1OJlhpXWFYwGUcgiFOrC84U3H72nzEI55E1VpZJQU8O1qvBxxITbd/8&#10;Te3VZyKEsEtQQe59nUjp0pwMurGtiQP3sI1BH2CTSd3gO4SbSk6jaCYNFhwacqxpl1NaXl9GQbk9&#10;7G6n6f3YH57x+dKX59Z9xUqNht1mAcJT5//Ff+6jVhDPw9pwJhwB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zBQtwgAAANwAAAAPAAAAAAAAAAAAAAAAAJgCAABkcnMvZG93&#10;bnJldi54bWxQSwUGAAAAAAQABAD1AAAAhwMAAAAA&#10;" fillcolor="white [3201]" strokeweight="1pt">
                  <v:textbox>
                    <w:txbxContent>
                      <w:p w:rsidR="00FA0104" w:rsidRPr="006D1B26" w:rsidRDefault="00FA0104" w:rsidP="004F2567">
                        <w:pPr>
                          <w:jc w:val="center"/>
                          <w:rPr>
                            <w:rFonts w:eastAsiaTheme="minorEastAsia"/>
                          </w:rPr>
                        </w:pPr>
                        <w:r>
                          <w:rPr>
                            <w:rFonts w:eastAsiaTheme="minorEastAsia" w:hint="eastAsia"/>
                          </w:rPr>
                          <w:t>Valid1</w:t>
                        </w:r>
                      </w:p>
                    </w:txbxContent>
                  </v:textbox>
                </v:shape>
                <v:shape id="文字方塊 899" o:spid="_x0000_s1147" type="#_x0000_t202" style="position:absolute;left:2159033;top:623496;width:717083;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xtsUA&#10;AADcAAAADwAAAGRycy9kb3ducmV2LnhtbESPQWvCQBSE7wX/w/IEb3WjB4nRVVQQhdpC1Yu3R/aZ&#10;xGTfhuwak3/fLRR6HGbmG2a57kwlWmpcYVnBZByBIE6tLjhTcL3s32MQziNrrCyTgp4crFeDtyUm&#10;2r74m9qzz0SAsEtQQe59nUjp0pwMurGtiYN3t41BH2STSd3gK8BNJadRNJMGCw4LOda0yyktz0+j&#10;oNwedteP6e3YHx7x6asvT637jJUaDbvNAoSnzv+H/9pHrSCez+H3TDg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gLG2xQAAANwAAAAPAAAAAAAAAAAAAAAAAJgCAABkcnMv&#10;ZG93bnJldi54bWxQSwUGAAAAAAQABAD1AAAAigMAAAAA&#10;" fillcolor="white [3201]" strokeweight="1pt">
                  <v:textbox>
                    <w:txbxContent>
                      <w:p w:rsidR="00FA0104" w:rsidRPr="006D1B26" w:rsidRDefault="00FA0104" w:rsidP="004F2567">
                        <w:pPr>
                          <w:jc w:val="center"/>
                          <w:rPr>
                            <w:rFonts w:eastAsiaTheme="minorEastAsia"/>
                          </w:rPr>
                        </w:pPr>
                        <w:r>
                          <w:rPr>
                            <w:rFonts w:eastAsiaTheme="minorEastAsia" w:hint="eastAsia"/>
                          </w:rPr>
                          <w:t>ID1</w:t>
                        </w:r>
                      </w:p>
                    </w:txbxContent>
                  </v:textbox>
                </v:shape>
                <v:shape id="文字方塊 900" o:spid="_x0000_s1148" type="#_x0000_t202" style="position:absolute;left:2159034;top:890780;width:717082;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CMcIA&#10;AADcAAAADwAAAGRycy9kb3ducmV2LnhtbERPy4rCMBTdC/5DuII7TXUhtWMUFURBR/Cxmd2ludN2&#10;2tyUJtb27yeLgVkeznu16UwlWmpcYVnBbBqBIE6tLjhT8HwcJjEI55E1VpZJQU8ONuvhYIWJtm++&#10;UXv3mQgh7BJUkHtfJ1K6NCeDbmpr4sB928agD7DJpG7wHcJNJedRtJAGCw4NOda0zykt7y+joNwd&#10;98/z/OvUH3/iy7UvL637jJUaj7rtBwhPnf8X/7lPWsEyCvPDmXA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YIxwgAAANwAAAAPAAAAAAAAAAAAAAAAAJgCAABkcnMvZG93&#10;bnJldi54bWxQSwUGAAAAAAQABAD1AAAAhwMAAAAA&#10;" fillcolor="white [3201]" strokeweight="1pt">
                  <v:textbox>
                    <w:txbxContent>
                      <w:p w:rsidR="00FA0104" w:rsidRPr="004E0FB6" w:rsidRDefault="00FA0104" w:rsidP="004E0FB6">
                        <w:pPr>
                          <w:jc w:val="center"/>
                          <w:rPr>
                            <w:rFonts w:eastAsiaTheme="minorEastAsia"/>
                            <w:sz w:val="16"/>
                            <w:szCs w:val="16"/>
                          </w:rPr>
                        </w:pPr>
                        <w:r w:rsidRPr="004E0FB6">
                          <w:rPr>
                            <w:rFonts w:eastAsiaTheme="minorEastAsia" w:hint="eastAsia"/>
                            <w:sz w:val="16"/>
                            <w:szCs w:val="16"/>
                          </w:rPr>
                          <w:t xml:space="preserve">Write </w:t>
                        </w:r>
                        <w:proofErr w:type="spellStart"/>
                        <w:r w:rsidRPr="004E0FB6">
                          <w:rPr>
                            <w:rFonts w:eastAsiaTheme="minorEastAsia" w:hint="eastAsia"/>
                            <w:sz w:val="16"/>
                            <w:szCs w:val="16"/>
                          </w:rPr>
                          <w:t>ack</w:t>
                        </w:r>
                        <w:proofErr w:type="spellEnd"/>
                      </w:p>
                      <w:p w:rsidR="00FA0104" w:rsidRPr="006D1B26" w:rsidRDefault="00FA0104" w:rsidP="004F2567">
                        <w:pPr>
                          <w:jc w:val="center"/>
                          <w:rPr>
                            <w:rFonts w:eastAsiaTheme="minorEastAsia"/>
                          </w:rPr>
                        </w:pPr>
                        <w:r>
                          <w:rPr>
                            <w:rFonts w:eastAsiaTheme="minorEastAsia" w:hint="eastAsia"/>
                          </w:rPr>
                          <w:t>Precise1</w:t>
                        </w:r>
                      </w:p>
                    </w:txbxContent>
                  </v:textbox>
                </v:shape>
                <v:shape id="直線單箭頭接點 901" o:spid="_x0000_s1149" type="#_x0000_t32" style="position:absolute;left:1742347;top:501557;width:416686;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jDssMAAADcAAAADwAAAGRycy9kb3ducmV2LnhtbESPT4vCMBTE78J+h/CEvWnqSqVbjSJC&#10;ca/+Wdi9PZtnW2xeSpNq/fZGEDwOM/MbZrHqTS2u1LrKsoLJOAJBnFtdcaHgeMhGCQjnkTXWlknB&#10;nRyslh+DBaba3nhH170vRICwS1FB6X2TSunykgy6sW2Ig3e2rUEfZFtI3eItwE0tv6JoJg1WHBZK&#10;bGhTUn7Zd0bB9Hzqt4lfyyT7s5uui+P4N/tX6nPYr+cgPPX+HX61f7SC72gC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ow7LDAAAA3AAAAA8AAAAAAAAAAAAA&#10;AAAAoQIAAGRycy9kb3ducmV2LnhtbFBLBQYAAAAABAAEAPkAAACRAwAAAAA=&#10;" strokecolor="#4579b8 [3044]">
                  <v:stroke endarrow="open"/>
                </v:shape>
                <v:shape id="直線單箭頭接點 902" o:spid="_x0000_s1150" type="#_x0000_t32" style="position:absolute;left:1742347;top:767859;width:416687;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dxcMAAADcAAAADwAAAGRycy9kb3ducmV2LnhtbESPT4vCMBTE78J+h/AWvGmqS6VbjSJC&#10;Wa/+Wdi9PZtnW2xeSpNq/fZGEDwOM/MbZrHqTS2u1LrKsoLJOAJBnFtdcaHgeMhGCQjnkTXWlknB&#10;nRyslh+DBaba3nhH170vRICwS1FB6X2TSunykgy6sW2Ig3e2rUEfZFtI3eItwE0tp1E0kwYrDgsl&#10;NrQpKb/sO6Pg63zqfxK/lkn2ZzddF8fxb/av1PCzX89BeOr9O/xqb7WC72gK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6XcXDAAAA3AAAAA8AAAAAAAAAAAAA&#10;AAAAoQIAAGRycy9kb3ducmV2LnhtbFBLBQYAAAAABAAEAPkAAACRAwAAAAA=&#10;" strokecolor="#4579b8 [3044]">
                  <v:stroke endarrow="open"/>
                </v:shape>
                <v:shape id="直線單箭頭接點 903" o:spid="_x0000_s1151" type="#_x0000_t32" style="position:absolute;left:1742347;top:1022502;width:416687;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b4XsMAAADcAAAADwAAAGRycy9kb3ducmV2LnhtbESPQYvCMBSE7wv+h/AEb2uq0qVWo4hQ&#10;9Lqugt6ezbMtNi+lSbX+e7OwsMdhZr5hluve1OJBrassK5iMIxDEudUVFwqOP9lnAsJ5ZI21ZVLw&#10;Igfr1eBjiam2T/6mx8EXIkDYpaig9L5JpXR5SQbd2DbEwbvZ1qAPsi2kbvEZ4KaW0yj6kgYrDgsl&#10;NrQtKb8fOqNgdrv2u8RvZJKd7bbr4jg+ZRelRsN+swDhqff/4b/2XiuYRzP4PROOgF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2+F7DAAAA3AAAAA8AAAAAAAAAAAAA&#10;AAAAoQIAAGRycy9kb3ducmV2LnhtbFBLBQYAAAAABAAEAPkAAACRAwAAAAA=&#10;" strokecolor="#4579b8 [3044]">
                  <v:stroke endarrow="open"/>
                </v:shape>
                <v:shape id="文字方塊 904" o:spid="_x0000_s1152" type="#_x0000_t202" style="position:absolute;left:3299332;top:380046;width:717083;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qEMsYA&#10;AADcAAAADwAAAGRycy9kb3ducmV2LnhtbESPQWvCQBSE74L/YXlCb3WjlBKjq6ggCrWFqhdvj+wz&#10;icm+DdltTP59t1DwOMzMN8xi1ZlKtNS4wrKCyTgCQZxaXXCm4HLevcYgnEfWWFkmBT05WC2HgwUm&#10;2j74m9qTz0SAsEtQQe59nUjp0pwMurGtiYN3s41BH2STSd3gI8BNJadR9C4NFhwWcqxpm1Nann6M&#10;gnKz314+ptdDv7/Hx6++PLbuM1bqZdSt5yA8df4Z/m8ftIJZ9AZ/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qEMsYAAADcAAAADwAAAAAAAAAAAAAAAACYAgAAZHJz&#10;L2Rvd25yZXYueG1sUEsFBgAAAAAEAAQA9QAAAIsDAAAAAA==&#10;" fillcolor="white [3201]" strokeweight="1pt">
                  <v:textbox>
                    <w:txbxContent>
                      <w:p w:rsidR="00FA0104" w:rsidRPr="006D1B26" w:rsidRDefault="00FA0104" w:rsidP="004F2567">
                        <w:pPr>
                          <w:jc w:val="center"/>
                          <w:rPr>
                            <w:rFonts w:eastAsiaTheme="minorEastAsia"/>
                          </w:rPr>
                        </w:pPr>
                        <w:r>
                          <w:rPr>
                            <w:rFonts w:eastAsiaTheme="minorEastAsia" w:hint="eastAsia"/>
                          </w:rPr>
                          <w:t>Valid2</w:t>
                        </w:r>
                      </w:p>
                    </w:txbxContent>
                  </v:textbox>
                </v:shape>
                <v:shape id="文字方塊 905" o:spid="_x0000_s1153" type="#_x0000_t202" style="position:absolute;left:3299332;top:635571;width:717083;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hqcYA&#10;AADcAAAADwAAAGRycy9kb3ducmV2LnhtbESPQWvCQBSE74L/YXlCb3Wj0BKjq6ggCrWFqhdvj+wz&#10;icm+DdltTP59t1DwOMzMN8xi1ZlKtNS4wrKCyTgCQZxaXXCm4HLevcYgnEfWWFkmBT05WC2HgwUm&#10;2j74m9qTz0SAsEtQQe59nUjp0pwMurGtiYN3s41BH2STSd3gI8BNJadR9C4NFhwWcqxpm1Nann6M&#10;gnKz314+ptdDv7/Hx6++PLbuM1bqZdSt5yA8df4Z/m8ftIJZ9AZ/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YhqcYAAADcAAAADwAAAAAAAAAAAAAAAACYAgAAZHJz&#10;L2Rvd25yZXYueG1sUEsFBgAAAAAEAAQA9QAAAIsDAAAAAA==&#10;" fillcolor="white [3201]" strokeweight="1pt">
                  <v:textbox>
                    <w:txbxContent>
                      <w:p w:rsidR="00FA0104" w:rsidRPr="006D1B26" w:rsidRDefault="00FA0104" w:rsidP="004F2567">
                        <w:pPr>
                          <w:jc w:val="center"/>
                          <w:rPr>
                            <w:rFonts w:eastAsiaTheme="minorEastAsia"/>
                          </w:rPr>
                        </w:pPr>
                        <w:r>
                          <w:rPr>
                            <w:rFonts w:eastAsiaTheme="minorEastAsia" w:hint="eastAsia"/>
                          </w:rPr>
                          <w:t>ID2</w:t>
                        </w:r>
                      </w:p>
                    </w:txbxContent>
                  </v:textbox>
                </v:shape>
                <v:shape id="文字方塊 906" o:spid="_x0000_s1154" type="#_x0000_t202" style="position:absolute;left:3299333;top:902855;width:717082;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S/3sUA&#10;AADcAAAADwAAAGRycy9kb3ducmV2LnhtbESPQWvCQBSE7wX/w/IEb3VTD5KmrmIFUVALtV68PbLP&#10;JCb7NmTXmPx7VxB6HGbmG2a26EwlWmpcYVnBxzgCQZxaXXCm4PS3fo9BOI+ssbJMCnpysJgP3maY&#10;aHvnX2qPPhMBwi5BBbn3dSKlS3My6Ma2Jg7exTYGfZBNJnWD9wA3lZxE0VQaLDgs5FjTKqe0PN6M&#10;gvJ7szrtJudtv7nG+5++3LfuECs1GnbLLxCeOv8ffrW3WsFnNIXnmX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9L/exQAAANwAAAAPAAAAAAAAAAAAAAAAAJgCAABkcnMv&#10;ZG93bnJldi54bWxQSwUGAAAAAAQABAD1AAAAigMAAAAA&#10;" fillcolor="white [3201]" strokeweight="1pt">
                  <v:textbox>
                    <w:txbxContent>
                      <w:p w:rsidR="00FA0104" w:rsidRPr="004E0FB6" w:rsidRDefault="00FA0104" w:rsidP="004E0FB6">
                        <w:pPr>
                          <w:jc w:val="center"/>
                          <w:rPr>
                            <w:rFonts w:eastAsiaTheme="minorEastAsia"/>
                            <w:sz w:val="16"/>
                            <w:szCs w:val="16"/>
                          </w:rPr>
                        </w:pPr>
                        <w:r w:rsidRPr="004E0FB6">
                          <w:rPr>
                            <w:rFonts w:eastAsiaTheme="minorEastAsia" w:hint="eastAsia"/>
                            <w:sz w:val="16"/>
                            <w:szCs w:val="16"/>
                          </w:rPr>
                          <w:t xml:space="preserve">Write </w:t>
                        </w:r>
                        <w:proofErr w:type="spellStart"/>
                        <w:r w:rsidRPr="004E0FB6">
                          <w:rPr>
                            <w:rFonts w:eastAsiaTheme="minorEastAsia" w:hint="eastAsia"/>
                            <w:sz w:val="16"/>
                            <w:szCs w:val="16"/>
                          </w:rPr>
                          <w:t>ack</w:t>
                        </w:r>
                        <w:proofErr w:type="spellEnd"/>
                      </w:p>
                      <w:p w:rsidR="00FA0104" w:rsidRPr="006D1B26" w:rsidRDefault="00FA0104" w:rsidP="004F2567">
                        <w:pPr>
                          <w:jc w:val="center"/>
                          <w:rPr>
                            <w:rFonts w:eastAsiaTheme="minorEastAsia"/>
                          </w:rPr>
                        </w:pPr>
                        <w:r>
                          <w:rPr>
                            <w:rFonts w:eastAsiaTheme="minorEastAsia" w:hint="eastAsia"/>
                          </w:rPr>
                          <w:t>ecise2</w:t>
                        </w:r>
                      </w:p>
                    </w:txbxContent>
                  </v:textbox>
                </v:shape>
                <v:shape id="直線單箭頭接點 907" o:spid="_x0000_s1155" type="#_x0000_t32" style="position:absolute;left:2882646;top:513632;width:416686;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3+XcQAAADcAAAADwAAAGRycy9kb3ducmV2LnhtbESPQWvCQBSE74X+h+UVvNVNlbQxugki&#10;BL2qLdTbM/tMQrNvQ3aj8d+7hUKPw8x8w6zy0bTiSr1rLCt4m0YgiEurG64UfB6L1wSE88gaW8uk&#10;4E4O8uz5aYWptjfe0/XgKxEg7FJUUHvfpVK6siaDbmo74uBdbG/QB9lXUvd4C3DTylkUvUuDDYeF&#10;Gjva1FT+HAajYH45j9vEr2VSfNvNMMRx/FWclJq8jOslCE+j/w//tXdawSL6gN8z4QjI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Df5dxAAAANwAAAAPAAAAAAAAAAAA&#10;AAAAAKECAABkcnMvZG93bnJldi54bWxQSwUGAAAAAAQABAD5AAAAkgMAAAAA&#10;" strokecolor="#4579b8 [3044]">
                  <v:stroke endarrow="open"/>
                </v:shape>
                <v:shape id="直線單箭頭接點 908" o:spid="_x0000_s1156" type="#_x0000_t32" style="position:absolute;left:2882646;top:779934;width:416687;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JqL8IAAADcAAAADwAAAGRycy9kb3ducmV2LnhtbERPy0rDQBTdC/7DcIXuzERLJKaZhFII&#10;um2toLvbzM0DM3dCZtLGv+8sCl0ezjsvFzOIM02ut6zgJYpBENdW99wqOH5VzykI55E1DpZJwT85&#10;KIvHhxwzbS+8p/PBtyKEsMtQQef9mEnp6o4MusiOxIFr7GTQBzi1Uk94CeFmkK9x/CYN9hwaOhxp&#10;11H9d5iNgnVzWj5Sv5Vp9WN385wkyXf1q9TqadluQHha/F18c39qBe9xWBvOhCMgi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5JqL8IAAADcAAAADwAAAAAAAAAAAAAA&#10;AAChAgAAZHJzL2Rvd25yZXYueG1sUEsFBgAAAAAEAAQA+QAAAJADAAAAAA==&#10;" strokecolor="#4579b8 [3044]">
                  <v:stroke endarrow="open"/>
                </v:shape>
                <v:shape id="直線單箭頭接點 909" o:spid="_x0000_s1157" type="#_x0000_t32" style="position:absolute;left:2882646;top:1034577;width:416687;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7PtMMAAADcAAAADwAAAGRycy9kb3ducmV2LnhtbESPT4vCMBTE78J+h/AW9qbprlRqNYoI&#10;xb36Z2G9PZtnW2xeSpNq/fZGEDwOM/MbZr7sTS2u1LrKsoLvUQSCOLe64kLBYZ8NExDOI2usLZOC&#10;OzlYLj4Gc0y1vfGWrjtfiABhl6KC0vsmldLlJRl0I9sQB+9sW4M+yLaQusVbgJta/kTRRBqsOCyU&#10;2NC6pPyy64yC8fnUbxK/kkn2b9ddF8fxX3ZU6uuzX81AeOr9O/xq/2oF02gKzzPh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ez7TDAAAA3AAAAA8AAAAAAAAAAAAA&#10;AAAAoQIAAGRycy9kb3ducmV2LnhtbFBLBQYAAAAABAAEAPkAAACRAwAAAAA=&#10;" strokecolor="#4579b8 [3044]">
                  <v:stroke endarrow="open"/>
                </v:shape>
                <v:shape id="文字方塊 910" o:spid="_x0000_s1158" type="#_x0000_t202" style="position:absolute;left:4433101;top:380546;width:717083;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gU7MMA&#10;AADcAAAADwAAAGRycy9kb3ducmV2LnhtbERPy4rCMBTdD/gP4QruxlQXQ6caRQVRUAd8bNxdmmtb&#10;29yUJlPbvzeLgVkeznu+7EwlWmpcYVnBZByBIE6tLjhTcLtuP2MQziNrrCyTgp4cLBeDjzkm2r74&#10;TO3FZyKEsEtQQe59nUjp0pwMurGtiQP3sI1BH2CTSd3gK4SbSk6j6EsaLDg05FjTJqe0vPwaBeV6&#10;t7kdpvd9v3vGx5++PLbuFCs1GnarGQhPnf8X/7n3WsH3JMwPZ8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gU7MMAAADcAAAADwAAAAAAAAAAAAAAAACYAgAAZHJzL2Rv&#10;d25yZXYueG1sUEsFBgAAAAAEAAQA9QAAAIgDAAAAAA==&#10;" fillcolor="white [3201]" strokeweight="1pt">
                  <v:textbox>
                    <w:txbxContent>
                      <w:p w:rsidR="00FA0104" w:rsidRPr="006D1B26" w:rsidRDefault="00FA0104" w:rsidP="004F2567">
                        <w:pPr>
                          <w:jc w:val="center"/>
                          <w:rPr>
                            <w:rFonts w:eastAsiaTheme="minorEastAsia"/>
                          </w:rPr>
                        </w:pPr>
                        <w:r>
                          <w:rPr>
                            <w:rFonts w:eastAsiaTheme="minorEastAsia" w:hint="eastAsia"/>
                          </w:rPr>
                          <w:t>Valid3</w:t>
                        </w:r>
                      </w:p>
                    </w:txbxContent>
                  </v:textbox>
                </v:shape>
                <v:shape id="文字方塊 911" o:spid="_x0000_s1159" type="#_x0000_t202" style="position:absolute;left:4433101;top:636071;width:717083;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Sxd8YA&#10;AADcAAAADwAAAGRycy9kb3ducmV2LnhtbESPQWvCQBSE7wX/w/IEb3UTDxKjq1RBFLRC1Utvj+xr&#10;kib7NmTXmPz7bqHQ4zAz3zCrTW9q0VHrSssK4mkEgjizuuRcwf22f01AOI+ssbZMCgZysFmPXlaY&#10;avvkD+quPhcBwi5FBYX3TSqlywoy6Ka2IQ7el20N+iDbXOoWnwFuajmLork0WHJYKLChXUFZdX0Y&#10;BdX2sLufZp/H4fCdnC9Dde7ce6LUZNy/LUF46v1/+K991AoWcQy/Z8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Sxd8YAAADcAAAADwAAAAAAAAAAAAAAAACYAgAAZHJz&#10;L2Rvd25yZXYueG1sUEsFBgAAAAAEAAQA9QAAAIsDAAAAAA==&#10;" fillcolor="white [3201]" strokeweight="1pt">
                  <v:textbox>
                    <w:txbxContent>
                      <w:p w:rsidR="00FA0104" w:rsidRPr="006D1B26" w:rsidRDefault="00FA0104" w:rsidP="004F2567">
                        <w:pPr>
                          <w:jc w:val="center"/>
                          <w:rPr>
                            <w:rFonts w:eastAsiaTheme="minorEastAsia"/>
                          </w:rPr>
                        </w:pPr>
                        <w:r>
                          <w:rPr>
                            <w:rFonts w:eastAsiaTheme="minorEastAsia" w:hint="eastAsia"/>
                          </w:rPr>
                          <w:t>ID3</w:t>
                        </w:r>
                      </w:p>
                    </w:txbxContent>
                  </v:textbox>
                </v:shape>
                <v:shape id="文字方塊 912" o:spid="_x0000_s1160" type="#_x0000_t202" style="position:absolute;left:4433102;top:903355;width:717082;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vAMYA&#10;AADcAAAADwAAAGRycy9kb3ducmV2LnhtbESPQWvCQBSE7wX/w/IK3urGHEqaugmtIApqodZLb4/s&#10;a5Im+zZktzH5964g9DjMzDfMKh9NKwbqXW1ZwXIRgSAurK65VHD+2jwlIJxH1thaJgUTOciz2cMK&#10;U20v/EnDyZciQNilqKDyvkuldEVFBt3CdsTB+7G9QR9kX0rd4yXATSvjKHqWBmsOCxV2tK6oaE5/&#10;RkHzvl2f9/H3btr+JoePqTkM7pgoNX8c315BeBr9f/je3mkFL8sYbmfCEZD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YvAMYAAADcAAAADwAAAAAAAAAAAAAAAACYAgAAZHJz&#10;L2Rvd25yZXYueG1sUEsFBgAAAAAEAAQA9QAAAIsDAAAAAA==&#10;" fillcolor="white [3201]" strokeweight="1pt">
                  <v:textbox>
                    <w:txbxContent>
                      <w:p w:rsidR="00FA0104" w:rsidRPr="004E0FB6" w:rsidRDefault="00FA0104" w:rsidP="004E0FB6">
                        <w:pPr>
                          <w:jc w:val="center"/>
                          <w:rPr>
                            <w:rFonts w:eastAsiaTheme="minorEastAsia"/>
                            <w:sz w:val="16"/>
                            <w:szCs w:val="16"/>
                          </w:rPr>
                        </w:pPr>
                        <w:r w:rsidRPr="004E0FB6">
                          <w:rPr>
                            <w:rFonts w:eastAsiaTheme="minorEastAsia" w:hint="eastAsia"/>
                            <w:sz w:val="16"/>
                            <w:szCs w:val="16"/>
                          </w:rPr>
                          <w:t xml:space="preserve">Write </w:t>
                        </w:r>
                        <w:proofErr w:type="spellStart"/>
                        <w:r w:rsidRPr="004E0FB6">
                          <w:rPr>
                            <w:rFonts w:eastAsiaTheme="minorEastAsia" w:hint="eastAsia"/>
                            <w:sz w:val="16"/>
                            <w:szCs w:val="16"/>
                          </w:rPr>
                          <w:t>ack</w:t>
                        </w:r>
                        <w:proofErr w:type="spellEnd"/>
                      </w:p>
                      <w:p w:rsidR="00FA0104" w:rsidRPr="004E0FB6" w:rsidRDefault="00FA0104" w:rsidP="004E0FB6">
                        <w:pPr>
                          <w:jc w:val="center"/>
                          <w:rPr>
                            <w:rFonts w:eastAsiaTheme="minorEastAsia"/>
                            <w:sz w:val="16"/>
                            <w:szCs w:val="16"/>
                          </w:rPr>
                        </w:pPr>
                        <w:r w:rsidRPr="004E0FB6">
                          <w:rPr>
                            <w:rFonts w:eastAsiaTheme="minorEastAsia" w:hint="eastAsia"/>
                            <w:sz w:val="16"/>
                            <w:szCs w:val="16"/>
                          </w:rPr>
                          <w:t xml:space="preserve"> </w:t>
                        </w:r>
                        <w:proofErr w:type="spellStart"/>
                        <w:proofErr w:type="gramStart"/>
                        <w:r w:rsidRPr="004E0FB6">
                          <w:rPr>
                            <w:rFonts w:eastAsiaTheme="minorEastAsia" w:hint="eastAsia"/>
                            <w:sz w:val="16"/>
                            <w:szCs w:val="16"/>
                          </w:rPr>
                          <w:t>ack</w:t>
                        </w:r>
                        <w:proofErr w:type="spellEnd"/>
                        <w:proofErr w:type="gramEnd"/>
                      </w:p>
                      <w:p w:rsidR="00FA0104" w:rsidRPr="006D1B26" w:rsidRDefault="00FA0104" w:rsidP="004F2567">
                        <w:pPr>
                          <w:jc w:val="center"/>
                          <w:rPr>
                            <w:rFonts w:eastAsiaTheme="minorEastAsia"/>
                          </w:rPr>
                        </w:pPr>
                        <w:r>
                          <w:rPr>
                            <w:rFonts w:eastAsiaTheme="minorEastAsia" w:hint="eastAsia"/>
                          </w:rPr>
                          <w:t>cise3</w:t>
                        </w:r>
                      </w:p>
                    </w:txbxContent>
                  </v:textbox>
                </v:shape>
                <v:shape id="直線單箭頭接點 913" o:spid="_x0000_s1161" type="#_x0000_t32" style="position:absolute;left:4016415;top:514132;width:416686;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9ug8MAAADcAAAADwAAAGRycy9kb3ducmV2LnhtbESPQYvCMBSE7wv+h/AEb2uq0qVWo4hQ&#10;9Kq7C3p7Ns+22LyUJtX6742wsMdhZr5hluve1OJOrassK5iMIxDEudUVFwp+vrPPBITzyBpry6Tg&#10;SQ7Wq8HHElNtH3yg+9EXIkDYpaig9L5JpXR5SQbd2DbEwbva1qAPsi2kbvER4KaW0yj6kgYrDgsl&#10;NrQtKb8dO6Ngdr30u8RvZJKd7Lbr4jj+zc5KjYb9ZgHCU+//w3/tvVYwn8zgfSYc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vboPDAAAA3AAAAA8AAAAAAAAAAAAA&#10;AAAAoQIAAGRycy9kb3ducmV2LnhtbFBLBQYAAAAABAAEAPkAAACRAwAAAAA=&#10;" strokecolor="#4579b8 [3044]">
                  <v:stroke endarrow="open"/>
                </v:shape>
                <v:shape id="直線單箭頭接點 914" o:spid="_x0000_s1162" type="#_x0000_t32" style="position:absolute;left:4016415;top:780434;width:416687;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b298UAAADcAAAADwAAAGRycy9kb3ducmV2LnhtbESPT2vCQBTE7wW/w/KE3szGP5E0uooI&#10;ob1qK7S31+wzCWbfhuxG02/vCkKPw8z8hllvB9OIK3WutqxgGsUgiAuray4VfH3mkxSE88gaG8uk&#10;4I8cbDejlzVm2t74QNejL0WAsMtQQeV9m0npiooMusi2xME7286gD7Irpe7wFuCmkbM4XkqDNYeF&#10;ClvaV1Rcjr1RMD//Du+p38k0/7b7vk+S5JT/KPU6HnYrEJ4G/x9+tj+0grfpAh5nw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b298UAAADcAAAADwAAAAAAAAAA&#10;AAAAAAChAgAAZHJzL2Rvd25yZXYueG1sUEsFBgAAAAAEAAQA+QAAAJMDAAAAAA==&#10;" strokecolor="#4579b8 [3044]">
                  <v:stroke endarrow="open"/>
                </v:shape>
                <v:shape id="直線單箭頭接點 915" o:spid="_x0000_s1163" type="#_x0000_t32" style="position:absolute;left:4016415;top:1035077;width:416687;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pTbMMAAADcAAAADwAAAGRycy9kb3ducmV2LnhtbESPT4vCMBTE78J+h/CEvWnqSqVbjSJC&#10;ca/+Wdi9PZtnW2xeSpNq/fZGEDwOM/MbZrHqTS2u1LrKsoLJOAJBnFtdcaHgeMhGCQjnkTXWlknB&#10;nRyslh+DBaba3nhH170vRICwS1FB6X2TSunykgy6sW2Ig3e2rUEfZFtI3eItwE0tv6JoJg1WHBZK&#10;bGhTUn7Zd0bB9Hzqt4lfyyT7s5uui+P4N/tX6nPYr+cgPPX+HX61f7SC70kM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KU2zDAAAA3AAAAA8AAAAAAAAAAAAA&#10;AAAAoQIAAGRycy9kb3ducmV2LnhtbFBLBQYAAAAABAAEAPkAAACRAwAAAAA=&#10;" strokecolor="#4579b8 [3044]">
                  <v:stroke endarrow="open"/>
                </v:shape>
                <v:shape id="雲朵形圖說文字 916" o:spid="_x0000_s1164" type="#_x0000_t106" style="position:absolute;left:1660963;top:1400419;width:416691;height:260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6+jcUA&#10;AADcAAAADwAAAGRycy9kb3ducmV2LnhtbESPQWsCMRSE70L/Q3iF3jS7UkRXo3QrhaIgqD14fGye&#10;yeLmZdmkuvXXm0Khx2FmvmEWq9414kpdqD0ryEcZCOLK65qNgq/jx3AKIkRkjY1nUvBDAVbLp8EC&#10;C+1vvKfrIRqRIBwKVGBjbAspQ2XJYRj5ljh5Z985jEl2RuoObwnuGjnOsol0WHNasNjSu6Xqcvh2&#10;Csyx3JvyfppNd7vcvm7XpdSbXqmX5/5tDiJSH//Df+1PrWCWT+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r6NxQAAANwAAAAPAAAAAAAAAAAAAAAAAJgCAABkcnMv&#10;ZG93bnJldi54bWxQSwUGAAAAAAQABAD1AAAAigMAAAAA&#10;" adj="8347,22848" fillcolor="#4f81bd [3204]" strokecolor="#243f60 [1604]" strokeweight="2pt">
                  <v:textbox>
                    <w:txbxContent>
                      <w:p w:rsidR="00FA0104" w:rsidRDefault="00FA0104" w:rsidP="004F2567">
                        <w:pPr>
                          <w:jc w:val="center"/>
                        </w:pPr>
                      </w:p>
                    </w:txbxContent>
                  </v:textbox>
                </v:shape>
                <v:shape id="直線單箭頭接點 917" o:spid="_x0000_s1165" type="#_x0000_t32" style="position:absolute;left:1819620;top:758722;width:8841;height:647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RogMQAAADcAAAADwAAAGRycy9kb3ducmV2LnhtbESPQWvCQBSE74L/YXlCb81GJTWNriJC&#10;aK/aCu3tNftMgtm3IbvR9N+7guBxmJlvmNVmMI24UOdqywqmUQyCuLC65lLB91f+moJwHlljY5kU&#10;/JODzXo8WmGm7ZX3dDn4UgQIuwwVVN63mZSuqMigi2xLHLyT7Qz6ILtS6g6vAW4aOYvjN2mw5rBQ&#10;YUu7iorzoTcK5qe/4SP1W5nmP3bX90mSHPNfpV4mw3YJwtPgn+FH+1MreJ8u4H4mHAG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1GiAxAAAANwAAAAPAAAAAAAAAAAA&#10;AAAAAKECAABkcnMvZG93bnJldi54bWxQSwUGAAAAAAQABAD5AAAAkgMAAAAA&#10;" strokecolor="#4579b8 [3044]">
                  <v:stroke endarrow="open"/>
                </v:shape>
                <v:shape id="直線單箭頭接點 918" o:spid="_x0000_s1166" type="#_x0000_t32" style="position:absolute;left:1955129;top:513589;width:11;height:8927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InF8MAAADcAAAADwAAAGRycy9kb3ducmV2LnhtbERPTWvCQBC9F/oflin0VjeKlTZ1FakU&#10;LIIltlC8jdlpEpqdDburif/eORR6fLzv+XJwrTpTiI1nA+NRBoq49LbhysDX59vDE6iYkC22nsnA&#10;hSIsF7c3c8yt77mg8z5VSkI45migTqnLtY5lTQ7jyHfEwv344DAJDJW2AXsJd62eZNlMO2xYGmrs&#10;6LWm8nd/clKynhaP2+/tcUrF6qM/vh92KRyMub8bVi+gEg3pX/zn3lgDz2NZK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CJxfDAAAA3AAAAA8AAAAAAAAAAAAA&#10;AAAAoQIAAGRycy9kb3ducmV2LnhtbFBLBQYAAAAABAAEAPkAAACRAwAAAAA=&#10;" strokecolor="#4579b8 [3044]">
                  <v:stroke endarrow="open"/>
                </v:shape>
                <v:group id="群組 919" o:spid="_x0000_s1167" style="position:absolute;left:1707097;top:1839934;width:190964;height:579175" coordorigin="17070,17646" coordsize="1909,5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n8L8QAAADcAAAADwAAAGRycy9kb3ducmV2LnhtbESPQYvCMBSE78L+h/CE&#10;vWnaXZS1GkXEXTyIoC6It0fzbIvNS2liW/+9EQSPw8x8w8wWnSlFQ7UrLCuIhxEI4tTqgjMF/8ff&#10;wQ8I55E1lpZJwZ0cLOYfvRkm2ra8p+bgMxEg7BJUkHtfJVK6NCeDbmgr4uBdbG3QB1lnUtfYBrgp&#10;5VcUjaXBgsNCjhWtckqvh5tR8Ndiu/yO1832elndz8fR7rSNSanPfrecgvDU+Xf41d5oBZN4As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Tn8L8QAAADcAAAA&#10;DwAAAAAAAAAAAAAAAACqAgAAZHJzL2Rvd25yZXYueG1sUEsFBgAAAAAEAAQA+gAAAJsDAAAAAA==&#10;">
                  <v:line id="直線接點 920" o:spid="_x0000_s1168" style="position:absolute;visibility:visible;mso-wrap-style:square" from="17070,17649" to="17072,2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2pIcIAAADcAAAADwAAAGRycy9kb3ducmV2LnhtbERPzWrCQBC+F/oOyxR6q5tGKhpdRQRB&#10;qpdqH2CaHZNgdjbdHTX69N2D0OPH9z9b9K5VFwqx8WzgfZCBIi69bbgy8H1Yv41BRUG22HomAzeK&#10;sJg/P82wsP7KX3TZS6VSCMcCDdQiXaF1LGtyGAe+I07c0QeHkmCotA14TeGu1XmWjbTDhlNDjR2t&#10;aipP+7Mz8LvdbeLtp81l9HH/PIXleCLDaMzrS7+cghLq5V/8cG+sgUme5qcz6Qjo+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2pIcIAAADcAAAADwAAAAAAAAAAAAAA&#10;AAChAgAAZHJzL2Rvd25yZXYueG1sUEsFBgAAAAAEAAQA+QAAAJADAAAAAA==&#10;" strokecolor="#4579b8 [3044]"/>
                  <v:line id="直線接點 921" o:spid="_x0000_s1169" style="position:absolute;flip:x;visibility:visible;mso-wrap-style:square" from="18978,19210" to="18978,22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oEjsYAAADcAAAADwAAAGRycy9kb3ducmV2LnhtbESPQWvCQBSE74X+h+UVvNVNVKqmrlIK&#10;YlDQVj30+Mi+JqHZtzG7muivdwuFHoeZ+YaZLTpTiQs1rrSsIO5HIIgzq0vOFRwPy+cJCOeRNVaW&#10;ScGVHCzmjw8zTLRt+ZMue5+LAGGXoILC+zqR0mUFGXR9WxMH79s2Bn2QTS51g22Am0oOouhFGiw5&#10;LBRY03tB2c/+bBSkKa/XN17uvuKP08oPy8121I6V6j11b68gPHX+P/zXTrWC6SCG3zPhCM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6BI7GAAAA3AAAAA8AAAAAAAAA&#10;AAAAAAAAoQIAAGRycy9kb3ducmV2LnhtbFBLBQYAAAAABAAEAPkAAACUAwAAAAA=&#10;" strokecolor="#4579b8 [3044]"/>
                  <v:line id="直線接點 922" o:spid="_x0000_s1170" style="position:absolute;visibility:visible;mso-wrap-style:square" from="17126,17646" to="18980,1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OSzcUAAADcAAAADwAAAGRycy9kb3ducmV2LnhtbESPUWvCQBCE34X+h2MLvumlKYpGT5FC&#10;QWxfav0Ba25Ngrm99G6rsb/eKxT6OMzMN8xy3btWXSjExrOBp3EGirj0tuHKwOHzdTQDFQXZYuuZ&#10;DNwownr1MFhiYf2VP+iyl0olCMcCDdQiXaF1LGtyGMe+I07eyQeHkmSotA14TXDX6jzLptphw2mh&#10;xo5eairP+29n4OvtfRtvxzaX6eRndw6b2VyeozHDx36zACXUy3/4r721BuZ5Dr9n0hH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OSzcUAAADcAAAADwAAAAAAAAAA&#10;AAAAAAChAgAAZHJzL2Rvd25yZXYueG1sUEsFBgAAAAAEAAQA+QAAAJMDAAAAAA==&#10;" strokecolor="#4579b8 [3044]"/>
                  <v:line id="直線接點 923" o:spid="_x0000_s1171" style="position:absolute;flip:y;visibility:visible;mso-wrap-style:square" from="17125,22049" to="18980,23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Q/YscAAADcAAAADwAAAGRycy9kb3ducmV2LnhtbESPQWvCQBSE70L/w/IKvZmNWmxNXaUI&#10;0qCgrfbQ4yP7moRm38bs1kR/vSsIHoeZ+YaZzjtTiSM1rrSsYBDFIIgzq0vOFXzvl/1XEM4ja6ws&#10;k4ITOZjPHnpTTLRt+YuOO5+LAGGXoILC+zqR0mUFGXSRrYmD92sbgz7IJpe6wTbATSWHcTyWBksO&#10;CwXWtCgo+9v9GwVpyqvVmZfbn8Hn4cOPyvXmuX1R6umxe38D4anz9/CtnWoFk+EIrmfC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D9ixwAAANwAAAAPAAAAAAAA&#10;AAAAAAAAAKECAABkcnMvZG93bnJldi54bWxQSwUGAAAAAAQABAD5AAAAlQMAAAAA&#10;" strokecolor="#4579b8 [3044]"/>
                </v:group>
                <v:shape id="直線單箭頭接點 924" o:spid="_x0000_s1172" type="#_x0000_t32" style="position:absolute;left:1825072;top:1534098;width:9515;height:4104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o8SsQAAADcAAAADwAAAGRycy9kb3ducmV2LnhtbESPT2vCQBTE7wW/w/KE3urGP5EYXUWE&#10;UK+1FfT2zD6TYPZtyG40fnu3UOhxmJnfMKtNb2pxp9ZVlhWMRxEI4tzqigsFP9/ZRwLCeWSNtWVS&#10;8CQHm/XgbYWptg/+ovvBFyJA2KWooPS+SaV0eUkG3cg2xMG72tagD7ItpG7xEeCmlpMomkuDFYeF&#10;EhvalZTfDp1RML1e+s/Eb2WSneyu6+I4PmZnpd6H/XYJwlPv/8N/7b1WsJjM4PdMOAJ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ajxKxAAAANwAAAAPAAAAAAAAAAAA&#10;AAAAAKECAABkcnMvZG93bnJldi54bWxQSwUGAAAAAAQABAD5AAAAkgMAAAAA&#10;" strokecolor="#4579b8 [3044]">
                  <v:stroke endarrow="open"/>
                </v:shape>
                <v:line id="直線接點 925" o:spid="_x0000_s1173" style="position:absolute;visibility:visible;mso-wrap-style:square" from="1225951,1157968" to="1226916,1996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oKucUAAADcAAAADwAAAGRycy9kb3ducmV2LnhtbESPUWvCQBCE3wv9D8cW+lYvpigaPUUK&#10;gti+1PYHrLk1Ceb20rtVo7++Vyj4OMzMN8x82btWnSnExrOB4SADRVx623Bl4Ptr/TIBFQXZYuuZ&#10;DFwpwnLx+DDHwvoLf9J5J5VKEI4FGqhFukLrWNbkMA58R5y8gw8OJclQaRvwkuCu1XmWjbXDhtNC&#10;jR291VQedydn4Of9YxOv+zaX8ei2PYbVZCqv0Zjnp341AyXUyz38395YA9N8BH9n0hH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ioKucUAAADcAAAADwAAAAAAAAAA&#10;AAAAAAChAgAAZHJzL2Rvd25yZXYueG1sUEsFBgAAAAAEAAQA+QAAAJMDAAAAAA==&#10;" strokecolor="#4579b8 [3044]"/>
                <v:shape id="直線單箭頭接點 926" o:spid="_x0000_s1174" type="#_x0000_t32" style="position:absolute;left:1232703;top:1995980;width:479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QHpsUAAADcAAAADwAAAGRycy9kb3ducmV2LnhtbESPzWrDMBCE74W8g9hAb42cFAfXjWJM&#10;wCTXpi0kt621sU2tlbHkn7x9VSj0OMzMN8wum00rRupdY1nBehWBIC6tbrhS8PFePCUgnEfW2Fom&#10;BXdykO0XDztMtZ34jcazr0SAsEtRQe19l0rpypoMupXtiIN3s71BH2RfSd3jFOCmlZso2kqDDYeF&#10;Gjs61FR+nwej4Pn2NR8Tn8ukuNjDMMRx/FlclXpczvkrCE+z/w//tU9awctmC79nwh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QHpsUAAADcAAAADwAAAAAAAAAA&#10;AAAAAAChAgAAZHJzL2Rvd25yZXYueG1sUEsFBgAAAAAEAAQA+QAAAJMDAAAAAA==&#10;" strokecolor="#4579b8 [3044]">
                  <v:stroke endarrow="open"/>
                </v:shape>
                <v:shape id="雲朵形圖說文字 927" o:spid="_x0000_s1175" type="#_x0000_t106" style="position:absolute;left:2812644;top:1401014;width:416691;height:260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Rq8YA&#10;AADcAAAADwAAAGRycy9kb3ducmV2LnhtbESPT2sCMRTE74V+h/AK3rpZRVrdGsW1CKUFwT+HHh+b&#10;12Tp5mXZpLr66U1B8DjMzG+Y2aJ3jThSF2rPCoZZDoK48rpmo+CwXz9PQISIrLHxTArOFGAxf3yY&#10;YaH9ibd03EUjEoRDgQpsjG0hZagsOQyZb4mT9+M7hzHJzkjd4SnBXSNHef4iHdacFiy2tLJU/e7+&#10;nAKzL7emvHxPJ5vN0I6/3kupP3ulBk/98g1EpD7ew7f2h1YwHb3C/5l0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7Rq8YAAADcAAAADwAAAAAAAAAAAAAAAACYAgAAZHJz&#10;L2Rvd25yZXYueG1sUEsFBgAAAAAEAAQA9QAAAIsDAAAAAA==&#10;" adj="8347,22848" fillcolor="#4f81bd [3204]" strokecolor="#243f60 [1604]" strokeweight="2pt">
                  <v:textbox>
                    <w:txbxContent>
                      <w:p w:rsidR="00FA0104" w:rsidRDefault="00FA0104" w:rsidP="004F2567">
                        <w:pPr>
                          <w:jc w:val="center"/>
                        </w:pPr>
                      </w:p>
                    </w:txbxContent>
                  </v:textbox>
                </v:shape>
                <v:shape id="直線單箭頭接點 928" o:spid="_x0000_s1176" type="#_x0000_t32" style="position:absolute;left:2971301;top:759317;width:8841;height:647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c2T8AAAADcAAAADwAAAGRycy9kb3ducmV2LnhtbERPy4rCMBTdC/MP4Q64s+kolVqNIkKZ&#10;2foC3V2ba1tsbkqTaufvzWJglofzXm0G04gnda62rOArikEQF1bXXCo4HfNJCsJ5ZI2NZVLwSw42&#10;64/RCjNtX7yn58GXIoSwy1BB5X2bSemKigy6yLbEgbvbzqAPsCul7vAVwk0jp3E8lwZrDg0VtrSr&#10;qHgceqNgdr8N36nfyjS/2F3fJ0lyzq9KjT+H7RKEp8H/i//cP1rBYhrWhjPh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nNk/AAAAA3AAAAA8AAAAAAAAAAAAAAAAA&#10;oQIAAGRycy9kb3ducmV2LnhtbFBLBQYAAAAABAAEAPkAAACOAwAAAAA=&#10;" strokecolor="#4579b8 [3044]">
                  <v:stroke endarrow="open"/>
                </v:shape>
                <v:shape id="直線單箭頭接點 929" o:spid="_x0000_s1177" type="#_x0000_t32" style="position:absolute;left:3106810;top:514184;width:11;height:8927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JIMcUAAADcAAAADwAAAGRycy9kb3ducmV2LnhtbESPX2vCMBTF3wd+h3AHe5vpxA2tRhFl&#10;4BAc1cHw7dpc22JzU5Jo67c3wmCPh/Pnx5nOO1OLKzlfWVbw1k9AEOdWV1wo+Nl/vo5A+ICssbZM&#10;Cm7kYT7rPU0x1bbljK67UIg4wj5FBWUITSqlz0sy6Pu2IY7eyTqDIUpXSO2wjeOmloMk+ZAGK46E&#10;EhtalpSfdxcTIath9r753RyHlC2+2+PXYRvcQamX524xARGoC//hv/ZaKxgPxv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JIMcUAAADcAAAADwAAAAAAAAAA&#10;AAAAAAChAgAAZHJzL2Rvd25yZXYueG1sUEsFBgAAAAAEAAQA+QAAAJMDAAAAAA==&#10;" strokecolor="#4579b8 [3044]">
                  <v:stroke endarrow="open"/>
                </v:shape>
                <v:group id="群組 930" o:spid="_x0000_s1178" style="position:absolute;left:2858778;top:1840529;width:190964;height:579175" coordorigin="17070,17646" coordsize="1909,5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YJ0sIAAADcAAAADwAAAGRycy9kb3ducmV2LnhtbERPTYvCMBC9C/sfwizs&#10;TdOuKG7XKCKueBDBuiDehmZsi82kNLGt/94cBI+P9z1f9qYSLTWutKwgHkUgiDOrS84V/J/+hjMQ&#10;ziNrrCyTggc5WC4+BnNMtO34SG3qcxFC2CWooPC+TqR0WUEG3cjWxIG72sagD7DJpW6wC+Gmkt9R&#10;NJUGSw4NBda0Lii7pXejYNthtxrHm3Z/u64fl9PkcN7HpNTXZ7/6BeGp92/xy73TCn7G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O2CdLCAAAA3AAAAA8A&#10;AAAAAAAAAAAAAAAAqgIAAGRycy9kb3ducmV2LnhtbFBLBQYAAAAABAAEAPoAAACZAwAAAAA=&#10;">
                  <v:line id="直線接點 931" o:spid="_x0000_s1179" style="position:absolute;visibility:visible;mso-wrap-style:square" from="17070,17649" to="17072,2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aZ8UAAADcAAAADwAAAGRycy9kb3ducmV2LnhtbESPUWvCQBCE3wv9D8cW+lYvKpUYPUUK&#10;Bal9UfsDtrk1Ceb20rutRn99ryD4OMzMN8x82btWnSjExrOB4SADRVx623Bl4Gv//pKDioJssfVM&#10;Bi4UYbl4fJhjYf2Zt3TaSaUShGOBBmqRrtA6ljU5jAPfESfv4INDSTJU2gY8J7hr9SjLJtphw2mh&#10;xo7eaiqPu19n4GfzuY6X73Ykk9frxzGs8qmMozHPT/1qBkqol3v41l5bA9PxEP7PpCO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iaZ8UAAADcAAAADwAAAAAAAAAA&#10;AAAAAAChAgAAZHJzL2Rvd25yZXYueG1sUEsFBgAAAAAEAAQA+QAAAJMDAAAAAA==&#10;" strokecolor="#4579b8 [3044]"/>
                  <v:line id="直線接點 932" o:spid="_x0000_s1180" style="position:absolute;flip:x;visibility:visible;mso-wrap-style:square" from="18978,19210" to="18978,22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EMJMcAAADcAAAADwAAAGRycy9kb3ducmV2LnhtbESPQWvCQBSE70L/w/IKvZmNWmxNXaUI&#10;0qCgrfbQ4yP7moRm38bs1kR/vSsIHoeZ+YaZzjtTiSM1rrSsYBDFIIgzq0vOFXzvl/1XEM4ja6ws&#10;k4ITOZjPHnpTTLRt+YuOO5+LAGGXoILC+zqR0mUFGXSRrYmD92sbgz7IJpe6wTbATSWHcTyWBksO&#10;CwXWtCgo+9v9GwVpyqvVmZfbn8Hn4cOPyvXmuX1R6umxe38D4anz9/CtnWoFk9EQrmfC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8QwkxwAAANwAAAAPAAAAAAAA&#10;AAAAAAAAAKECAABkcnMvZG93bnJldi54bWxQSwUGAAAAAAQABAD5AAAAlQMAAAAA&#10;" strokecolor="#4579b8 [3044]"/>
                  <v:line id="直線接點 933" o:spid="_x0000_s1181" style="position:absolute;visibility:visible;mso-wrap-style:square" from="17126,17646" to="18980,1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ahi8UAAADcAAAADwAAAGRycy9kb3ducmV2LnhtbESPUWvCQBCE34X+h2MLfdNLDYqmniIF&#10;Qdq+aPsDtrltEsztpXerxv56ryD4OMzMN8xi1btWnSjExrOB51EGirj0tuHKwNfnZjgDFQXZYuuZ&#10;DFwowmr5MFhgYf2Zd3TaS6UShGOBBmqRrtA6ljU5jCPfESfvxweHkmSotA14TnDX6nGWTbXDhtNC&#10;jR291lQe9kdn4Pf9Yxsv3+1YppO/t0NYz+aSR2OeHvv1CyihXu7hW3trDczzHP7PpCO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1ahi8UAAADcAAAADwAAAAAAAAAA&#10;AAAAAAChAgAAZHJzL2Rvd25yZXYueG1sUEsFBgAAAAAEAAQA+QAAAJMDAAAAAA==&#10;" strokecolor="#4579b8 [3044]"/>
                  <v:line id="直線接點 934" o:spid="_x0000_s1182" style="position:absolute;flip:y;visibility:visible;mso-wrap-style:square" from="17125,22049" to="18980,23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Qxy8cAAADcAAAADwAAAGRycy9kb3ducmV2LnhtbESPQWvCQBSE7wX/w/KE3szGKlqjq5SC&#10;GCy0Vnvo8ZF9JqHZt2l2NbG/3hWEHoeZ+YZZrDpTiTM1rrSsYBjFIIgzq0vOFXwd1oNnEM4ja6ws&#10;k4ILOVgtew8LTLRt+ZPOe5+LAGGXoILC+zqR0mUFGXSRrYmDd7SNQR9kk0vdYBvgppJPcTyRBksO&#10;CwXW9FpQ9rM/GQVpytvtH68/voe7340flW/v43aq1GO/e5mD8NT5//C9nWoFs9EYbmfCEZ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VDHLxwAAANwAAAAPAAAAAAAA&#10;AAAAAAAAAKECAABkcnMvZG93bnJldi54bWxQSwUGAAAAAAQABAD5AAAAlQMAAAAA&#10;" strokecolor="#4579b8 [3044]"/>
                </v:group>
                <v:shape id="直線單箭頭接點 935" o:spid="_x0000_s1183" type="#_x0000_t32" style="position:absolute;left:2976753;top:1534693;width:9515;height:4104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PDMUAAADcAAAADwAAAGRycy9kb3ducmV2LnhtbESPzWrDMBCE74W8g9hAb7XcGBfHjRJC&#10;wKTXpik0t621/qHWylhy7Lx9VCj0OMzMN8xmN5tOXGlwrWUFz1EMgri0uuVawfmjeMpAOI+ssbNM&#10;Cm7kYLddPGww13bid7qefC0ChF2OChrv+1xKVzZk0EW2Jw5eZQeDPsihlnrAKcBNJ1dx/CINthwW&#10;Guzp0FD5cxqNgqT6no+Z38us+LKHcUzT9LO4KPW4nPevIDzN/j/8137TCtZJCr9nwhGQ2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8PDMUAAADcAAAADwAAAAAAAAAA&#10;AAAAAAChAgAAZHJzL2Rvd25yZXYueG1sUEsFBgAAAAAEAAQA+QAAAJMDAAAAAA==&#10;" strokecolor="#4579b8 [3044]">
                  <v:stroke endarrow="open"/>
                </v:shape>
                <v:line id="直線接點 936" o:spid="_x0000_s1184" style="position:absolute;visibility:visible;mso-wrap-style:square" from="2377632,1158563" to="2378597,1996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ECE8UAAADcAAAADwAAAGRycy9kb3ducmV2LnhtbESPUWvCQBCE3wv9D8cW+lYvKgZNPUUK&#10;gtS+1PYHbHNrEsztpXerRn+9Vyj4OMzMN8x82btWnSjExrOB4SADRVx623Bl4Ptr/TIFFQXZYuuZ&#10;DFwownLx+DDHwvozf9JpJ5VKEI4FGqhFukLrWNbkMA58R5y8vQ8OJclQaRvwnOCu1aMsy7XDhtNC&#10;jR291VQedkdn4Hf7sYmXn3Yk+eT6fgir6UzG0Zjnp371Ckqol3v4v72xBmbjHP7OpCO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ECE8UAAADcAAAADwAAAAAAAAAA&#10;AAAAAAChAgAAZHJzL2Rvd25yZXYueG1sUEsFBgAAAAAEAAQA+QAAAJMDAAAAAA==&#10;" strokecolor="#4579b8 [3044]"/>
                <v:shape id="直線單箭頭接點 937" o:spid="_x0000_s1185" type="#_x0000_t32" style="position:absolute;left:2384384;top:1996575;width:479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E04MQAAADcAAAADwAAAGRycy9kb3ducmV2LnhtbESPQWvCQBSE7wX/w/KE3upGJTVGVxEh&#10;1Ku2gt6e2WcSzL4N2Y3Gf+8WCj0OM/MNs1z3phZ3al1lWcF4FIEgzq2uuFDw8519JCCcR9ZYWyYF&#10;T3KwXg3elphq++A93Q++EAHCLkUFpfdNKqXLSzLoRrYhDt7VtgZ9kG0hdYuPADe1nETRpzRYcVgo&#10;saFtSfnt0BkF0+ul/0r8RibZyW67Lo7jY3ZW6n3YbxYgPPX+P/zX3mkF8+kMfs+EI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YTTgxAAAANwAAAAPAAAAAAAAAAAA&#10;AAAAAKECAABkcnMvZG93bnJldi54bWxQSwUGAAAAAAQABAD5AAAAkgMAAAAA&#10;" strokecolor="#4579b8 [3044]">
                  <v:stroke endarrow="open"/>
                </v:shape>
                <v:shape id="雲朵形圖說文字 938" o:spid="_x0000_s1186" type="#_x0000_t106" style="position:absolute;left:3975899;top:1401015;width:416691;height:260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TBMMA&#10;AADcAAAADwAAAGRycy9kb3ducmV2LnhtbERPW2vCMBR+H+w/hDPY20zdxtDaVNbJYDgQvDz4eGiO&#10;SVlzUpqonb/ePAg+fnz3Yj64VpyoD41nBeNRBoK49rpho2C3/X6ZgAgRWWPrmRT8U4B5+fhQYK79&#10;mdd02kQjUgiHHBXYGLtcylBbchhGviNO3MH3DmOCvZG6x3MKd618zbIP6bDh1GCxoy9L9d/m6BSY&#10;bbU21WU/naxWY/v+u6ikXg5KPT8NnzMQkYZ4F9/cP1rB9C2tTWfSEZD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TBMMAAADcAAAADwAAAAAAAAAAAAAAAACYAgAAZHJzL2Rv&#10;d25yZXYueG1sUEsFBgAAAAAEAAQA9QAAAIgDAAAAAA==&#10;" adj="8347,22848" fillcolor="#4f81bd [3204]" strokecolor="#243f60 [1604]" strokeweight="2pt">
                  <v:textbox>
                    <w:txbxContent>
                      <w:p w:rsidR="00FA0104" w:rsidRDefault="00FA0104" w:rsidP="004F2567">
                        <w:pPr>
                          <w:jc w:val="center"/>
                        </w:pPr>
                      </w:p>
                    </w:txbxContent>
                  </v:textbox>
                </v:shape>
                <v:shape id="直線單箭頭接點 939" o:spid="_x0000_s1187" type="#_x0000_t32" style="position:absolute;left:4134556;top:759318;width:8841;height:647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IFCcUAAADcAAAADwAAAGRycy9kb3ducmV2LnhtbESPzWrDMBCE74W8g9hAb43cGBfHjRJC&#10;wKTXui0kt621sU2tlbHkn7x9VCj0OMzMN8x2P5tWjNS7xrKC51UEgri0uuFKwedH/pSCcB5ZY2uZ&#10;FNzIwX63eNhipu3E7zQWvhIBwi5DBbX3XSalK2sy6Fa2Iw7e1fYGfZB9JXWPU4CbVq6j6EUabDgs&#10;1NjRsabypxiMgvj6PZ9Sf5BpfrbHYUiS5Cu/KPW4nA+vIDzN/j/8137TCjbxBn7PhCM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IFCcUAAADcAAAADwAAAAAAAAAA&#10;AAAAAAChAgAAZHJzL2Rvd25yZXYueG1sUEsFBgAAAAAEAAQA+QAAAJMDAAAAAA==&#10;" strokecolor="#4579b8 [3044]">
                  <v:stroke endarrow="open"/>
                </v:shape>
                <v:shape id="直線單箭頭接點 940" o:spid="_x0000_s1188" type="#_x0000_t32" style="position:absolute;left:4270065;top:514185;width:11;height:8927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cEDMMAAADcAAAADwAAAGRycy9kb3ducmV2LnhtbERPTUvDQBC9C/0PyxS82Y0SRdNuS6kI&#10;SsGSKpTeptkxCc3Oht21if/eOQgeH+97sRpdpy4UYuvZwO0sA0VcedtybeDz4+XmEVRMyBY7z2Tg&#10;hyKslpOrBRbWD1zSZZ9qJSEcCzTQpNQXWseqIYdx5nti4b58cJgEhlrbgIOEu07fZdmDdtiyNDTY&#10;06ah6rz/dlLynJf328P2lFO53g2nt+N7Ckdjrqfjeg4q0Zj+xX/uV2vgKZf5ckaOgF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HBAzDAAAA3AAAAA8AAAAAAAAAAAAA&#10;AAAAoQIAAGRycy9kb3ducmV2LnhtbFBLBQYAAAAABAAEAPkAAACRAwAAAAA=&#10;" strokecolor="#4579b8 [3044]">
                  <v:stroke endarrow="open"/>
                </v:shape>
                <v:group id="群組 941" o:spid="_x0000_s1189" style="position:absolute;left:4022033;top:1840530;width:190964;height:579175" coordorigin="17070,17646" coordsize="1909,5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zfNMYAAADcAAAADwAAAGRycy9kb3ducmV2LnhtbESPT2vCQBTE74V+h+UV&#10;vOkm1ZY2zSoiVTyI0FgovT2yL38w+zZk1yR+e7cg9DjMzG+YdDWaRvTUudqygngWgSDOra65VPB9&#10;2k7fQDiPrLGxTAqu5GC1fHxIMdF24C/qM1+KAGGXoILK+zaR0uUVGXQz2xIHr7CdQR9kV0rd4RDg&#10;ppHPUfQqDdYcFipsaVNRfs4uRsFuwGE9jz/7w7nYXH9PL8efQ0xKTZ7G9QcIT6P/D9/be63gfRH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N80xgAAANwA&#10;AAAPAAAAAAAAAAAAAAAAAKoCAABkcnMvZG93bnJldi54bWxQSwUGAAAAAAQABAD6AAAAnQMAAAAA&#10;">
                  <v:line id="直線接點 942" o:spid="_x0000_s1190" style="position:absolute;visibility:visible;mso-wrap-style:square" from="17070,17649" to="17072,2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3bcUAAADcAAAADwAAAGRycy9kb3ducmV2LnhtbESPUWvCQBCE3wv9D8cW+lYvTVU09RQR&#10;CtL2Re0P2Oa2STC3l96tGv31vYLg4zAz3zCzRe9adaQQG88GngcZKOLS24YrA1+7t6cJqCjIFlvP&#10;ZOBMERbz+7sZFtafeEPHrVQqQTgWaKAW6QqtY1mTwzjwHXHyfnxwKEmGStuApwR3rc6zbKwdNpwW&#10;auxoVVO53x6cgd+Pz3U8f7e5jEeX931YTqbyEo15fOiXr6CEermFr+21NTAd5vB/Jh0B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x3bcUAAADcAAAADwAAAAAAAAAA&#10;AAAAAAChAgAAZHJzL2Rvd25yZXYueG1sUEsFBgAAAAAEAAQA+QAAAJMDAAAAAA==&#10;" strokecolor="#4579b8 [3044]"/>
                  <v:line id="直線接點 943" o:spid="_x0000_s1191" style="position:absolute;flip:x;visibility:visible;mso-wrap-style:square" from="18978,19210" to="18978,22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vawscAAADcAAAADwAAAGRycy9kb3ducmV2LnhtbESPQWvCQBSE7wX/w/KE3szGKlqjq5SC&#10;GCy0Vnvo8ZF9JqHZt2l2NbG/3hWEHoeZ+YZZrDpTiTM1rrSsYBjFIIgzq0vOFXwd1oNnEM4ja6ws&#10;k4ILOVgtew8LTLRt+ZPOe5+LAGGXoILC+zqR0mUFGXSRrYmDd7SNQR9kk0vdYBvgppJPcTyRBksO&#10;CwXW9FpQ9rM/GQVpytvtH68/voe7340flW/v43aq1GO/e5mD8NT5//C9nWoFs/EIbmfCEZ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u9rCxwAAANwAAAAPAAAAAAAA&#10;AAAAAAAAAKECAABkcnMvZG93bnJldi54bWxQSwUGAAAAAAQABAD5AAAAlQMAAAAA&#10;" strokecolor="#4579b8 [3044]"/>
                  <v:line id="直線接點 944" o:spid="_x0000_s1192" style="position:absolute;visibility:visible;mso-wrap-style:square" from="17126,17646" to="18980,1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lKgsUAAADcAAAADwAAAGRycy9kb3ducmV2LnhtbESPUWsCMRCE3wv+h7BC32pOa0VPo4hQ&#10;kLYvVX/AelnvDi+bM9nq2V/fFAp9HGbmG2ax6lyjrhRi7dnAcJCBIi68rbk0cNi/Pk1BRUG22Hgm&#10;A3eKsFr2HhaYW3/jT7rupFQJwjFHA5VIm2sdi4ocxoFviZN38sGhJBlKbQPeEtw1epRlE+2w5rRQ&#10;YUubiorz7ssZuLx/bOP92Ixk8vL9dg7r6UyeozGP/W49ByXUyX/4r721BmbjMfyeSUdA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LlKgsUAAADcAAAADwAAAAAAAAAA&#10;AAAAAAChAgAAZHJzL2Rvd25yZXYueG1sUEsFBgAAAAAEAAQA+QAAAJMDAAAAAA==&#10;" strokecolor="#4579b8 [3044]"/>
                  <v:line id="直線接點 945" o:spid="_x0000_s1193" style="position:absolute;flip:y;visibility:visible;mso-wrap-style:square" from="17125,22049" to="18980,23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7nLccAAADcAAAADwAAAGRycy9kb3ducmV2LnhtbESPQWvCQBSE74L/YXmCt7qxVavRVUpB&#10;DBZqtT14fGSfSWj2bZrdmuiv7woFj8PMfMMsVq0pxZlqV1hWMBxEIIhTqwvOFHx9rh+mIJxH1lha&#10;JgUXcrBadjsLjLVteE/ng89EgLCLUUHufRVL6dKcDLqBrYiDd7K1QR9knUldYxPgppSPUTSRBgsO&#10;CzlW9JpT+n34NQqShLfbK693x+HHz8Y/FW/vo+ZZqX6vfZmD8NT6e/i/nWgFs9EYbmfC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HuctxwAAANwAAAAPAAAAAAAA&#10;AAAAAAAAAKECAABkcnMvZG93bnJldi54bWxQSwUGAAAAAAQABAD5AAAAlQMAAAAA&#10;" strokecolor="#4579b8 [3044]"/>
                </v:group>
                <v:shape id="直線單箭頭接點 946" o:spid="_x0000_s1194" type="#_x0000_t32" style="position:absolute;left:4140008;top:1534694;width:9515;height:4104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viBsQAAADcAAAADwAAAGRycy9kb3ducmV2LnhtbESPQWvCQBSE74X+h+UVvOmmrQkxdRUR&#10;gl61FfT2mn0modm3IbvR+O9dQehxmJlvmPlyMI24UOdqywreJxEI4sLqmksFP9/5OAXhPLLGxjIp&#10;uJGD5eL1ZY6Ztlfe0WXvSxEg7DJUUHnfZlK6oiKDbmJb4uCdbWfQB9mVUnd4DXDTyI8oSqTBmsNC&#10;hS2tKyr+9r1R8Hn+HTapX8k0P9p138dxfMhPSo3ehtUXCE+D/w8/21utYDZN4HEmHA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K+IGxAAAANwAAAAPAAAAAAAAAAAA&#10;AAAAAKECAABkcnMvZG93bnJldi54bWxQSwUGAAAAAAQABAD5AAAAkgMAAAAA&#10;" strokecolor="#4579b8 [3044]">
                  <v:stroke endarrow="open"/>
                </v:shape>
                <v:line id="直線接點 947" o:spid="_x0000_s1195" style="position:absolute;visibility:visible;mso-wrap-style:square" from="3540887,1158564" to="3541852,199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U9cYAAADcAAAADwAAAGRycy9kb3ducmV2LnhtbESPzWrDMBCE74G+g9hCb4nctPlzo4RQ&#10;KIS2l/w8wMba2CbWypW2idOnrwqBHoeZ+YaZLzvXqDOFWHs28DjIQBEX3tZcGtjv3vpTUFGQLTae&#10;ycCVIiwXd7055tZfeEPnrZQqQTjmaKASaXOtY1GRwzjwLXHyjj44lCRDqW3AS4K7Rg+zbKwd1pwW&#10;KmzptaLitP12Br4+PtfxemiGMh79vJ/CajqTp2jMw323egEl1Ml/+NZeWwOz5wn8nUlH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r1PXGAAAA3AAAAA8AAAAAAAAA&#10;AAAAAAAAoQIAAGRycy9kb3ducmV2LnhtbFBLBQYAAAAABAAEAPkAAACUAwAAAAA=&#10;" strokecolor="#4579b8 [3044]"/>
                <v:shape id="直線單箭頭接點 948" o:spid="_x0000_s1196" type="#_x0000_t32" style="position:absolute;left:3547639;top:1996576;width:479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jT78IAAADcAAAADwAAAGRycy9kb3ducmV2LnhtbERPTWuDQBC9B/oflin0lqxtYzHWNYSA&#10;NNeaFNrbxJ2o1J0Vd43233cPgRwf7zvbzqYTVxpca1nB8yoCQVxZ3XKt4HQslgkI55E1dpZJwR85&#10;2OYPiwxTbSf+pGvpaxFC2KWooPG+T6V0VUMG3cr2xIG72MGgD3CopR5wCuGmky9R9CYNthwaGuxp&#10;31D1W45GwevlPH8kfieT4tvuxzGO46/iR6mnx3n3DsLT7O/im/ugFWzWYW04E46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jT78IAAADcAAAADwAAAAAAAAAAAAAA&#10;AAChAgAAZHJzL2Rvd25yZXYueG1sUEsFBgAAAAAEAAQA+QAAAJADAAAAAA==&#10;" strokecolor="#4579b8 [3044]">
                  <v:stroke endarrow="open"/>
                </v:shape>
                <v:shape id="雲朵形圖說文字 949" o:spid="_x0000_s1197" type="#_x0000_t106" style="position:absolute;left:5134780;top:1406223;width:416691;height:260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F4sYA&#10;AADcAAAADwAAAGRycy9kb3ducmV2LnhtbESPT2sCMRTE74LfIbxCb5q1SHG3RulahNKC4J9Dj4/N&#10;a7J087Jsoq5++kYQPA4z8xtmvuxdI07Uhdqzgsk4A0FceV2zUXDYr0czECEia2w8k4ILBVguhoM5&#10;FtqfeUunXTQiQTgUqMDG2BZShsqSwzD2LXHyfn3nMCbZGak7PCe4a+RLlr1KhzWnBYstrSxVf7uj&#10;U2D25daU1598ttlM7PT7o5T6q1fq+al/fwMRqY+P8L39qRXk0xxuZ9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IF4sYAAADcAAAADwAAAAAAAAAAAAAAAACYAgAAZHJz&#10;L2Rvd25yZXYueG1sUEsFBgAAAAAEAAQA9QAAAIsDAAAAAA==&#10;" adj="8347,22848" fillcolor="#4f81bd [3204]" strokecolor="#243f60 [1604]" strokeweight="2pt">
                  <v:textbox>
                    <w:txbxContent>
                      <w:p w:rsidR="00FA0104" w:rsidRDefault="00FA0104" w:rsidP="004F2567">
                        <w:pPr>
                          <w:jc w:val="center"/>
                        </w:pPr>
                      </w:p>
                    </w:txbxContent>
                  </v:textbox>
                </v:shape>
                <v:shape id="直線單箭頭接點 950" o:spid="_x0000_s1198" type="#_x0000_t32" style="position:absolute;left:5293437;top:764526;width:8841;height:647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dJNMEAAADcAAAADwAAAGRycy9kb3ducmV2LnhtbERPy4rCMBTdC/MP4Q64s6kjlVqNIkKZ&#10;2foYGHfX5toWm5vSpNr5e7MQXB7Oe7UZTCPu1LnasoJpFIMgLqyuuVRwOuaTFITzyBoby6Tgnxxs&#10;1h+jFWbaPnhP94MvRQhhl6GCyvs2k9IVFRl0kW2JA3e1nUEfYFdK3eEjhJtGfsXxXBqsOTRU2NKu&#10;ouJ26I2C2fUyfKd+K9P8z+76PkmS3/ys1Phz2C5BeBr8W/xy/2gFiyTMD2fCEZD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V0k0wQAAANwAAAAPAAAAAAAAAAAAAAAA&#10;AKECAABkcnMvZG93bnJldi54bWxQSwUGAAAAAAQABAD5AAAAjwMAAAAA&#10;" strokecolor="#4579b8 [3044]">
                  <v:stroke endarrow="open"/>
                </v:shape>
                <v:shape id="直線單箭頭接點 951" o:spid="_x0000_s1199" type="#_x0000_t32" style="position:absolute;left:5428946;top:519393;width:11;height:8927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I3SsUAAADcAAAADwAAAGRycy9kb3ducmV2LnhtbESPX2vCMBTF3wd+h3AHe5upouKqUcQx&#10;2BAcrQPx7drctcXmpiSZ7b79Igh7PJw/P85y3ZtGXMn52rKC0TABQVxYXXOp4Ovw9jwH4QOyxsYy&#10;KfglD+vV4GGJqbYdZ3TNQyniCPsUFVQhtKmUvqjIoB/aljh639YZDFG6UmqHXRw3jRwnyUwarDkS&#10;KmxpW1FxyX9MhLxOsunuuDtPKNt8dueP0z64k1JPj/1mASJQH/7D9/a7VvAyHcH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I3SsUAAADcAAAADwAAAAAAAAAA&#10;AAAAAAChAgAAZHJzL2Rvd25yZXYueG1sUEsFBgAAAAAEAAQA+QAAAJMDAAAAAA==&#10;" strokecolor="#4579b8 [3044]">
                  <v:stroke endarrow="open"/>
                </v:shape>
                <v:group id="群組 952" o:spid="_x0000_s1200" style="position:absolute;left:5180914;top:1845738;width:190964;height:579175" coordorigin="17070,17646" coordsize="1909,5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fXnsUAAADcAAAADwAAAGRycy9kb3ducmV2LnhtbESPQYvCMBSE78L+h/CE&#10;vWlaF8WtRhFZlz2IoC6It0fzbIvNS2liW/+9EQSPw8x8w8yXnSlFQ7UrLCuIhxEI4tTqgjMF/8fN&#10;YArCeWSNpWVScCcHy8VHb46Jti3vqTn4TAQIuwQV5N5XiZQuzcmgG9qKOHgXWxv0QdaZ1DW2AW5K&#10;OYqiiTRYcFjIsaJ1Tun1cDMKfltsV1/xT7O9Xtb383G8O21jUuqz361mIDx1/h1+tf+0gu/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H3157FAAAA3AAA&#10;AA8AAAAAAAAAAAAAAAAAqgIAAGRycy9kb3ducmV2LnhtbFBLBQYAAAAABAAEAPoAAACcAwAAAAA=&#10;">
                  <v:line id="直線接點 953" o:spid="_x0000_s1201" style="position:absolute;visibility:visible;mso-wrap-style:square" from="17070,17649" to="17072,2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lEK8UAAADcAAAADwAAAGRycy9kb3ducmV2LnhtbESPUWvCQBCE3wv9D8cWfKuXKkpMPUUE&#10;Qawvtf0B29w2Ceb20rtVo7++JxT6OMzMN8x82btWnSnExrOBl2EGirj0tuHKwOfH5jkHFQXZYuuZ&#10;DFwpwnLx+DDHwvoLv9P5IJVKEI4FGqhFukLrWNbkMA59R5y8bx8cSpKh0jbgJcFdq0dZNtUOG04L&#10;NXa0rqk8Hk7OwM/bfhuvX+1IppPb7hhW+UzG0ZjBU796BSXUy3/4r721BmaTMdzPpCO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lEK8UAAADcAAAADwAAAAAAAAAA&#10;AAAAAAChAgAAZHJzL2Rvd25yZXYueG1sUEsFBgAAAAAEAAQA+QAAAJMDAAAAAA==&#10;" strokecolor="#4579b8 [3044]"/>
                  <v:line id="直線接點 954" o:spid="_x0000_s1202" style="position:absolute;flip:x;visibility:visible;mso-wrap-style:square" from="18978,19210" to="18978,22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vUa8cAAADcAAAADwAAAGRycy9kb3ducmV2LnhtbESPQWvCQBSE74L/YXmCt7qxVavRVUpB&#10;DBZqtT14fGSfSWj2bZrdmuiv7woFj8PMfMMsVq0pxZlqV1hWMBxEIIhTqwvOFHx9rh+mIJxH1lha&#10;JgUXcrBadjsLjLVteE/ng89EgLCLUUHufRVL6dKcDLqBrYiDd7K1QR9knUldYxPgppSPUTSRBgsO&#10;CzlW9JpT+n34NQqShLfbK693x+HHz8Y/FW/vo+ZZqX6vfZmD8NT6e/i/nWgFs/EIbmfC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i9RrxwAAANwAAAAPAAAAAAAA&#10;AAAAAAAAAKECAABkcnMvZG93bnJldi54bWxQSwUGAAAAAAQABAD5AAAAlQMAAAAA&#10;" strokecolor="#4579b8 [3044]"/>
                  <v:line id="直線接點 955" o:spid="_x0000_s1203" style="position:absolute;visibility:visible;mso-wrap-style:square" from="17126,17646" to="18980,1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x5xMUAAADcAAAADwAAAGRycy9kb3ducmV2LnhtbESPUWvCQBCE3wv9D8cW+lYvWiIaPUUK&#10;gti+1PYHrLk1Ceb20rtVo7++Vyj4OMzMN8x82btWnSnExrOB4SADRVx623Bl4Ptr/TIBFQXZYuuZ&#10;DFwpwnLx+DDHwvoLf9J5J5VKEI4FGqhFukLrWNbkMA58R5y8gw8OJclQaRvwkuCu1aMsG2uHDaeF&#10;Gjt6q6k87k7OwM/7xyZe9+1IxvltewyryVReozHPT/1qBkqol3v4v72xBqZ5Dn9n0hH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x5xMUAAADcAAAADwAAAAAAAAAA&#10;AAAAAAChAgAAZHJzL2Rvd25yZXYueG1sUEsFBgAAAAAEAAQA+QAAAJMDAAAAAA==&#10;" strokecolor="#4579b8 [3044]"/>
                  <v:line id="直線接點 956" o:spid="_x0000_s1204" style="position:absolute;flip:y;visibility:visible;mso-wrap-style:square" from="17125,22049" to="18980,23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Xvh8cAAADcAAAADwAAAGRycy9kb3ducmV2LnhtbESPQWvCQBSE74L/YXmCt7qxVavRVUpB&#10;DBa02h48PrLPJDT7Ns1uTfTXdwsFj8PMfMMsVq0pxYVqV1hWMBxEIIhTqwvOFHx+rB+mIJxH1lha&#10;JgVXcrBadjsLjLVt+ECXo89EgLCLUUHufRVL6dKcDLqBrYiDd7a1QR9knUldYxPgppSPUTSRBgsO&#10;CzlW9JpT+nX8MQqShLfbG6/3p+H798Y/FW+7UfOsVL/XvsxBeGr9PfzfTrSC2XgCf2fC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Fe+HxwAAANwAAAAPAAAAAAAA&#10;AAAAAAAAAKECAABkcnMvZG93bnJldi54bWxQSwUGAAAAAAQABAD5AAAAlQMAAAAA&#10;" strokecolor="#4579b8 [3044]"/>
                </v:group>
                <v:shape id="直線單箭頭接點 957" o:spid="_x0000_s1205" type="#_x0000_t32" style="position:absolute;left:5298889;top:1539902;width:9515;height:4104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RQMQAAADcAAAADwAAAGRycy9kb3ducmV2LnhtbESPQWvCQBSE74X+h+UVvOmmSmyMriJC&#10;0KvaQr09s88kNPs2ZDca/70rCD0OM/MNs1j1phZXal1lWcHnKAJBnFtdcaHg+5gNExDOI2usLZOC&#10;OzlYLd/fFphqe+M9XQ++EAHCLkUFpfdNKqXLSzLoRrYhDt7FtgZ9kG0hdYu3ADe1HEfRVBqsOCyU&#10;2NCmpPzv0BkFk8u53yZ+LZPs1266Lo7jn+yk1OCjX89BeOr9f/jV3mkFs/gLnmfC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vtFAxAAAANwAAAAPAAAAAAAAAAAA&#10;AAAAAKECAABkcnMvZG93bnJldi54bWxQSwUGAAAAAAQABAD5AAAAkgMAAAAA&#10;" strokecolor="#4579b8 [3044]">
                  <v:stroke endarrow="open"/>
                </v:shape>
                <v:line id="直線接點 958" o:spid="_x0000_s1206" style="position:absolute;visibility:visible;mso-wrap-style:square" from="4699768,1163772" to="4700733,2001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3WWsEAAADcAAAADwAAAGRycy9kb3ducmV2LnhtbERPzWoCMRC+F3yHMIK3mlVRdDWKCAWx&#10;vdT2AcbNuLu4mazJVFefvjkUevz4/lebzjXqRiHWng2Mhhko4sLbmksD319vr3NQUZAtNp7JwIMi&#10;bNa9lxXm1t/5k25HKVUK4ZijgUqkzbWORUUO49C3xIk7++BQEgyltgHvKdw1epxlM+2w5tRQYUu7&#10;iorL8ccZuL5/7OPj1IxlNn0eLmE7X8gkGjPod9slKKFO/sV/7r01sJimtelMOgJ6/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LdZawQAAANwAAAAPAAAAAAAAAAAAAAAA&#10;AKECAABkcnMvZG93bnJldi54bWxQSwUGAAAAAAQABAD5AAAAjwMAAAAA&#10;" strokecolor="#4579b8 [3044]"/>
                <v:shape id="直線單箭頭接點 959" o:spid="_x0000_s1207" type="#_x0000_t32" style="position:absolute;left:4706520;top:2001784;width:479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3gqcUAAADcAAAADwAAAGRycy9kb3ducmV2LnhtbESPzWrDMBCE74G+g9hCb7HcFgfbjRJC&#10;wLTX/BTa29ba2KbWylhyorx9FCj0OMzMN8xyHUwvzjS6zrKC5yQFQVxb3XGj4Hio5jkI55E19pZJ&#10;wZUcrFcPsyWW2l54R+e9b0SEsCtRQev9UErp6pYMusQOxNE72dGgj3JspB7xEuGmly9pupAGO44L&#10;LQ60ban+3U9GwevpJ7znfiPz6stupynLss/qW6mnx7B5A+Ep+P/wX/tDKyiyAu5n4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3gqcUAAADcAAAADwAAAAAAAAAA&#10;AAAAAAChAgAAZHJzL2Rvd25yZXYueG1sUEsFBgAAAAAEAAQA+QAAAJMDAAAAAA==&#10;" strokecolor="#4579b8 [3044]">
                  <v:stroke endarrow="open"/>
                </v:shape>
                <v:line id="直線接點 960" o:spid="_x0000_s1208" style="position:absolute;visibility:visible;mso-wrap-style:square" from="5149678,758659" to="5292917,758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cQ4cIAAADcAAAADwAAAGRycy9kb3ducmV2LnhtbERPzWrCQBC+F3yHZQRvdaOlQaOrSKEg&#10;tpeqDzBmxySYnY27U419+u6h0OPH979c965VNwqx8WxgMs5AEZfeNlwZOB7en2egoiBbbD2TgQdF&#10;WK8GT0ssrL/zF932UqkUwrFAA7VIV2gdy5ocxrHviBN39sGhJBgqbQPeU7hr9TTLcu2w4dRQY0dv&#10;NZWX/bczcP343MbHqZ1K/vqzu4TNbC4v0ZjRsN8sQAn18i/+c2+tgXme5qcz6Qjo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DcQ4cIAAADcAAAADwAAAAAAAAAAAAAA&#10;AAChAgAAZHJzL2Rvd25yZXYueG1sUEsFBgAAAAAEAAQA+QAAAJADAAAAAA==&#10;" strokecolor="#4579b8 [3044]"/>
                <v:line id="直線接點 961" o:spid="_x0000_s1209" style="position:absolute;visibility:visible;mso-wrap-style:square" from="5142830,519392" to="5436453,519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1esUAAADcAAAADwAAAGRycy9kb3ducmV2LnhtbESPUWvCQBCE3wv9D8cKvtWLFoOmniKC&#10;ILYvtf0B29yaBHN76d1WY3+9Vyj4OMzMN8xi1btWnSnExrOB8SgDRVx623Bl4PNj+zQDFQXZYuuZ&#10;DFwpwmr5+LDAwvoLv9P5IJVKEI4FGqhFukLrWNbkMI58R5y8ow8OJclQaRvwkuCu1ZMsy7XDhtNC&#10;jR1taipPhx9n4Pv1bRevX+1E8unv/hTWs7k8R2OGg379Akqol3v4v72zBub5GP7OpCO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u1esUAAADcAAAADwAAAAAAAAAA&#10;AAAAAAChAgAAZHJzL2Rvd25yZXYueG1sUEsFBgAAAAAEAAQA+QAAAJMDAAAAAA==&#10;" strokecolor="#4579b8 [3044]"/>
                <v:shape id="直線單箭頭接點 962" o:spid="_x0000_s1210" type="#_x0000_t32" style="position:absolute;left:1232871;top:2244835;width:479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W4ZcUAAADcAAAADwAAAGRycy9kb3ducmV2LnhtbESPzWrDMBCE74W8g9hAb42cFAfXjWJM&#10;wCTXpi0kt621sU2tlbHkn7x9VSj0OMzMN8wum00rRupdY1nBehWBIC6tbrhS8PFePCUgnEfW2Fom&#10;BXdykO0XDztMtZ34jcazr0SAsEtRQe19l0rpypoMupXtiIN3s71BH2RfSd3jFOCmlZso2kqDDYeF&#10;Gjs61FR+nwej4Pn2NR8Tn8ukuNjDMMRx/FlclXpczvkrCE+z/w//tU9awct2A79nwh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W4ZcUAAADcAAAADwAAAAAAAAAA&#10;AAAAAAChAgAAZHJzL2Rvd25yZXYueG1sUEsFBgAAAAAEAAQA+QAAAJMDAAAAAA==&#10;" strokecolor="#4579b8 [3044]">
                  <v:stroke endarrow="open"/>
                </v:shape>
                <v:shape id="文字方塊 963" o:spid="_x0000_s1211" type="#_x0000_t202" style="position:absolute;left:692150;top:2042151;width:540133;height:317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co58cA&#10;AADcAAAADwAAAGRycy9kb3ducmV2LnhtbESPT2vCQBTE7wW/w/KE3pqNlkoaXUUCYintwT+X3p7Z&#10;ZxLMvo3ZbZL203cLgsdhZn7DLFaDqUVHrassK5hEMQji3OqKCwXHw+YpAeE8ssbaMin4IQer5ehh&#10;gam2Pe+o2/tCBAi7FBWU3jeplC4vyaCLbEMcvLNtDfog20LqFvsAN7WcxvFMGqw4LJTYUFZSftl/&#10;GwXv2eYTd6epSX7rbPtxXjfX49eLUo/jYT0H4Wnw9/Ct/aYVvM6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HKOfHAAAA3AAAAA8AAAAAAAAAAAAAAAAAmAIAAGRy&#10;cy9kb3ducmV2LnhtbFBLBQYAAAAABAAEAPUAAACMAwAAAAA=&#10;" filled="f" stroked="f" strokeweight=".5pt">
                  <v:textbox>
                    <w:txbxContent>
                      <w:p w:rsidR="00FA0104" w:rsidRPr="000431AA" w:rsidRDefault="00FA0104" w:rsidP="004F2567">
                        <w:pPr>
                          <w:rPr>
                            <w:rFonts w:eastAsiaTheme="minorEastAsia"/>
                          </w:rPr>
                        </w:pPr>
                        <w:r>
                          <w:rPr>
                            <w:rFonts w:eastAsiaTheme="minorEastAsia" w:hint="eastAsia"/>
                          </w:rPr>
                          <w:t>1</w:t>
                        </w:r>
                        <w:r>
                          <w:rPr>
                            <w:rFonts w:eastAsiaTheme="minorEastAsia"/>
                          </w:rPr>
                          <w:t>’</w:t>
                        </w:r>
                        <w:r>
                          <w:rPr>
                            <w:rFonts w:eastAsiaTheme="minorEastAsia" w:hint="eastAsia"/>
                          </w:rPr>
                          <w:t>b0</w:t>
                        </w:r>
                      </w:p>
                    </w:txbxContent>
                  </v:textbox>
                </v:shape>
                <v:shape id="直線單箭頭接點 964" o:spid="_x0000_s1212" type="#_x0000_t32" style="position:absolute;left:2378843;top:2244835;width:479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FisQAAADcAAAADwAAAGRycy9kb3ducmV2LnhtbESPQWvCQBSE74X+h+UVvOmmrQkxdRUR&#10;gl61FfT2mn0modm3IbvR+O9dQehxmJlvmPlyMI24UOdqywreJxEI4sLqmksFP9/5OAXhPLLGxjIp&#10;uJGD5eL1ZY6Ztlfe0WXvSxEg7DJUUHnfZlK6oiKDbmJb4uCdbWfQB9mVUnd4DXDTyI8oSqTBmsNC&#10;hS2tKyr+9r1R8Hn+HTapX8k0P9p138dxfMhPSo3ehtUXCE+D/w8/21utYJZM4XEmHA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AIWKxAAAANwAAAAPAAAAAAAAAAAA&#10;AAAAAKECAABkcnMvZG93bnJldi54bWxQSwUGAAAAAAQABAD5AAAAkgMAAAAA&#10;" strokecolor="#4579b8 [3044]">
                  <v:stroke endarrow="open"/>
                </v:shape>
                <v:shape id="直線單箭頭接點 965" o:spid="_x0000_s1213" type="#_x0000_t32" style="position:absolute;left:3536479;top:2279002;width:479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wgEcMAAADcAAAADwAAAGRycy9kb3ducmV2LnhtbESPT4vCMBTE7wt+h/CEva2pLpVajSJC&#10;0ev6B/T2bJ5tsXkpTar1228WFjwOM/MbZrHqTS0e1LrKsoLxKAJBnFtdcaHgeMi+EhDOI2usLZOC&#10;FzlYLQcfC0y1ffIPPfa+EAHCLkUFpfdNKqXLSzLoRrYhDt7NtgZ9kG0hdYvPADe1nETRVBqsOCyU&#10;2NCmpPy+74yC79u13yZ+LZPsbDddF8fxKbso9Tns13MQnnr/Dv+3d1rBbBrD35lwBO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MIBHDAAAA3AAAAA8AAAAAAAAAAAAA&#10;AAAAoQIAAGRycy9kb3ducmV2LnhtbFBLBQYAAAAABAAEAPkAAACRAwAAAAA=&#10;" strokecolor="#4579b8 [3044]">
                  <v:stroke endarrow="open"/>
                </v:shape>
                <v:shape id="直線單箭頭接點 966" o:spid="_x0000_s1214" type="#_x0000_t32" style="position:absolute;left:4699654;top:2290403;width:479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6+ZsMAAADcAAAADwAAAGRycy9kb3ducmV2LnhtbESPQWvCQBSE7wX/w/KE3upGS0KMriJC&#10;0Gutgt6e2WcSzL4N2Y3Gf98tFHocZuYbZrkeTCMe1LnasoLpJAJBXFhdc6ng+J1/pCCcR9bYWCYF&#10;L3KwXo3elphp++Qvehx8KQKEXYYKKu/bTEpXVGTQTWxLHLyb7Qz6ILtS6g6fAW4aOYuiRBqsOSxU&#10;2NK2ouJ+6I2Cz9t12KV+I9P8bLd9H8fxKb8o9T4eNgsQngb/H/5r77WCeZLA75lwBO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evmbDAAAA3AAAAA8AAAAAAAAAAAAA&#10;AAAAoQIAAGRycy9kb3ducmV2LnhtbFBLBQYAAAAABAAEAPkAAACRAwAAAAA=&#10;" strokecolor="#4579b8 [3044]">
                  <v:stroke endarrow="open"/>
                </v:shape>
                <v:line id="直線接點 967" o:spid="_x0000_s1215" style="position:absolute;flip:y;visibility:visible;mso-wrap-style:square" from="1897820,2141118" to="2378609,2141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WAoccAAADcAAAADwAAAGRycy9kb3ducmV2LnhtbESPW2vCQBSE3wv9D8sp9E03XvCSuooI&#10;0qDQ1suDj4fsaRLMno3ZrYn++q5Q6OMwM98ws0VrSnGl2hWWFfS6EQji1OqCMwXHw7ozAeE8ssbS&#10;Mim4kYPF/PlphrG2De/ouveZCBB2MSrIva9iKV2ak0HXtRVx8L5tbdAHWWdS19gEuCllP4pG0mDB&#10;YSHHilY5pef9j1GQJLzZ3Hn9eep9Xd79oNh+DJuxUq8v7fINhKfW/4f/2olWMB2N4XEmHAE5/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NYChxwAAANwAAAAPAAAAAAAA&#10;AAAAAAAAAKECAABkcnMvZG93bnJldi54bWxQSwUGAAAAAAQABAD5AAAAlQMAAAAA&#10;" strokecolor="#4579b8 [3044]"/>
                <v:line id="直線接點 968" o:spid="_x0000_s1216" style="position:absolute;flip:y;visibility:visible;mso-wrap-style:square" from="2377360,2141297" to="2377360,2244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oU08QAAADcAAAADwAAAGRycy9kb3ducmV2LnhtbERPTWvCQBC9C/0PyxR6001s0TZmlSJI&#10;g4Ja20OPQ3ZMQrOzaXZror/ePQgeH+87XfSmFidqXWVZQTyKQBDnVldcKPj+Wg1fQTiPrLG2TArO&#10;5GAxfxikmGjb8SedDr4QIYRdggpK75tESpeXZNCNbEMcuKNtDfoA20LqFrsQbmo5jqKJNFhxaCix&#10;oWVJ+e/h3yjIMl6vL7za/cT7vw//XG22L91UqafH/n0GwlPv7+KbO9MK3iZhbTgTjoC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qhTTxAAAANwAAAAPAAAAAAAAAAAA&#10;AAAAAKECAABkcnMvZG93bnJldi54bWxQSwUGAAAAAAQABAD5AAAAkgMAAAAA&#10;" strokecolor="#4579b8 [3044]"/>
                <v:line id="直線接點 969" o:spid="_x0000_s1217" style="position:absolute;flip:y;visibility:visible;mso-wrap-style:square" from="3056825,2175647" to="3537614,217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axSMcAAADcAAAADwAAAGRycy9kb3ducmV2LnhtbESPQWvCQBSE70L/w/IKvZmNVmxNXUUK&#10;YrCgrXro8ZF9TUKzb9PsaqK/3i0IHoeZ+YaZzjtTiRM1rrSsYBDFIIgzq0vOFRz2y/4rCOeRNVaW&#10;ScGZHMxnD70pJtq2/EWnnc9FgLBLUEHhfZ1I6bKCDLrI1sTB+7GNQR9kk0vdYBvgppLDOB5LgyWH&#10;hQJrei8o+90djYI05fX6wsvt9+Dzb+Wfy4/NqH1R6umxW7yB8NT5e/jWTrWCyXgC/2fCEZC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5rFIxwAAANwAAAAPAAAAAAAA&#10;AAAAAAAAAKECAABkcnMvZG93bnJldi54bWxQSwUGAAAAAAQABAD5AAAAlQMAAAAA&#10;" strokecolor="#4579b8 [3044]"/>
                <v:line id="直線接點 970" o:spid="_x0000_s1218" style="position:absolute;flip:y;visibility:visible;mso-wrap-style:square" from="3536365,2175826" to="3536365,227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WOCMQAAADcAAAADwAAAGRycy9kb3ducmV2LnhtbERPTWvCQBC9F/oflin0VjdpRWvMKqUg&#10;DQpqtYceh+yYhGZn0+xqor/ePQgeH+87nfemFidqXWVZQTyIQBDnVldcKPjZL17eQTiPrLG2TArO&#10;5GA+e3xIMdG242867XwhQgi7BBWU3jeJlC4vyaAb2IY4cAfbGvQBtoXULXYh3NTyNYpG0mDFoaHE&#10;hj5Lyv92R6Mgy3i5vPBi8xtv/7/8W7VaD7uxUs9P/ccUhKfe38U3d6YVTMZhfjgTjoC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Y4IxAAAANwAAAAPAAAAAAAAAAAA&#10;AAAAAKECAABkcnMvZG93bnJldi54bWxQSwUGAAAAAAQABAD5AAAAkgMAAAAA&#10;" strokecolor="#4579b8 [3044]"/>
                <v:line id="直線接點 971" o:spid="_x0000_s1219" style="position:absolute;flip:y;visibility:visible;mso-wrap-style:square" from="4226865,2141299" to="4707654,2141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krk8cAAADcAAAADwAAAGRycy9kb3ducmV2LnhtbESPT2vCQBTE7wW/w/IEb3WTWmobXaUI&#10;0qDgv/bg8ZF9JsHs25jdmrSfvisIPQ4z8xtmOu9MJa7UuNKygngYgSDOrC45V/D1uXx8BeE8ssbK&#10;Min4IQfzWe9hiom2Le/pevC5CBB2CSoovK8TKV1WkEE3tDVx8E62MeiDbHKpG2wD3FTyKYpepMGS&#10;w0KBNS0Kys6Hb6MgTXm1+uXl9hjvLh9+VK43z+1YqUG/e5+A8NT5//C9nWoFb+MYbmfCEZ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SSuTxwAAANwAAAAPAAAAAAAA&#10;AAAAAAAAAKECAABkcnMvZG93bnJldi54bWxQSwUGAAAAAAQABAD5AAAAlQMAAAAA&#10;" strokecolor="#4579b8 [3044]"/>
                <v:line id="直線接點 972" o:spid="_x0000_s1220" style="position:absolute;flip:y;visibility:visible;mso-wrap-style:square" from="4699192,2140581" to="4699347,2290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u15McAAADcAAAADwAAAGRycy9kb3ducmV2LnhtbESPQWvCQBSE74L/YXlCb2ajFa2pq5SC&#10;GBRsqz30+Mi+JqHZt2l2NWl/vSsIHoeZ+YZZrDpTiTM1rrSsYBTFIIgzq0vOFXwe18MnEM4ja6ws&#10;k4I/crBa9nsLTLRt+YPOB5+LAGGXoILC+zqR0mUFGXSRrYmD920bgz7IJpe6wTbATSXHcTyVBksO&#10;CwXW9FpQ9nM4GQVpytvtP6/fvkbvvxv/WO72k3am1MOge3kG4anz9/CtnWoF89kYrmfCEZD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7XkxwAAANwAAAAPAAAAAAAA&#10;AAAAAAAAAKECAABkcnMvZG93bnJldi54bWxQSwUGAAAAAAQABAD5AAAAlQMAAAAA&#10;" strokecolor="#4579b8 [3044]"/>
                <v:shape id="直線單箭頭接點 973" o:spid="_x0000_s1221" type="#_x0000_t32" style="position:absolute;left:5361011;top:2157126;width:1903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CLI8QAAADcAAAADwAAAGRycy9kb3ducmV2LnhtbESPQWvCQBSE7wX/w/KE3upGJTVGVxEh&#10;1Ku2gt6e2WcSzL4N2Y3Gf+8WCj0OM/MNs1z3phZ3al1lWcF4FIEgzq2uuFDw8519JCCcR9ZYWyYF&#10;T3KwXg3elphq++A93Q++EAHCLkUFpfdNKqXLSzLoRrYhDt7VtgZ9kG0hdYuPADe1nETRpzRYcVgo&#10;saFtSfnt0BkF0+ul/0r8RibZyW67Lo7jY3ZW6n3YbxYgPPX+P/zX3mkF89kUfs+EI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MIsjxAAAANwAAAAPAAAAAAAAAAAA&#10;AAAAAKECAABkcnMvZG93bnJldi54bWxQSwUGAAAAAAQABAD5AAAAkgMAAAAA&#10;" strokecolor="#4579b8 [3044]">
                  <v:stroke endarrow="open"/>
                </v:shape>
                <v:shape id="文字方塊 974" o:spid="_x0000_s1222" type="#_x0000_t202" style="position:absolute;left:5550198;top:1949689;width:1085552;height:317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cmTscA&#10;AADcAAAADwAAAGRycy9kb3ducmV2LnhtbESPQWvCQBSE70L/w/IK3nRT0VbTbEQCUhE9mHrp7Zl9&#10;JqHZt2l2q7G/visUehxm5hsmWfamERfqXG1ZwdM4AkFcWF1zqeD4vh7NQTiPrLGxTApu5GCZPgwS&#10;jLW98oEuuS9FgLCLUUHlfRtL6YqKDLqxbYmDd7adQR9kV0rd4TXATSMnUfQsDdYcFipsKauo+My/&#10;jYJttt7j4TQx858me9udV+3X8WOm1PCxX72C8NT7//Bfe6MVLF6m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3Jk7HAAAA3AAAAA8AAAAAAAAAAAAAAAAAmAIAAGRy&#10;cy9kb3ducmV2LnhtbFBLBQYAAAAABAAEAPUAAACMAwAAAAA=&#10;" filled="f" stroked="f" strokeweight=".5pt">
                  <v:textbox>
                    <w:txbxContent>
                      <w:p w:rsidR="00FA0104" w:rsidRPr="004E0FB6" w:rsidRDefault="00FA0104" w:rsidP="004F2567">
                        <w:pPr>
                          <w:rPr>
                            <w:rFonts w:eastAsiaTheme="minorEastAsia"/>
                            <w:sz w:val="20"/>
                            <w:szCs w:val="20"/>
                          </w:rPr>
                        </w:pPr>
                        <w:proofErr w:type="spellStart"/>
                        <w:r w:rsidRPr="004E0FB6">
                          <w:rPr>
                            <w:rFonts w:eastAsiaTheme="minorEastAsia"/>
                            <w:sz w:val="20"/>
                            <w:szCs w:val="20"/>
                          </w:rPr>
                          <w:t>B</w:t>
                        </w:r>
                        <w:r w:rsidRPr="004E0FB6">
                          <w:rPr>
                            <w:rFonts w:eastAsiaTheme="minorEastAsia" w:hint="eastAsia"/>
                            <w:sz w:val="20"/>
                            <w:szCs w:val="20"/>
                          </w:rPr>
                          <w:t>id_write_ack</w:t>
                        </w:r>
                        <w:proofErr w:type="spellEnd"/>
                      </w:p>
                    </w:txbxContent>
                  </v:textbox>
                </v:shape>
                <w10:anchorlock/>
              </v:group>
            </w:pict>
          </mc:Fallback>
        </mc:AlternateContent>
      </w:r>
    </w:p>
    <w:p w:rsidR="004F2567" w:rsidRPr="00AB29EF" w:rsidRDefault="004F2567" w:rsidP="004F2567">
      <w:pPr>
        <w:pStyle w:val="ae"/>
        <w:jc w:val="center"/>
        <w:rPr>
          <w:rFonts w:eastAsiaTheme="minorEastAsia"/>
        </w:rPr>
      </w:pPr>
      <w:bookmarkStart w:id="845" w:name="_Ref381970495"/>
      <w:bookmarkStart w:id="846" w:name="_Toc445889146"/>
      <w:r>
        <w:t xml:space="preserve">Figure </w:t>
      </w:r>
      <w:r w:rsidR="00E85432">
        <w:fldChar w:fldCharType="begin"/>
      </w:r>
      <w:r w:rsidR="00E85432">
        <w:instrText xml:space="preserve"> SEQ Figure \* ARABIC </w:instrText>
      </w:r>
      <w:r w:rsidR="00E85432">
        <w:fldChar w:fldCharType="separate"/>
      </w:r>
      <w:r w:rsidR="00515DE5">
        <w:rPr>
          <w:noProof/>
        </w:rPr>
        <w:t>15</w:t>
      </w:r>
      <w:r w:rsidR="00E85432">
        <w:rPr>
          <w:noProof/>
        </w:rPr>
        <w:fldChar w:fldCharType="end"/>
      </w:r>
      <w:bookmarkEnd w:id="845"/>
      <w:r>
        <w:rPr>
          <w:rFonts w:eastAsiaTheme="minorEastAsia" w:hint="eastAsia"/>
        </w:rPr>
        <w:t xml:space="preserve">. BID </w:t>
      </w:r>
      <w:r w:rsidR="004E0FB6">
        <w:rPr>
          <w:rFonts w:eastAsiaTheme="minorEastAsia" w:hint="eastAsia"/>
        </w:rPr>
        <w:t>write ack</w:t>
      </w:r>
      <w:r>
        <w:rPr>
          <w:rFonts w:eastAsiaTheme="minorEastAsia" w:hint="eastAsia"/>
        </w:rPr>
        <w:t xml:space="preserve"> logic</w:t>
      </w:r>
      <w:bookmarkEnd w:id="846"/>
    </w:p>
    <w:p w:rsidR="004F2567" w:rsidRDefault="004F2567" w:rsidP="004F2567">
      <w:pPr>
        <w:pStyle w:val="21"/>
        <w:spacing w:before="203"/>
        <w:rPr>
          <w:rFonts w:eastAsiaTheme="minorEastAsia"/>
        </w:rPr>
      </w:pPr>
      <w:bookmarkStart w:id="847" w:name="_Toc444090121"/>
      <w:r>
        <w:rPr>
          <w:rFonts w:eastAsiaTheme="minorEastAsia"/>
        </w:rPr>
        <w:t>C</w:t>
      </w:r>
      <w:r>
        <w:rPr>
          <w:rFonts w:eastAsiaTheme="minorEastAsia" w:hint="eastAsia"/>
        </w:rPr>
        <w:t>onservative write order</w:t>
      </w:r>
      <w:bookmarkEnd w:id="847"/>
    </w:p>
    <w:p w:rsidR="004F2567" w:rsidRPr="00945CC1" w:rsidRDefault="004F2567" w:rsidP="004F2567">
      <w:pPr>
        <w:rPr>
          <w:rFonts w:eastAsiaTheme="minorEastAsia"/>
        </w:rPr>
      </w:pPr>
      <w:r>
        <w:rPr>
          <w:rFonts w:eastAsiaTheme="minorEastAsia" w:hint="eastAsia"/>
        </w:rPr>
        <w:t xml:space="preserve">The axi wrapper does not keep the order of write address and write data. This means the AXI bus matrix or slave might take write data without any write address. To reduce bus matrix and slave design complexity, there is a macro </w:t>
      </w:r>
      <w:r>
        <w:rPr>
          <w:rFonts w:eastAsiaTheme="minorEastAsia"/>
        </w:rPr>
        <w:t>“</w:t>
      </w:r>
      <w:r>
        <w:rPr>
          <w:rFonts w:eastAsiaTheme="minorEastAsia" w:hint="eastAsia"/>
        </w:rPr>
        <w:t>NDS_AXI_CONSERVATIVE_WRITE_ORDER</w:t>
      </w:r>
      <w:r>
        <w:rPr>
          <w:rFonts w:eastAsiaTheme="minorEastAsia"/>
        </w:rPr>
        <w:t>”</w:t>
      </w:r>
      <w:r>
        <w:rPr>
          <w:rFonts w:eastAsiaTheme="minorEastAsia" w:hint="eastAsia"/>
        </w:rPr>
        <w:t xml:space="preserve"> to restrict the order of write address and write data channel. If the NDS_AXI_CONSERVATIVE_WRITE_ORDER is defined, the AXI wrapper always sends out write data after write address.</w:t>
      </w:r>
    </w:p>
    <w:p w:rsidR="0037428E" w:rsidRDefault="0037428E" w:rsidP="0037428E">
      <w:pPr>
        <w:pStyle w:val="21"/>
        <w:spacing w:before="203"/>
        <w:rPr>
          <w:ins w:id="848" w:author="ANDESTECH\ryjou" w:date="2016-02-24T14:36:00Z"/>
          <w:rFonts w:eastAsia="新細明體"/>
        </w:rPr>
      </w:pPr>
      <w:bookmarkStart w:id="849" w:name="_Toc272064465"/>
      <w:bookmarkStart w:id="850" w:name="_Toc444090122"/>
      <w:ins w:id="851" w:author="ANDESTECH\ryjou" w:date="2016-02-24T14:36:00Z">
        <w:r>
          <w:rPr>
            <w:rFonts w:hint="eastAsia"/>
          </w:rPr>
          <w:lastRenderedPageBreak/>
          <w:t xml:space="preserve">AHB </w:t>
        </w:r>
        <w:r>
          <w:rPr>
            <w:rFonts w:eastAsia="新細明體" w:hint="eastAsia"/>
          </w:rPr>
          <w:t>wrapper</w:t>
        </w:r>
        <w:bookmarkEnd w:id="849"/>
        <w:bookmarkEnd w:id="850"/>
      </w:ins>
    </w:p>
    <w:p w:rsidR="0037428E" w:rsidRPr="00C43520" w:rsidRDefault="0037428E" w:rsidP="0037428E">
      <w:pPr>
        <w:rPr>
          <w:ins w:id="852" w:author="ANDESTECH\ryjou" w:date="2016-02-24T14:36:00Z"/>
          <w:rFonts w:eastAsia="新細明體"/>
        </w:rPr>
      </w:pPr>
      <w:ins w:id="853" w:author="ANDESTECH\ryjou" w:date="2016-02-24T14:36:00Z">
        <w:r>
          <w:rPr>
            <w:rFonts w:eastAsia="新細明體" w:hint="eastAsia"/>
          </w:rPr>
          <w:t xml:space="preserve">AHB wrapper handles bus request and returns data through biu_sync. </w:t>
        </w:r>
        <w:r w:rsidRPr="008F708E">
          <w:rPr>
            <w:rFonts w:eastAsia="新細明體" w:hint="eastAsia"/>
          </w:rPr>
          <w:t xml:space="preserve">To fit the AHB bus </w:t>
        </w:r>
        <w:r w:rsidRPr="008F708E">
          <w:rPr>
            <w:rFonts w:eastAsia="新細明體"/>
          </w:rPr>
          <w:t>protocol</w:t>
        </w:r>
        <w:r w:rsidR="00A87F65">
          <w:rPr>
            <w:rFonts w:eastAsia="新細明體" w:hint="eastAsia"/>
          </w:rPr>
          <w:t xml:space="preserve"> AHB wrapper needs a </w:t>
        </w:r>
      </w:ins>
      <w:ins w:id="854" w:author="ANDESTECH\ryjou" w:date="2016-02-25T17:37:00Z">
        <w:r w:rsidR="00EE4FBA">
          <w:rPr>
            <w:rFonts w:eastAsia="新細明體" w:hint="eastAsia"/>
          </w:rPr>
          <w:t>7</w:t>
        </w:r>
      </w:ins>
      <w:ins w:id="855" w:author="ANDESTECH\ryjou" w:date="2016-02-24T14:36:00Z">
        <w:r w:rsidR="00A87F65">
          <w:rPr>
            <w:rFonts w:eastAsia="新細明體" w:hint="eastAsia"/>
          </w:rPr>
          <w:t>-byte handler</w:t>
        </w:r>
      </w:ins>
      <w:ins w:id="856" w:author="ANDESTECH\ryjou" w:date="2016-03-16T13:42:00Z">
        <w:r w:rsidR="00046296">
          <w:rPr>
            <w:rFonts w:eastAsia="新細明體" w:hint="eastAsia"/>
          </w:rPr>
          <w:t xml:space="preserve"> </w:t>
        </w:r>
      </w:ins>
      <w:ins w:id="857" w:author="ANDESTECH\ryjou" w:date="2016-03-16T13:41:00Z">
        <w:r w:rsidR="00046296">
          <w:rPr>
            <w:rFonts w:eastAsia="新細明體" w:hint="eastAsia"/>
          </w:rPr>
          <w:t>(un</w:t>
        </w:r>
      </w:ins>
      <w:ins w:id="858" w:author="ANDESTECH\ryjou" w:date="2016-03-16T13:42:00Z">
        <w:r w:rsidR="00040897">
          <w:rPr>
            <w:rFonts w:eastAsia="新細明體" w:hint="eastAsia"/>
          </w:rPr>
          <w:t>-</w:t>
        </w:r>
      </w:ins>
      <w:ins w:id="859" w:author="ANDESTECH\ryjou" w:date="2016-03-16T13:41:00Z">
        <w:r w:rsidR="00046296">
          <w:rPr>
            <w:rFonts w:eastAsia="新細明體" w:hint="eastAsia"/>
          </w:rPr>
          <w:t>align access)</w:t>
        </w:r>
      </w:ins>
      <w:ins w:id="860" w:author="ANDESTECH\ryjou" w:date="2016-02-24T14:36:00Z">
        <w:r w:rsidR="00A87F65">
          <w:rPr>
            <w:rFonts w:eastAsia="新細明體" w:hint="eastAsia"/>
          </w:rPr>
          <w:t xml:space="preserve"> which divides </w:t>
        </w:r>
      </w:ins>
      <w:ins w:id="861" w:author="ANDESTECH\ryjou" w:date="2016-02-25T17:38:00Z">
        <w:r w:rsidR="00EE4FBA">
          <w:rPr>
            <w:rFonts w:eastAsia="新細明體" w:hint="eastAsia"/>
          </w:rPr>
          <w:t>7</w:t>
        </w:r>
      </w:ins>
      <w:ins w:id="862" w:author="ANDESTECH\ryjou" w:date="2016-02-24T14:36:00Z">
        <w:r w:rsidR="00826CF2">
          <w:rPr>
            <w:rFonts w:eastAsia="新細明體" w:hint="eastAsia"/>
          </w:rPr>
          <w:t xml:space="preserve">-byte write access into </w:t>
        </w:r>
      </w:ins>
      <w:ins w:id="863" w:author="ANDESTECH\ryjou" w:date="2016-02-26T09:05:00Z">
        <w:r w:rsidR="00826CF2">
          <w:rPr>
            <w:rFonts w:eastAsia="新細明體" w:hint="eastAsia"/>
          </w:rPr>
          <w:t xml:space="preserve">low-4 byte </w:t>
        </w:r>
      </w:ins>
      <w:ins w:id="864" w:author="ANDESTECH\ryjou" w:date="2016-02-24T14:36:00Z">
        <w:r w:rsidRPr="008F708E">
          <w:rPr>
            <w:rFonts w:eastAsia="新細明體" w:hint="eastAsia"/>
          </w:rPr>
          <w:t xml:space="preserve">and </w:t>
        </w:r>
      </w:ins>
      <w:ins w:id="865" w:author="ANDESTECH\ryjou" w:date="2016-02-26T09:05:00Z">
        <w:r w:rsidR="00826CF2">
          <w:rPr>
            <w:rFonts w:eastAsia="新細明體" w:hint="eastAsia"/>
          </w:rPr>
          <w:t>high-4byte</w:t>
        </w:r>
      </w:ins>
      <w:ins w:id="866" w:author="ANDESTECH\ryjou" w:date="2016-02-24T14:36:00Z">
        <w:r w:rsidRPr="008F708E">
          <w:rPr>
            <w:rFonts w:eastAsia="新細明體" w:hint="eastAsia"/>
          </w:rPr>
          <w:t xml:space="preserve"> write access.</w:t>
        </w:r>
      </w:ins>
    </w:p>
    <w:p w:rsidR="0037428E" w:rsidRDefault="0037428E" w:rsidP="004C612E">
      <w:pPr>
        <w:rPr>
          <w:ins w:id="867" w:author="ANDESTECH\ryjou" w:date="2016-02-24T14:37:00Z"/>
          <w:rFonts w:eastAsia="新細明體"/>
        </w:rPr>
      </w:pPr>
      <w:ins w:id="868" w:author="ANDESTECH\ryjou" w:date="2016-02-24T14:36:00Z">
        <w:r w:rsidRPr="0064430E">
          <w:rPr>
            <w:rFonts w:ascii="Lucida Sans Unicode" w:eastAsia="新細明體" w:hAnsi="Lucida Sans Unicode" w:cs="Lucida Sans Unicode"/>
            <w:b/>
            <w:noProof/>
            <w:color w:val="FF0000"/>
            <w:kern w:val="0"/>
            <w:sz w:val="28"/>
            <w:szCs w:val="26"/>
            <w:rPrChange w:id="869">
              <w:rPr>
                <w:rFonts w:ascii="Lucida Sans Unicode" w:eastAsia="新細明體" w:hAnsi="Lucida Sans Unicode" w:cs="Lucida Sans Unicode"/>
                <w:b/>
                <w:noProof/>
                <w:kern w:val="0"/>
                <w:sz w:val="28"/>
                <w:szCs w:val="26"/>
              </w:rPr>
            </w:rPrChange>
          </w:rPr>
          <mc:AlternateContent>
            <mc:Choice Requires="wpc">
              <w:drawing>
                <wp:inline distT="0" distB="0" distL="0" distR="0" wp14:anchorId="2D8BB5D4" wp14:editId="63CB62DA">
                  <wp:extent cx="6477000" cy="5027295"/>
                  <wp:effectExtent l="0" t="0" r="76200" b="0"/>
                  <wp:docPr id="1007" name="畫布 1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Rectangle 16"/>
                          <wps:cNvSpPr>
                            <a:spLocks noChangeArrowheads="1"/>
                          </wps:cNvSpPr>
                          <wps:spPr bwMode="auto">
                            <a:xfrm>
                              <a:off x="2971800" y="1289050"/>
                              <a:ext cx="2667000" cy="2062480"/>
                            </a:xfrm>
                            <a:prstGeom prst="rect">
                              <a:avLst/>
                            </a:prstGeom>
                            <a:solidFill>
                              <a:srgbClr val="FFFFFF"/>
                            </a:solidFill>
                            <a:ln w="9525">
                              <a:solidFill>
                                <a:srgbClr val="000000"/>
                              </a:solidFill>
                              <a:prstDash val="sysDot"/>
                              <a:miter lim="800000"/>
                              <a:headEnd/>
                              <a:tailEnd/>
                            </a:ln>
                          </wps:spPr>
                          <wps:bodyPr rot="0" vert="horz" wrap="square" lIns="91440" tIns="45720" rIns="91440" bIns="45720" anchor="t" anchorCtr="0" upright="1">
                            <a:noAutofit/>
                          </wps:bodyPr>
                        </wps:wsp>
                        <wps:wsp>
                          <wps:cNvPr id="16" name="Text Box 17"/>
                          <wps:cNvSpPr txBox="1">
                            <a:spLocks noChangeArrowheads="1"/>
                          </wps:cNvSpPr>
                          <wps:spPr bwMode="auto">
                            <a:xfrm>
                              <a:off x="228600" y="128905"/>
                              <a:ext cx="990600" cy="4640580"/>
                            </a:xfrm>
                            <a:prstGeom prst="rect">
                              <a:avLst/>
                            </a:prstGeom>
                            <a:solidFill>
                              <a:srgbClr val="FFFFFF"/>
                            </a:solidFill>
                            <a:ln w="9525">
                              <a:solidFill>
                                <a:srgbClr val="000000"/>
                              </a:solidFill>
                              <a:miter lim="800000"/>
                              <a:headEnd/>
                              <a:tailEnd/>
                            </a:ln>
                          </wps:spPr>
                          <wps:txbx>
                            <w:txbxContent>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Pr="00E3105F" w:rsidRDefault="00FA0104" w:rsidP="0037428E">
                                <w:pPr>
                                  <w:jc w:val="center"/>
                                  <w:rPr>
                                    <w:rFonts w:eastAsia="新細明體"/>
                                  </w:rPr>
                                </w:pPr>
                                <w:r>
                                  <w:rPr>
                                    <w:rFonts w:eastAsia="新細明體" w:hint="eastAsia"/>
                                  </w:rPr>
                                  <w:t>Biu_sync</w:t>
                                </w:r>
                              </w:p>
                            </w:txbxContent>
                          </wps:txbx>
                          <wps:bodyPr rot="0" vert="horz" wrap="square" lIns="91440" tIns="45720" rIns="91440" bIns="45720" anchor="t" anchorCtr="0" upright="1">
                            <a:noAutofit/>
                          </wps:bodyPr>
                        </wps:wsp>
                        <wps:wsp>
                          <wps:cNvPr id="19" name="Text Box 18"/>
                          <wps:cNvSpPr txBox="1">
                            <a:spLocks noChangeArrowheads="1"/>
                          </wps:cNvSpPr>
                          <wps:spPr bwMode="auto">
                            <a:xfrm>
                              <a:off x="2971800" y="128905"/>
                              <a:ext cx="990600" cy="1031240"/>
                            </a:xfrm>
                            <a:prstGeom prst="rect">
                              <a:avLst/>
                            </a:prstGeom>
                            <a:solidFill>
                              <a:srgbClr val="FFFFFF"/>
                            </a:solidFill>
                            <a:ln w="9525">
                              <a:solidFill>
                                <a:srgbClr val="000000"/>
                              </a:solidFill>
                              <a:miter lim="800000"/>
                              <a:headEnd/>
                              <a:tailEnd/>
                            </a:ln>
                          </wps:spPr>
                          <wps:txbx>
                            <w:txbxContent>
                              <w:p w:rsidR="00FA0104" w:rsidRDefault="00FA0104" w:rsidP="0037428E">
                                <w:pPr>
                                  <w:jc w:val="center"/>
                                  <w:rPr>
                                    <w:ins w:id="870" w:author="ANDESTECH\ryjou" w:date="2016-02-24T14:38:00Z"/>
                                    <w:rFonts w:eastAsia="新細明體"/>
                                  </w:rPr>
                                </w:pPr>
                              </w:p>
                              <w:p w:rsidR="00FA0104" w:rsidRDefault="00FA0104" w:rsidP="0037428E">
                                <w:pPr>
                                  <w:jc w:val="center"/>
                                  <w:rPr>
                                    <w:rFonts w:eastAsia="新細明體"/>
                                  </w:rPr>
                                </w:pPr>
                                <w:r>
                                  <w:rPr>
                                    <w:rFonts w:eastAsia="新細明體" w:hint="eastAsia"/>
                                  </w:rPr>
                                  <w:t>AHB</w:t>
                                </w:r>
                              </w:p>
                              <w:p w:rsidR="00FA0104" w:rsidDel="000C78D3" w:rsidRDefault="00FA0104">
                                <w:pPr>
                                  <w:rPr>
                                    <w:del w:id="871" w:author="ANDESTECH\ryjou" w:date="2016-02-24T14:38:00Z"/>
                                    <w:rFonts w:eastAsia="新細明體"/>
                                  </w:rPr>
                                  <w:pPrChange w:id="872" w:author="ANDESTECH\ryjou" w:date="2016-02-24T14:38:00Z">
                                    <w:pPr>
                                      <w:jc w:val="center"/>
                                    </w:pPr>
                                  </w:pPrChange>
                                </w:pPr>
                                <w:del w:id="873" w:author="ANDESTECH\ryjou" w:date="2016-02-24T14:38:00Z">
                                  <w:r w:rsidDel="000C78D3">
                                    <w:rPr>
                                      <w:rFonts w:eastAsia="新細明體" w:hint="eastAsia"/>
                                    </w:rPr>
                                    <w:delText>FSM</w:delText>
                                  </w:r>
                                </w:del>
                              </w:p>
                              <w:p w:rsidR="00FA0104" w:rsidRPr="00DA5486" w:rsidRDefault="00FA0104">
                                <w:pPr>
                                  <w:rPr>
                                    <w:rFonts w:eastAsia="新細明體"/>
                                  </w:rPr>
                                  <w:pPrChange w:id="874" w:author="ANDESTECH\ryjou" w:date="2016-02-24T14:38:00Z">
                                    <w:pPr>
                                      <w:jc w:val="center"/>
                                    </w:pPr>
                                  </w:pPrChange>
                                </w:pPr>
                                <w:r>
                                  <w:rPr>
                                    <w:rFonts w:eastAsia="新細明體" w:hint="eastAsia"/>
                                  </w:rPr>
                                  <w:t>&amp;controls</w:t>
                                </w:r>
                              </w:p>
                            </w:txbxContent>
                          </wps:txbx>
                          <wps:bodyPr rot="0" vert="horz" wrap="square" lIns="91440" tIns="45720" rIns="91440" bIns="45720" anchor="t" anchorCtr="0" upright="1">
                            <a:noAutofit/>
                          </wps:bodyPr>
                        </wps:wsp>
                        <wps:wsp>
                          <wps:cNvPr id="24" name="Text Box 19"/>
                          <wps:cNvSpPr txBox="1">
                            <a:spLocks noChangeArrowheads="1"/>
                          </wps:cNvSpPr>
                          <wps:spPr bwMode="auto">
                            <a:xfrm>
                              <a:off x="1828800" y="1675765"/>
                              <a:ext cx="914400" cy="645160"/>
                            </a:xfrm>
                            <a:prstGeom prst="rect">
                              <a:avLst/>
                            </a:prstGeom>
                            <a:solidFill>
                              <a:srgbClr val="FFFFFF"/>
                            </a:solidFill>
                            <a:ln w="9525">
                              <a:solidFill>
                                <a:srgbClr val="000000"/>
                              </a:solidFill>
                              <a:miter lim="800000"/>
                              <a:headEnd/>
                              <a:tailEnd/>
                            </a:ln>
                          </wps:spPr>
                          <wps:txbx>
                            <w:txbxContent>
                              <w:p w:rsidR="00FA0104" w:rsidRDefault="00FA0104" w:rsidP="0037428E">
                                <w:pPr>
                                  <w:jc w:val="center"/>
                                  <w:rPr>
                                    <w:ins w:id="875" w:author="ANDESTECH\ryjou" w:date="2016-03-16T13:42:00Z"/>
                                    <w:rFonts w:eastAsia="新細明體"/>
                                  </w:rPr>
                                </w:pPr>
                                <w:ins w:id="876" w:author="ANDESTECH\ryjou" w:date="2016-02-25T17:38:00Z">
                                  <w:r>
                                    <w:rPr>
                                      <w:rFonts w:eastAsia="新細明體" w:hint="eastAsia"/>
                                    </w:rPr>
                                    <w:t>7</w:t>
                                  </w:r>
                                </w:ins>
                                <w:del w:id="877" w:author="ANDESTECH\ryjou" w:date="2016-02-25T16:35:00Z">
                                  <w:r w:rsidDel="00A87F65">
                                    <w:rPr>
                                      <w:rFonts w:eastAsia="新細明體" w:hint="eastAsia"/>
                                    </w:rPr>
                                    <w:delText>3</w:delText>
                                  </w:r>
                                </w:del>
                                <w:r>
                                  <w:rPr>
                                    <w:rFonts w:eastAsia="新細明體" w:hint="eastAsia"/>
                                  </w:rPr>
                                  <w:t>-byte handler</w:t>
                                </w:r>
                              </w:p>
                              <w:p w:rsidR="00046296" w:rsidRPr="00DA5486" w:rsidRDefault="00046296">
                                <w:pPr>
                                  <w:jc w:val="center"/>
                                  <w:rPr>
                                    <w:rFonts w:eastAsia="新細明體"/>
                                  </w:rPr>
                                </w:pPr>
                              </w:p>
                            </w:txbxContent>
                          </wps:txbx>
                          <wps:bodyPr rot="0" vert="horz" wrap="square" lIns="91440" tIns="45720" rIns="91440" bIns="45720" anchor="t" anchorCtr="0" upright="1">
                            <a:noAutofit/>
                          </wps:bodyPr>
                        </wps:wsp>
                        <wps:wsp>
                          <wps:cNvPr id="27" name="Line 20"/>
                          <wps:cNvCnPr/>
                          <wps:spPr bwMode="auto">
                            <a:xfrm>
                              <a:off x="1219200" y="1932940"/>
                              <a:ext cx="609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48" name="Group 21"/>
                          <wpg:cNvGrpSpPr>
                            <a:grpSpLocks/>
                          </wpg:cNvGrpSpPr>
                          <wpg:grpSpPr bwMode="auto">
                            <a:xfrm>
                              <a:off x="4495800" y="1675765"/>
                              <a:ext cx="228600" cy="1031240"/>
                              <a:chOff x="7480" y="6844"/>
                              <a:chExt cx="360" cy="1624"/>
                            </a:xfrm>
                          </wpg:grpSpPr>
                          <wps:wsp>
                            <wps:cNvPr id="256" name="Line 22"/>
                            <wps:cNvCnPr/>
                            <wps:spPr bwMode="auto">
                              <a:xfrm>
                                <a:off x="7480" y="6844"/>
                                <a:ext cx="0" cy="1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23"/>
                            <wps:cNvCnPr/>
                            <wps:spPr bwMode="auto">
                              <a:xfrm flipV="1">
                                <a:off x="7480" y="8062"/>
                                <a:ext cx="360" cy="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Line 24"/>
                            <wps:cNvCnPr/>
                            <wps:spPr bwMode="auto">
                              <a:xfrm>
                                <a:off x="7480" y="6844"/>
                                <a:ext cx="360" cy="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25"/>
                            <wps:cNvCnPr/>
                            <wps:spPr bwMode="auto">
                              <a:xfrm>
                                <a:off x="7840" y="7250"/>
                                <a:ext cx="0" cy="8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0" name="Group 26"/>
                          <wpg:cNvGrpSpPr>
                            <a:grpSpLocks/>
                          </wpg:cNvGrpSpPr>
                          <wpg:grpSpPr bwMode="auto">
                            <a:xfrm>
                              <a:off x="3810000" y="2191385"/>
                              <a:ext cx="227330" cy="644525"/>
                              <a:chOff x="5616" y="11802"/>
                              <a:chExt cx="678" cy="1176"/>
                            </a:xfrm>
                          </wpg:grpSpPr>
                          <wpg:grpSp>
                            <wpg:cNvPr id="262" name="Group 27"/>
                            <wpg:cNvGrpSpPr>
                              <a:grpSpLocks/>
                            </wpg:cNvGrpSpPr>
                            <wpg:grpSpPr bwMode="auto">
                              <a:xfrm>
                                <a:off x="5616" y="11802"/>
                                <a:ext cx="678" cy="1176"/>
                                <a:chOff x="5616" y="11802"/>
                                <a:chExt cx="255" cy="736"/>
                              </a:xfrm>
                            </wpg:grpSpPr>
                            <wps:wsp>
                              <wps:cNvPr id="976" name="Line 28"/>
                              <wps:cNvCnPr/>
                              <wps:spPr bwMode="auto">
                                <a:xfrm>
                                  <a:off x="5616" y="11802"/>
                                  <a:ext cx="0" cy="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7" name="Line 29"/>
                              <wps:cNvCnPr/>
                              <wps:spPr bwMode="auto">
                                <a:xfrm>
                                  <a:off x="5616" y="11802"/>
                                  <a:ext cx="2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1" name="Line 30"/>
                              <wps:cNvCnPr/>
                              <wps:spPr bwMode="auto">
                                <a:xfrm>
                                  <a:off x="5870" y="11802"/>
                                  <a:ext cx="1" cy="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2" name="Line 31"/>
                              <wps:cNvCnPr/>
                              <wps:spPr bwMode="auto">
                                <a:xfrm>
                                  <a:off x="5616" y="12537"/>
                                  <a:ext cx="254"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83" name="Line 32"/>
                            <wps:cNvCnPr/>
                            <wps:spPr bwMode="auto">
                              <a:xfrm>
                                <a:off x="5616" y="12537"/>
                                <a:ext cx="169" cy="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Line 33"/>
                            <wps:cNvCnPr/>
                            <wps:spPr bwMode="auto">
                              <a:xfrm flipH="1">
                                <a:off x="5616" y="12684"/>
                                <a:ext cx="170" cy="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85" name="Line 34"/>
                          <wps:cNvCnPr/>
                          <wps:spPr bwMode="auto">
                            <a:xfrm>
                              <a:off x="2743200" y="1933575"/>
                              <a:ext cx="1752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6" name="Line 35"/>
                          <wps:cNvCnPr/>
                          <wps:spPr bwMode="auto">
                            <a:xfrm>
                              <a:off x="4038600" y="2449195"/>
                              <a:ext cx="457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 name="Line 36"/>
                          <wps:cNvCnPr/>
                          <wps:spPr bwMode="auto">
                            <a:xfrm>
                              <a:off x="4724400" y="2062480"/>
                              <a:ext cx="1676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1" name="Line 37"/>
                          <wps:cNvCnPr/>
                          <wps:spPr bwMode="auto">
                            <a:xfrm>
                              <a:off x="5334000" y="2062480"/>
                              <a:ext cx="635" cy="1031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38"/>
                          <wps:cNvCnPr/>
                          <wps:spPr bwMode="auto">
                            <a:xfrm flipH="1">
                              <a:off x="3200400" y="3093720"/>
                              <a:ext cx="2133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Line 39"/>
                          <wps:cNvCnPr/>
                          <wps:spPr bwMode="auto">
                            <a:xfrm flipV="1">
                              <a:off x="3200400" y="2320290"/>
                              <a:ext cx="635" cy="7734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40"/>
                          <wps:cNvCnPr/>
                          <wps:spPr bwMode="auto">
                            <a:xfrm>
                              <a:off x="3200400" y="2320290"/>
                              <a:ext cx="609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Text Box 41"/>
                          <wps:cNvSpPr txBox="1">
                            <a:spLocks noChangeArrowheads="1"/>
                          </wps:cNvSpPr>
                          <wps:spPr bwMode="auto">
                            <a:xfrm>
                              <a:off x="3733800" y="2411095"/>
                              <a:ext cx="4572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680852" w:rsidRDefault="00FA0104" w:rsidP="0037428E">
                                <w:pPr>
                                  <w:rPr>
                                    <w:rFonts w:eastAsia="新細明體"/>
                                    <w:sz w:val="16"/>
                                    <w:szCs w:val="16"/>
                                  </w:rPr>
                                </w:pPr>
                                <w:r w:rsidRPr="00680852">
                                  <w:rPr>
                                    <w:rFonts w:eastAsia="新細明體" w:hint="eastAsia"/>
                                    <w:sz w:val="16"/>
                                    <w:szCs w:val="16"/>
                                  </w:rPr>
                                  <w:t>EN</w:t>
                                </w:r>
                              </w:p>
                            </w:txbxContent>
                          </wps:txbx>
                          <wps:bodyPr rot="0" vert="horz" wrap="square" lIns="91440" tIns="45720" rIns="91440" bIns="45720" anchor="t" anchorCtr="0" upright="1">
                            <a:noAutofit/>
                          </wps:bodyPr>
                        </wps:wsp>
                        <wps:wsp>
                          <wps:cNvPr id="71" name="Line 42"/>
                          <wps:cNvCnPr/>
                          <wps:spPr bwMode="auto">
                            <a:xfrm flipV="1">
                              <a:off x="3352800" y="2499995"/>
                              <a:ext cx="457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Text Box 43"/>
                          <wps:cNvSpPr txBox="1">
                            <a:spLocks noChangeArrowheads="1"/>
                          </wps:cNvSpPr>
                          <wps:spPr bwMode="auto">
                            <a:xfrm>
                              <a:off x="4038600" y="3093720"/>
                              <a:ext cx="18288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385967" w:rsidRDefault="00FA0104" w:rsidP="0037428E">
                                <w:pPr>
                                  <w:rPr>
                                    <w:rFonts w:eastAsia="新細明體"/>
                                  </w:rPr>
                                </w:pPr>
                                <w:r>
                                  <w:rPr>
                                    <w:rFonts w:eastAsia="新細明體" w:hint="eastAsia"/>
                                  </w:rPr>
                                  <w:t>Retry recover handler</w:t>
                                </w:r>
                              </w:p>
                            </w:txbxContent>
                          </wps:txbx>
                          <wps:bodyPr rot="0" vert="horz" wrap="square" lIns="91440" tIns="45720" rIns="91440" bIns="45720" anchor="t" anchorCtr="0" upright="1">
                            <a:noAutofit/>
                          </wps:bodyPr>
                        </wps:wsp>
                        <wps:wsp>
                          <wps:cNvPr id="73" name="Text Box 44"/>
                          <wps:cNvSpPr txBox="1">
                            <a:spLocks noChangeArrowheads="1"/>
                          </wps:cNvSpPr>
                          <wps:spPr bwMode="auto">
                            <a:xfrm>
                              <a:off x="1219200" y="1417955"/>
                              <a:ext cx="762000" cy="773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B51D64" w:rsidRDefault="00FA0104" w:rsidP="0037428E">
                                <w:pPr>
                                  <w:rPr>
                                    <w:rFonts w:eastAsia="新細明體"/>
                                    <w:sz w:val="20"/>
                                    <w:szCs w:val="20"/>
                                  </w:rPr>
                                </w:pPr>
                                <w:r w:rsidRPr="00B51D64">
                                  <w:rPr>
                                    <w:rFonts w:eastAsia="新細明體" w:hint="eastAsia"/>
                                    <w:sz w:val="20"/>
                                    <w:szCs w:val="20"/>
                                  </w:rPr>
                                  <w:t>ADDR &amp; controls</w:t>
                                </w:r>
                              </w:p>
                            </w:txbxContent>
                          </wps:txbx>
                          <wps:bodyPr rot="0" vert="horz" wrap="square" lIns="91440" tIns="45720" rIns="91440" bIns="45720" anchor="t" anchorCtr="0" upright="1">
                            <a:noAutofit/>
                          </wps:bodyPr>
                        </wps:wsp>
                        <wps:wsp>
                          <wps:cNvPr id="74" name="Line 45"/>
                          <wps:cNvCnPr/>
                          <wps:spPr bwMode="auto">
                            <a:xfrm>
                              <a:off x="1219200" y="3609340"/>
                              <a:ext cx="19062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Text Box 46"/>
                          <wps:cNvSpPr txBox="1">
                            <a:spLocks noChangeArrowheads="1"/>
                          </wps:cNvSpPr>
                          <wps:spPr bwMode="auto">
                            <a:xfrm>
                              <a:off x="4800600" y="3351530"/>
                              <a:ext cx="10668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385967" w:rsidRDefault="00FA0104" w:rsidP="0037428E">
                                <w:pPr>
                                  <w:rPr>
                                    <w:rFonts w:eastAsia="新細明體"/>
                                  </w:rPr>
                                </w:pPr>
                                <w:r>
                                  <w:rPr>
                                    <w:rFonts w:eastAsia="新細明體" w:hint="eastAsia"/>
                                  </w:rPr>
                                  <w:t>HWDATA</w:t>
                                </w:r>
                              </w:p>
                            </w:txbxContent>
                          </wps:txbx>
                          <wps:bodyPr rot="0" vert="horz" wrap="square" lIns="91440" tIns="45720" rIns="91440" bIns="45720" anchor="t" anchorCtr="0" upright="1">
                            <a:noAutofit/>
                          </wps:bodyPr>
                        </wps:wsp>
                        <wps:wsp>
                          <wps:cNvPr id="76" name="Text Box 47"/>
                          <wps:cNvSpPr txBox="1">
                            <a:spLocks noChangeArrowheads="1"/>
                          </wps:cNvSpPr>
                          <wps:spPr bwMode="auto">
                            <a:xfrm>
                              <a:off x="4800600" y="3867150"/>
                              <a:ext cx="1676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385967" w:rsidRDefault="00FA0104" w:rsidP="0037428E">
                                <w:pPr>
                                  <w:rPr>
                                    <w:rFonts w:eastAsia="新細明體"/>
                                  </w:rPr>
                                </w:pPr>
                                <w:r>
                                  <w:rPr>
                                    <w:rFonts w:eastAsia="新細明體" w:hint="eastAsia"/>
                                  </w:rPr>
                                  <w:t>HRDATA</w:t>
                                </w:r>
                              </w:p>
                            </w:txbxContent>
                          </wps:txbx>
                          <wps:bodyPr rot="0" vert="horz" wrap="square" lIns="91440" tIns="45720" rIns="91440" bIns="45720" anchor="t" anchorCtr="0" upright="1">
                            <a:noAutofit/>
                          </wps:bodyPr>
                        </wps:wsp>
                        <wps:wsp>
                          <wps:cNvPr id="77" name="Line 48"/>
                          <wps:cNvCnPr/>
                          <wps:spPr bwMode="auto">
                            <a:xfrm>
                              <a:off x="3962400" y="257810"/>
                              <a:ext cx="243840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78" name="Text Box 49"/>
                          <wps:cNvSpPr txBox="1">
                            <a:spLocks noChangeArrowheads="1"/>
                          </wps:cNvSpPr>
                          <wps:spPr bwMode="auto">
                            <a:xfrm>
                              <a:off x="4495800" y="0"/>
                              <a:ext cx="6858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385967" w:rsidRDefault="00FA0104" w:rsidP="0037428E">
                                <w:pPr>
                                  <w:rPr>
                                    <w:rFonts w:eastAsia="新細明體"/>
                                  </w:rPr>
                                </w:pPr>
                                <w:r>
                                  <w:rPr>
                                    <w:rFonts w:eastAsia="新細明體" w:hint="eastAsia"/>
                                  </w:rPr>
                                  <w:t>Hready</w:t>
                                </w:r>
                              </w:p>
                            </w:txbxContent>
                          </wps:txbx>
                          <wps:bodyPr rot="0" vert="horz" wrap="square" lIns="91440" tIns="45720" rIns="91440" bIns="45720" anchor="t" anchorCtr="0" upright="1">
                            <a:noAutofit/>
                          </wps:bodyPr>
                        </wps:wsp>
                        <wps:wsp>
                          <wps:cNvPr id="79" name="Line 50"/>
                          <wps:cNvCnPr/>
                          <wps:spPr bwMode="auto">
                            <a:xfrm>
                              <a:off x="1219200" y="386715"/>
                              <a:ext cx="175260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 name="Text Box 51"/>
                          <wps:cNvSpPr txBox="1">
                            <a:spLocks noChangeArrowheads="1"/>
                          </wps:cNvSpPr>
                          <wps:spPr bwMode="auto">
                            <a:xfrm>
                              <a:off x="4724400" y="1546860"/>
                              <a:ext cx="14478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385967" w:rsidRDefault="00FA0104" w:rsidP="0037428E">
                                <w:pPr>
                                  <w:rPr>
                                    <w:rFonts w:eastAsia="新細明體"/>
                                  </w:rPr>
                                </w:pPr>
                                <w:r>
                                  <w:rPr>
                                    <w:rFonts w:eastAsia="新細明體" w:hint="eastAsia"/>
                                  </w:rPr>
                                  <w:t>HADDR,HTRANS, HSIZE, HWRITE</w:t>
                                </w:r>
                                <w:r>
                                  <w:rPr>
                                    <w:rFonts w:eastAsia="新細明體"/>
                                  </w:rPr>
                                  <w:t>…</w:t>
                                </w:r>
                              </w:p>
                            </w:txbxContent>
                          </wps:txbx>
                          <wps:bodyPr rot="0" vert="horz" wrap="square" lIns="91440" tIns="45720" rIns="91440" bIns="45720" anchor="t" anchorCtr="0" upright="1">
                            <a:noAutofit/>
                          </wps:bodyPr>
                        </wps:wsp>
                        <wps:wsp>
                          <wps:cNvPr id="81" name="Text Box 52"/>
                          <wps:cNvSpPr txBox="1">
                            <a:spLocks noChangeArrowheads="1"/>
                          </wps:cNvSpPr>
                          <wps:spPr bwMode="auto">
                            <a:xfrm>
                              <a:off x="1295400" y="128905"/>
                              <a:ext cx="1676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385967" w:rsidRDefault="00FA0104" w:rsidP="0037428E">
                                <w:pPr>
                                  <w:rPr>
                                    <w:rFonts w:eastAsia="新細明體"/>
                                  </w:rPr>
                                </w:pPr>
                                <w:r>
                                  <w:rPr>
                                    <w:rFonts w:eastAsia="新細明體" w:hint="eastAsia"/>
                                  </w:rPr>
                                  <w:t>ADDR_grant</w:t>
                                </w:r>
                              </w:p>
                            </w:txbxContent>
                          </wps:txbx>
                          <wps:bodyPr rot="0" vert="horz" wrap="square" lIns="91440" tIns="45720" rIns="91440" bIns="45720" anchor="t" anchorCtr="0" upright="1">
                            <a:noAutofit/>
                          </wps:bodyPr>
                        </wps:wsp>
                        <wps:wsp>
                          <wps:cNvPr id="82" name="Text Box 53"/>
                          <wps:cNvSpPr txBox="1">
                            <a:spLocks noChangeArrowheads="1"/>
                          </wps:cNvSpPr>
                          <wps:spPr bwMode="auto">
                            <a:xfrm>
                              <a:off x="1295400" y="386715"/>
                              <a:ext cx="1676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385967" w:rsidRDefault="00FA0104" w:rsidP="0037428E">
                                <w:pPr>
                                  <w:rPr>
                                    <w:rFonts w:eastAsia="新細明體"/>
                                  </w:rPr>
                                </w:pPr>
                                <w:r>
                                  <w:rPr>
                                    <w:rFonts w:eastAsia="新細明體" w:hint="eastAsia"/>
                                  </w:rPr>
                                  <w:t>Data_ack</w:t>
                                </w:r>
                              </w:p>
                            </w:txbxContent>
                          </wps:txbx>
                          <wps:bodyPr rot="0" vert="horz" wrap="square" lIns="91440" tIns="45720" rIns="91440" bIns="45720" anchor="t" anchorCtr="0" upright="1">
                            <a:noAutofit/>
                          </wps:bodyPr>
                        </wps:wsp>
                        <wps:wsp>
                          <wps:cNvPr id="83" name="Line 54"/>
                          <wps:cNvCnPr/>
                          <wps:spPr bwMode="auto">
                            <a:xfrm>
                              <a:off x="1219200" y="644525"/>
                              <a:ext cx="175260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55"/>
                          <wps:cNvCnPr/>
                          <wps:spPr bwMode="auto">
                            <a:xfrm>
                              <a:off x="1219200" y="902335"/>
                              <a:ext cx="1752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Text Box 56"/>
                          <wps:cNvSpPr txBox="1">
                            <a:spLocks noChangeArrowheads="1"/>
                          </wps:cNvSpPr>
                          <wps:spPr bwMode="auto">
                            <a:xfrm>
                              <a:off x="1295400" y="644525"/>
                              <a:ext cx="1676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385967" w:rsidRDefault="00FA0104" w:rsidP="0037428E">
                                <w:pPr>
                                  <w:rPr>
                                    <w:rFonts w:eastAsia="新細明體"/>
                                  </w:rPr>
                                </w:pPr>
                                <w:r>
                                  <w:rPr>
                                    <w:rFonts w:eastAsia="新細明體" w:hint="eastAsia"/>
                                  </w:rPr>
                                  <w:t>Cmd_request_out</w:t>
                                </w:r>
                              </w:p>
                            </w:txbxContent>
                          </wps:txbx>
                          <wps:bodyPr rot="0" vert="horz" wrap="square" lIns="91440" tIns="45720" rIns="91440" bIns="45720" anchor="t" anchorCtr="0" upright="1">
                            <a:noAutofit/>
                          </wps:bodyPr>
                        </wps:wsp>
                        <wps:wsp>
                          <wps:cNvPr id="86" name="Line 57"/>
                          <wps:cNvCnPr/>
                          <wps:spPr bwMode="auto">
                            <a:xfrm>
                              <a:off x="3962400" y="773430"/>
                              <a:ext cx="2438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Text Box 58"/>
                          <wps:cNvSpPr txBox="1">
                            <a:spLocks noChangeArrowheads="1"/>
                          </wps:cNvSpPr>
                          <wps:spPr bwMode="auto">
                            <a:xfrm>
                              <a:off x="4495800" y="515620"/>
                              <a:ext cx="1676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385967" w:rsidRDefault="00FA0104" w:rsidP="0037428E">
                                <w:pPr>
                                  <w:rPr>
                                    <w:rFonts w:eastAsia="新細明體"/>
                                  </w:rPr>
                                </w:pPr>
                                <w:r>
                                  <w:rPr>
                                    <w:rFonts w:eastAsia="新細明體" w:hint="eastAsia"/>
                                  </w:rPr>
                                  <w:t>Hbus</w:t>
                                </w:r>
                                <w:ins w:id="878" w:author="ANDESTECH\ryjou" w:date="2016-02-24T14:44:00Z">
                                  <w:r>
                                    <w:rPr>
                                      <w:rFonts w:eastAsia="新細明體" w:hint="eastAsia"/>
                                    </w:rPr>
                                    <w:t>_control_signal</w:t>
                                  </w:r>
                                </w:ins>
                                <w:del w:id="879" w:author="ANDESTECH\ryjou" w:date="2016-02-24T14:44:00Z">
                                  <w:r w:rsidDel="00232227">
                                    <w:rPr>
                                      <w:rFonts w:eastAsia="新細明體" w:hint="eastAsia"/>
                                    </w:rPr>
                                    <w:delText>req</w:delText>
                                  </w:r>
                                </w:del>
                              </w:p>
                            </w:txbxContent>
                          </wps:txbx>
                          <wps:bodyPr rot="0" vert="horz" wrap="square" lIns="91440" tIns="45720" rIns="91440" bIns="45720" anchor="t" anchorCtr="0" upright="1">
                            <a:noAutofit/>
                          </wps:bodyPr>
                        </wps:wsp>
                        <wps:wsp>
                          <wps:cNvPr id="88" name="Line 59"/>
                          <wps:cNvCnPr/>
                          <wps:spPr bwMode="auto">
                            <a:xfrm flipH="1">
                              <a:off x="3962400" y="515620"/>
                              <a:ext cx="2438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4" name="Text Box 60"/>
                          <wps:cNvSpPr txBox="1">
                            <a:spLocks noChangeArrowheads="1"/>
                          </wps:cNvSpPr>
                          <wps:spPr bwMode="auto">
                            <a:xfrm>
                              <a:off x="4495800" y="257810"/>
                              <a:ext cx="7620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385967" w:rsidRDefault="00FA0104" w:rsidP="0037428E">
                                <w:pPr>
                                  <w:rPr>
                                    <w:rFonts w:eastAsia="新細明體"/>
                                  </w:rPr>
                                </w:pPr>
                                <w:r>
                                  <w:rPr>
                                    <w:rFonts w:eastAsia="新細明體" w:hint="eastAsia"/>
                                  </w:rPr>
                                  <w:t>Hgrant</w:t>
                                </w:r>
                              </w:p>
                            </w:txbxContent>
                          </wps:txbx>
                          <wps:bodyPr rot="0" vert="horz" wrap="square" lIns="91440" tIns="45720" rIns="91440" bIns="45720" anchor="t" anchorCtr="0" upright="1">
                            <a:noAutofit/>
                          </wps:bodyPr>
                        </wps:wsp>
                        <wps:wsp>
                          <wps:cNvPr id="995" name="Text Box 61"/>
                          <wps:cNvSpPr txBox="1">
                            <a:spLocks noChangeArrowheads="1"/>
                          </wps:cNvSpPr>
                          <wps:spPr bwMode="auto">
                            <a:xfrm>
                              <a:off x="4495800" y="773430"/>
                              <a:ext cx="6858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385967" w:rsidRDefault="00FA0104" w:rsidP="0037428E">
                                <w:pPr>
                                  <w:rPr>
                                    <w:rFonts w:eastAsia="新細明體"/>
                                  </w:rPr>
                                </w:pPr>
                                <w:r>
                                  <w:rPr>
                                    <w:rFonts w:eastAsia="新細明體" w:hint="eastAsia"/>
                                  </w:rPr>
                                  <w:t>Hresp</w:t>
                                </w:r>
                              </w:p>
                            </w:txbxContent>
                          </wps:txbx>
                          <wps:bodyPr rot="0" vert="horz" wrap="square" lIns="91440" tIns="45720" rIns="91440" bIns="45720" anchor="t" anchorCtr="0" upright="1">
                            <a:noAutofit/>
                          </wps:bodyPr>
                        </wps:wsp>
                        <wps:wsp>
                          <wps:cNvPr id="998" name="Line 62"/>
                          <wps:cNvCnPr/>
                          <wps:spPr bwMode="auto">
                            <a:xfrm>
                              <a:off x="3962400" y="1031240"/>
                              <a:ext cx="243840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9" name="Line 63"/>
                          <wps:cNvCnPr/>
                          <wps:spPr bwMode="auto">
                            <a:xfrm>
                              <a:off x="3505200" y="1160145"/>
                              <a:ext cx="635" cy="257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0" name="Line 64"/>
                          <wps:cNvCnPr/>
                          <wps:spPr bwMode="auto">
                            <a:xfrm>
                              <a:off x="2286000" y="1417955"/>
                              <a:ext cx="236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 name="Line 65"/>
                          <wps:cNvCnPr/>
                          <wps:spPr bwMode="auto">
                            <a:xfrm>
                              <a:off x="4648200" y="1417955"/>
                              <a:ext cx="635" cy="3867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4" name="Line 66"/>
                          <wps:cNvCnPr/>
                          <wps:spPr bwMode="auto">
                            <a:xfrm>
                              <a:off x="2286000" y="1417955"/>
                              <a:ext cx="635" cy="257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5" name="Line 67"/>
                          <wps:cNvCnPr/>
                          <wps:spPr bwMode="auto">
                            <a:xfrm flipH="1">
                              <a:off x="1219200" y="4124960"/>
                              <a:ext cx="518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6" name="Text Box 68"/>
                          <wps:cNvSpPr txBox="1">
                            <a:spLocks noChangeArrowheads="1"/>
                          </wps:cNvSpPr>
                          <wps:spPr bwMode="auto">
                            <a:xfrm>
                              <a:off x="3886200" y="2668905"/>
                              <a:ext cx="2286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680852" w:rsidRDefault="00FA0104" w:rsidP="0037428E">
                                <w:pPr>
                                  <w:rPr>
                                    <w:rFonts w:eastAsia="新細明體"/>
                                    <w:sz w:val="16"/>
                                    <w:szCs w:val="16"/>
                                  </w:rPr>
                                </w:pPr>
                                <w:r>
                                  <w:rPr>
                                    <w:rFonts w:eastAsia="新細明體" w:hint="eastAsia"/>
                                    <w:sz w:val="16"/>
                                    <w:szCs w:val="16"/>
                                  </w:rPr>
                                  <w:t>1</w:t>
                                </w:r>
                              </w:p>
                            </w:txbxContent>
                          </wps:txbx>
                          <wps:bodyPr rot="0" vert="horz" wrap="square" lIns="91440" tIns="45720" rIns="91440" bIns="45720" anchor="t" anchorCtr="0" upright="1">
                            <a:noAutofit/>
                          </wps:bodyPr>
                        </wps:wsp>
                        <wps:wsp>
                          <wps:cNvPr id="290" name="Line 55"/>
                          <wps:cNvCnPr/>
                          <wps:spPr bwMode="auto">
                            <a:xfrm>
                              <a:off x="1219200" y="1099185"/>
                              <a:ext cx="17526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91" name="Text Box 56"/>
                          <wps:cNvSpPr txBox="1">
                            <a:spLocks noChangeArrowheads="1"/>
                          </wps:cNvSpPr>
                          <wps:spPr bwMode="auto">
                            <a:xfrm>
                              <a:off x="1295400" y="841375"/>
                              <a:ext cx="1676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Pr="0064430E" w:rsidRDefault="00FA0104" w:rsidP="0037428E">
                                <w:pPr>
                                  <w:rPr>
                                    <w:rFonts w:eastAsia="新細明體"/>
                                    <w:color w:val="FF0000"/>
                                    <w:rPrChange w:id="880" w:author="ANDESTECH\ryjou" w:date="2016-02-24T14:43:00Z">
                                      <w:rPr>
                                        <w:rFonts w:eastAsia="新細明體"/>
                                      </w:rPr>
                                    </w:rPrChange>
                                  </w:rPr>
                                </w:pPr>
                                <w:del w:id="881" w:author="ANDESTECH\ryjou" w:date="2016-02-24T14:43:00Z">
                                  <w:r w:rsidRPr="0064430E" w:rsidDel="0064430E">
                                    <w:rPr>
                                      <w:rFonts w:eastAsia="新細明體"/>
                                      <w:color w:val="FF0000"/>
                                      <w:rPrChange w:id="882" w:author="ANDESTECH\ryjou" w:date="2016-02-24T14:43:00Z">
                                        <w:rPr>
                                          <w:rFonts w:eastAsia="新細明體"/>
                                        </w:rPr>
                                      </w:rPrChange>
                                    </w:rPr>
                                    <w:delText>Cmd_request_out</w:delText>
                                  </w:r>
                                </w:del>
                                <w:ins w:id="883" w:author="ANDESTECH\ryjou" w:date="2016-02-24T14:43:00Z">
                                  <w:r w:rsidRPr="0064430E">
                                    <w:rPr>
                                      <w:rFonts w:eastAsia="新細明體"/>
                                      <w:color w:val="FF0000"/>
                                      <w:rPrChange w:id="884" w:author="ANDESTECH\ryjou" w:date="2016-02-24T14:43:00Z">
                                        <w:rPr>
                                          <w:rFonts w:eastAsia="新細明體"/>
                                        </w:rPr>
                                      </w:rPrChange>
                                    </w:rPr>
                                    <w:t>Sync_bus_rfifo_full</w:t>
                                  </w:r>
                                </w:ins>
                              </w:p>
                            </w:txbxContent>
                          </wps:txbx>
                          <wps:bodyPr rot="0" vert="horz" wrap="square" lIns="91440" tIns="45720" rIns="91440" bIns="45720" anchor="t" anchorCtr="0" upright="1">
                            <a:noAutofit/>
                          </wps:bodyPr>
                        </wps:wsp>
                        <wpg:wgp>
                          <wpg:cNvPr id="292" name="Group 26"/>
                          <wpg:cNvGrpSpPr>
                            <a:grpSpLocks/>
                          </wpg:cNvGrpSpPr>
                          <wpg:grpSpPr bwMode="auto">
                            <a:xfrm>
                              <a:off x="3125470" y="3397885"/>
                              <a:ext cx="227330" cy="644525"/>
                              <a:chOff x="5616" y="11802"/>
                              <a:chExt cx="678" cy="1176"/>
                            </a:xfrm>
                          </wpg:grpSpPr>
                          <wpg:grpSp>
                            <wpg:cNvPr id="293" name="Group 27"/>
                            <wpg:cNvGrpSpPr>
                              <a:grpSpLocks/>
                            </wpg:cNvGrpSpPr>
                            <wpg:grpSpPr bwMode="auto">
                              <a:xfrm>
                                <a:off x="5616" y="11802"/>
                                <a:ext cx="678" cy="1176"/>
                                <a:chOff x="5616" y="11802"/>
                                <a:chExt cx="255" cy="736"/>
                              </a:xfrm>
                            </wpg:grpSpPr>
                            <wps:wsp>
                              <wps:cNvPr id="296" name="Line 28"/>
                              <wps:cNvCnPr/>
                              <wps:spPr bwMode="auto">
                                <a:xfrm>
                                  <a:off x="5616" y="11802"/>
                                  <a:ext cx="0" cy="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Line 29"/>
                              <wps:cNvCnPr/>
                              <wps:spPr bwMode="auto">
                                <a:xfrm>
                                  <a:off x="5616" y="11802"/>
                                  <a:ext cx="2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 name="Line 30"/>
                              <wps:cNvCnPr/>
                              <wps:spPr bwMode="auto">
                                <a:xfrm>
                                  <a:off x="5870" y="11802"/>
                                  <a:ext cx="1" cy="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Line 31"/>
                              <wps:cNvCnPr/>
                              <wps:spPr bwMode="auto">
                                <a:xfrm>
                                  <a:off x="5616" y="12537"/>
                                  <a:ext cx="254"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4" name="Line 32"/>
                            <wps:cNvCnPr/>
                            <wps:spPr bwMode="auto">
                              <a:xfrm>
                                <a:off x="5616" y="12537"/>
                                <a:ext cx="169" cy="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Line 33"/>
                            <wps:cNvCnPr/>
                            <wps:spPr bwMode="auto">
                              <a:xfrm flipH="1">
                                <a:off x="5616" y="12684"/>
                                <a:ext cx="170" cy="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300" name="Line 45"/>
                          <wps:cNvCnPr/>
                          <wps:spPr bwMode="auto">
                            <a:xfrm>
                              <a:off x="3352800" y="3609340"/>
                              <a:ext cx="3124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畫布 1007" o:spid="_x0000_s1223" editas="canvas" style="width:510pt;height:395.85pt;mso-position-horizontal-relative:char;mso-position-vertical-relative:line" coordsize="64770,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">
                  <v:shape id="_x0000_s1224" type="#_x0000_t75" style="position:absolute;width:64770;height:50272;visibility:visible;mso-wrap-style:square">
                    <v:fill o:detectmouseclick="t"/>
                    <v:path o:connecttype="none"/>
                  </v:shape>
                  <v:rect id="Rectangle 16" o:spid="_x0000_s1225" style="position:absolute;left:29718;top:12890;width:26670;height:20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qO878A&#10;AADbAAAADwAAAGRycy9kb3ducmV2LnhtbERPPWvDMBDdC/kP4gLdGjmFhuJENkmgUOhkt0u2w7pY&#10;xtJJWErs/vuqUOh2j/d5h3pxVtxpioNnBdtNAYK483rgXsHX59vTK4iYkDVaz6TgmyLU1erhgKX2&#10;Mzd0b1MvcgjHEhWYlEIpZewMOYwbH4gzd/WTw5Th1Es94ZzDnZXPRbGTDgfODQYDnQ11Y3tzCty8&#10;a9i0+tKH5mMc+WSDtlulHtfLcQ8i0ZL+xX/ud53nv8DvL/kAWf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yo7zvwAAANsAAAAPAAAAAAAAAAAAAAAAAJgCAABkcnMvZG93bnJl&#10;di54bWxQSwUGAAAAAAQABAD1AAAAhAMAAAAA&#10;">
                    <v:stroke dashstyle="1 1"/>
                  </v:rect>
                  <v:shape id="_x0000_s1226" type="#_x0000_t202" style="position:absolute;left:2286;top:1289;width:9906;height:46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Pr="00E3105F" w:rsidRDefault="00FA0104" w:rsidP="0037428E">
                          <w:pPr>
                            <w:jc w:val="center"/>
                            <w:rPr>
                              <w:rFonts w:eastAsia="新細明體"/>
                            </w:rPr>
                          </w:pPr>
                          <w:proofErr w:type="spellStart"/>
                          <w:r>
                            <w:rPr>
                              <w:rFonts w:eastAsia="新細明體" w:hint="eastAsia"/>
                            </w:rPr>
                            <w:t>Biu_sync</w:t>
                          </w:r>
                          <w:proofErr w:type="spellEnd"/>
                        </w:p>
                      </w:txbxContent>
                    </v:textbox>
                  </v:shape>
                  <v:shape id="Text Box 18" o:spid="_x0000_s1227" type="#_x0000_t202" style="position:absolute;left:29718;top:1289;width:9906;height:10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FA0104" w:rsidRDefault="00FA0104" w:rsidP="0037428E">
                          <w:pPr>
                            <w:jc w:val="center"/>
                            <w:rPr>
                              <w:ins w:id="874" w:author="ANDESTECH\ryjou" w:date="2016-02-24T14:38:00Z"/>
                              <w:rFonts w:eastAsia="新細明體"/>
                            </w:rPr>
                          </w:pPr>
                        </w:p>
                        <w:p w:rsidR="00FA0104" w:rsidRDefault="00FA0104" w:rsidP="0037428E">
                          <w:pPr>
                            <w:jc w:val="center"/>
                            <w:rPr>
                              <w:rFonts w:eastAsia="新細明體"/>
                            </w:rPr>
                          </w:pPr>
                          <w:r>
                            <w:rPr>
                              <w:rFonts w:eastAsia="新細明體" w:hint="eastAsia"/>
                            </w:rPr>
                            <w:t>AHB</w:t>
                          </w:r>
                        </w:p>
                        <w:p w:rsidR="00FA0104" w:rsidDel="000C78D3" w:rsidRDefault="00FA0104">
                          <w:pPr>
                            <w:rPr>
                              <w:del w:id="875" w:author="ANDESTECH\ryjou" w:date="2016-02-24T14:38:00Z"/>
                              <w:rFonts w:eastAsia="新細明體"/>
                            </w:rPr>
                            <w:pPrChange w:id="876" w:author="ANDESTECH\ryjou" w:date="2016-02-24T14:38:00Z">
                              <w:pPr>
                                <w:jc w:val="center"/>
                              </w:pPr>
                            </w:pPrChange>
                          </w:pPr>
                          <w:del w:id="877" w:author="ANDESTECH\ryjou" w:date="2016-02-24T14:38:00Z">
                            <w:r w:rsidDel="000C78D3">
                              <w:rPr>
                                <w:rFonts w:eastAsia="新細明體" w:hint="eastAsia"/>
                              </w:rPr>
                              <w:delText>FSM</w:delText>
                            </w:r>
                          </w:del>
                        </w:p>
                        <w:p w:rsidR="00FA0104" w:rsidRPr="00DA5486" w:rsidRDefault="00FA0104">
                          <w:pPr>
                            <w:rPr>
                              <w:rFonts w:eastAsia="新細明體"/>
                            </w:rPr>
                            <w:pPrChange w:id="878" w:author="ANDESTECH\ryjou" w:date="2016-02-24T14:38:00Z">
                              <w:pPr>
                                <w:jc w:val="center"/>
                              </w:pPr>
                            </w:pPrChange>
                          </w:pPr>
                          <w:r>
                            <w:rPr>
                              <w:rFonts w:eastAsia="新細明體" w:hint="eastAsia"/>
                            </w:rPr>
                            <w:t>&amp;controls</w:t>
                          </w:r>
                        </w:p>
                      </w:txbxContent>
                    </v:textbox>
                  </v:shape>
                  <v:shape id="Text Box 19" o:spid="_x0000_s1228" type="#_x0000_t202" style="position:absolute;left:18288;top:16757;width:9144;height:6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FA0104" w:rsidRDefault="00FA0104" w:rsidP="0037428E">
                          <w:pPr>
                            <w:jc w:val="center"/>
                            <w:rPr>
                              <w:ins w:id="879" w:author="ANDESTECH\ryjou" w:date="2016-03-16T13:42:00Z"/>
                              <w:rFonts w:eastAsia="新細明體"/>
                            </w:rPr>
                          </w:pPr>
                          <w:ins w:id="880" w:author="ANDESTECH\ryjou" w:date="2016-02-25T17:38:00Z">
                            <w:r>
                              <w:rPr>
                                <w:rFonts w:eastAsia="新細明體" w:hint="eastAsia"/>
                              </w:rPr>
                              <w:t>7</w:t>
                            </w:r>
                          </w:ins>
                          <w:del w:id="881" w:author="ANDESTECH\ryjou" w:date="2016-02-25T16:35:00Z">
                            <w:r w:rsidDel="00A87F65">
                              <w:rPr>
                                <w:rFonts w:eastAsia="新細明體" w:hint="eastAsia"/>
                              </w:rPr>
                              <w:delText>3</w:delText>
                            </w:r>
                          </w:del>
                          <w:r>
                            <w:rPr>
                              <w:rFonts w:eastAsia="新細明體" w:hint="eastAsia"/>
                            </w:rPr>
                            <w:t>-byte handler</w:t>
                          </w:r>
                        </w:p>
                        <w:p w:rsidR="00046296" w:rsidRPr="00DA5486" w:rsidRDefault="00046296">
                          <w:pPr>
                            <w:jc w:val="center"/>
                            <w:rPr>
                              <w:rFonts w:eastAsia="新細明體"/>
                            </w:rPr>
                          </w:pPr>
                        </w:p>
                      </w:txbxContent>
                    </v:textbox>
                  </v:shape>
                  <v:line id="Line 20" o:spid="_x0000_s1229" style="position:absolute;visibility:visible;mso-wrap-style:square" from="12192,19329" to="18288,19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xa9cQAAADbAAAADwAAAGRycy9kb3ducmV2LnhtbESPQWsCMRSE7wX/Q3iCt5rVg1u3RhGX&#10;ggctqKXn183rZunmZdmka/z3Rij0OMzMN8xqE20rBup941jBbJqBIK6cbrhW8HF5e34B4QOyxtYx&#10;KbiRh8169LTCQrsrn2g4h1okCPsCFZgQukJKXxmy6KeuI07et+sthiT7WuoerwluWznPsoW02HBa&#10;MNjRzlD1c/61CnJTnmQuy8PlvRya2TIe4+fXUqnJOG5fQQSK4T/8195rBfMcHl/S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Fr1xAAAANsAAAAPAAAAAAAAAAAA&#10;AAAAAKECAABkcnMvZG93bnJldi54bWxQSwUGAAAAAAQABAD5AAAAkgMAAAAA&#10;">
                    <v:stroke endarrow="block"/>
                  </v:line>
                  <v:group id="Group 21" o:spid="_x0000_s1230" style="position:absolute;left:44958;top:16757;width:2286;height:10313" coordorigin="7480,6844" coordsize="360,1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line id="Line 22" o:spid="_x0000_s1231" style="position:absolute;visibility:visible;mso-wrap-style:square" from="7480,6844" to="7480,8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pzUMYAAADcAAAADwAAAGRycy9kb3ducmV2LnhtbESPQWvCQBSE7wX/w/IEb3VTp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Kc1DGAAAA3AAAAA8AAAAAAAAA&#10;AAAAAAAAoQIAAGRycy9kb3ducmV2LnhtbFBLBQYAAAAABAAEAPkAAACUAwAAAAA=&#10;"/>
                    <v:line id="Line 23" o:spid="_x0000_s1232" style="position:absolute;flip:y;visibility:visible;mso-wrap-style:square" from="7480,8062" to="7840,8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JXtMcAAADcAAAADwAAAGRycy9kb3ducmV2LnhtbESPT0vDQBTE74LfYXmCF2k3Fv/UmE0p&#10;guChl1ZJ6O2ZfWZDsm/j7trGb+8WCh6HmfkNU6wmO4gD+dA5VnA7z0AQN0533Cr4eH+dLUGEiKxx&#10;cEwKfinAqry8KDDX7shbOuxiKxKEQ44KTIxjLmVoDFkMczcSJ+/LeYsxSd9K7fGY4HaQiyx7kBY7&#10;TgsGR3ox1PS7H6tALjc33379eddXfV0/maqpxv1Gqeuraf0MItIU/8Pn9ptWsLh/h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ole0xwAAANwAAAAPAAAAAAAA&#10;AAAAAAAAAKECAABkcnMvZG93bnJldi54bWxQSwUGAAAAAAQABAD5AAAAlQMAAAAA&#10;"/>
                    <v:line id="Line 24" o:spid="_x0000_s1233" style="position:absolute;visibility:visible;mso-wrap-style:square" from="7480,6844" to="7840,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Line 25" o:spid="_x0000_s1234" style="position:absolute;visibility:visible;mso-wrap-style:square" from="7840,7250" to="7840,8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XnIscAAADcAAAADwAAAGRycy9kb3ducmV2LnhtbESPQWvCQBSE7wX/w/IKvdVNLQ0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VecixwAAANwAAAAPAAAAAAAA&#10;AAAAAAAAAKECAABkcnMvZG93bnJldi54bWxQSwUGAAAAAAQABAD5AAAAlQMAAAAA&#10;"/>
                  </v:group>
                  <v:group id="Group 26" o:spid="_x0000_s1235" style="position:absolute;left:38100;top:21913;width:2273;height:6446" coordorigin="5616,11802" coordsize="678,11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group id="Group 27" o:spid="_x0000_s1236" style="position:absolute;left:5616;top:11802;width:678;height:1176" coordorigin="5616,11802" coordsize="255,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line id="Line 28" o:spid="_x0000_s1237" style="position:absolute;visibility:visible;mso-wrap-style:square" from="5616,11802" to="5616,1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QXf8cAAADcAAAADwAAAGRycy9kb3ducmV2LnhtbESPQWvCQBSE74L/YXlCb7ppC7FNXUVa&#10;CupB1Bba4zP7mkSzb8PumqT/visIPQ4z8w0zW/SmFi05X1lWcD9JQBDnVldcKPj8eB8/gfABWWNt&#10;mRT8kofFfDiYYaZtx3tqD6EQEcI+QwVlCE0mpc9LMugntiGO3o91BkOUrpDaYRfhppYPSZJKgxXH&#10;hRIbei0pPx8uRsH2cZe2y/Vm1X+t02P+tj9+nzqn1N2oX76ACNSH//CtvdIKnqcp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RBd/xwAAANwAAAAPAAAAAAAA&#10;AAAAAAAAAKECAABkcnMvZG93bnJldi54bWxQSwUGAAAAAAQABAD5AAAAlQMAAAAA&#10;"/>
                      <v:line id="Line 29" o:spid="_x0000_s1238" style="position:absolute;visibility:visible;mso-wrap-style:square" from="5616,11802" to="5870,11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iy5McAAADcAAAADwAAAGRycy9kb3ducmV2LnhtbESPQWvCQBSE7wX/w/IK3uqmLcQ2uoq0&#10;FNRDUVtoj8/sM4nNvg27axL/vSsUPA4z8w0znfemFi05X1lW8DhKQBDnVldcKPj++nh4AeEDssba&#10;Mik4k4f5bHA3xUzbjrfU7kIhIoR9hgrKEJpMSp+XZNCPbEMcvYN1BkOUrpDaYRfhppZPSZJKgxXH&#10;hRIbeisp/9udjILP503aLlbrZf+zSvf5+3b/e+ycUsP7fjEBEagPt/B/e6kVvI7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CLLkxwAAANwAAAAPAAAAAAAA&#10;AAAAAAAAAKECAABkcnMvZG93bnJldi54bWxQSwUGAAAAAAQABAD5AAAAlQMAAAAA&#10;"/>
                      <v:line id="Line 30" o:spid="_x0000_s1239" style="position:absolute;visibility:visible;mso-wrap-style:square" from="5870,11802" to="5871,1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j/LMYAAADcAAAADwAAAGRycy9kb3ducmV2LnhtbESPQWvCQBSE74X+h+UVeqsbLQRNXUUq&#10;BfUgVQvt8Zl9JrHZt2F3m8R/3xUEj8PMfMNM572pRUvOV5YVDAcJCOLc6ooLBV+Hj5cxCB+QNdaW&#10;ScGFPMxnjw9TzLTteEftPhQiQthnqKAMocmk9HlJBv3ANsTRO1lnMETpCqkddhFuajlKklQarDgu&#10;lNjQe0n57/7PKNi+fqbtYr1Z9d/r9Jgvd8efc+eUen7qF28gAvXhHr61V1rBZDyE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4/yzGAAAA3AAAAA8AAAAAAAAA&#10;AAAAAAAAoQIAAGRycy9kb3ducmV2LnhtbFBLBQYAAAAABAAEAPkAAACUAwAAAAA=&#10;"/>
                      <v:line id="Line 31" o:spid="_x0000_s1240" style="position:absolute;visibility:visible;mso-wrap-style:square" from="5616,12537" to="5870,12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W8YAAADcAAAADwAAAGRycy9kb3ducmV2LnhtbESPQWvCQBSE7wX/w/KE3upGC0FTVxGl&#10;oD2UqoX2+Mw+k2j2bdjdJum/7xYEj8PMfMPMl72pRUvOV5YVjEcJCOLc6ooLBZ/H16cpCB+QNdaW&#10;ScEveVguBg9zzLTteE/tIRQiQthnqKAMocmk9HlJBv3INsTRO1tnMETpCqkddhFuajlJklQarDgu&#10;lNjQuqT8evgxCt6fP9J2tXvb9l+79JRv9qfvS+eUehz2qxcQgfpwD9/aW61gNp3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qYVvGAAAA3AAAAA8AAAAAAAAA&#10;AAAAAAAAoQIAAGRycy9kb3ducmV2LnhtbFBLBQYAAAAABAAEAPkAAACUAwAAAAA=&#10;"/>
                    </v:group>
                    <v:line id="Line 32" o:spid="_x0000_s1241" style="position:absolute;visibility:visible;mso-wrap-style:square" from="5616,12537" to="5785,12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bEwMYAAADcAAAADwAAAGRycy9kb3ducmV2LnhtbESPQWvCQBSE7wX/w/KE3urGCkFTVxGl&#10;oD2UqoX2+Mw+k2j2bdjdJum/7xYEj8PMfMPMl72pRUvOV5YVjEcJCOLc6ooLBZ/H16cpCB+QNdaW&#10;ScEveVguBg9zzLTteE/tIRQiQthnqKAMocmk9HlJBv3INsTRO1tnMETpCqkddhFuavmcJKk0WHFc&#10;KLGhdUn59fBjFLxPPtJ2tXvb9l+79JRv9qfvS+eUehz2qxcQgfpwD9/aW61gNp3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mxMDGAAAA3AAAAA8AAAAAAAAA&#10;AAAAAAAAoQIAAGRycy9kb3ducmV2LnhtbFBLBQYAAAAABAAEAPkAAACUAwAAAAA=&#10;"/>
                    <v:line id="Line 33" o:spid="_x0000_s1242" style="position:absolute;flip:x;visibility:visible;mso-wrap-style:square" from="5616,12684" to="5786,12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vdy8YAAADcAAAADwAAAGRycy9kb3ducmV2LnhtbESPQWsCMRSE74X+h/AKvZSarUhZV6NI&#10;QfDgpVZWentuXjfLbl62SdTtv28EweMwM98w8+VgO3EmHxrHCt5GGQjiyumGawX7r/VrDiJEZI2d&#10;Y1LwRwGWi8eHORbaXfiTzrtYiwThUKACE2NfSBkqQxbDyPXEyftx3mJM0tdSe7wkuO3kOMvepcWG&#10;04LBnj4MVe3uZBXIfPvy61fHSVu2h8PUlFXZf2+Ven4aVjMQkYZ4D9/aG61gmk/geiYdAbn4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3cvGAAAA3AAAAA8AAAAAAAAA&#10;AAAAAAAAoQIAAGRycy9kb3ducmV2LnhtbFBLBQYAAAAABAAEAPkAAACUAwAAAAA=&#10;"/>
                  </v:group>
                  <v:line id="Line 34" o:spid="_x0000_s1243" style="position:absolute;visibility:visible;mso-wrap-style:square" from="27432,19335" to="44958,19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spu8UAAADcAAAADwAAAGRycy9kb3ducmV2LnhtbESPzWrDMBCE74W8g9hAb42cQpvYiRJC&#10;TKGHtpAfct5YG8vEWhlLddS3rwqFHIeZ+YZZrqNtxUC9bxwrmE4yEMSV0w3XCo6Ht6c5CB+QNbaO&#10;ScEPeVivRg9LLLS78Y6GfahFgrAvUIEJoSuk9JUhi37iOuLkXVxvMSTZ11L3eEtw28rnLHuVFhtO&#10;CwY72hqqrvtvq2Bmyp2cyfLj8FUOzTSPn/F0zpV6HMfNAkSgGO7h//a7VpDP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spu8UAAADcAAAADwAAAAAAAAAA&#10;AAAAAAChAgAAZHJzL2Rvd25yZXYueG1sUEsFBgAAAAAEAAQA+QAAAJMDAAAAAA==&#10;">
                    <v:stroke endarrow="block"/>
                  </v:line>
                  <v:line id="Line 35" o:spid="_x0000_s1244" style="position:absolute;visibility:visible;mso-wrap-style:square" from="40386,24491" to="44958,24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m3zMUAAADcAAAADwAAAGRycy9kb3ducmV2LnhtbESPT2sCMRTE7wW/Q3hCbzWrB3VXo4hL&#10;oYe24B88PzfPzeLmZdmka/rtm0Khx2FmfsOst9G2YqDeN44VTCcZCOLK6YZrBefT68sShA/IGlvH&#10;pOCbPGw3o6c1Fto9+EDDMdQiQdgXqMCE0BVS+sqQRT9xHXHybq63GJLsa6l7fCS4beUsy+bSYsNp&#10;wWBHe0PV/fhlFSxMeZALWb6fPsuhmebxI16uuVLP47hbgQgUw3/4r/2mFeTLOfyeSUd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m3zMUAAADcAAAADwAAAAAAAAAA&#10;AAAAAAChAgAAZHJzL2Rvd25yZXYueG1sUEsFBgAAAAAEAAQA+QAAAJMDAAAAAA==&#10;">
                    <v:stroke endarrow="block"/>
                  </v:line>
                  <v:line id="Line 36" o:spid="_x0000_s1245" style="position:absolute;visibility:visible;mso-wrap-style:square" from="47244,20624" to="64008,20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Uc/sEAAADcAAAADwAAAGRycy9kb3ducmV2LnhtbERPz2vCMBS+D/wfwhO8zVQPulajiEXY&#10;YRPUsfOzeTbF5qU0Wc3+++Ug7Pjx/V5vo23FQL1vHCuYTTMQxJXTDdcKvi6H1zcQPiBrbB2Tgl/y&#10;sN2MXtZYaPfgEw3nUIsUwr5ABSaErpDSV4Ys+qnriBN3c73FkGBfS93jI4XbVs6zbCEtNpwaDHa0&#10;N1Tdzz9WwdKUJ7mU5cflWA7NLI+f8fuaKzUZx90KRKAY/sVP97tWkOdpfjqTjoD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1Rz+wQAAANwAAAAPAAAAAAAAAAAAAAAA&#10;AKECAABkcnMvZG93bnJldi54bWxQSwUGAAAAAAQABAD5AAAAjwMAAAAA&#10;">
                    <v:stroke endarrow="block"/>
                  </v:line>
                  <v:line id="Line 37" o:spid="_x0000_s1246" style="position:absolute;visibility:visible;mso-wrap-style:square" from="53340,20624" to="53346,30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Fp8ccAAADcAAAADwAAAGRycy9kb3ducmV2LnhtbESPT2vCQBTE7wW/w/IEb3VjhVBTV5GW&#10;gvYg9Q+0x2f2NYlm34bdbRK/fbcgeBxm5jfMfNmbWrTkfGVZwWScgCDOra64UHA8vD8+g/ABWWNt&#10;mRRcycNyMXiYY6Ztxztq96EQEcI+QwVlCE0mpc9LMujHtiGO3o91BkOUrpDaYRfhppZPSZJKgxXH&#10;hRIbei0pv+x/jYLt9DNtV5uPdf+1SU/52+70fe6cUqNhv3oBEagP9/CtvdYKZrMJ/J+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oWnxxwAAANwAAAAPAAAAAAAA&#10;AAAAAAAAAKECAABkcnMvZG93bnJldi54bWxQSwUGAAAAAAQABAD5AAAAlQMAAAAA&#10;"/>
                  <v:line id="Line 38" o:spid="_x0000_s1247" style="position:absolute;flip:x;visibility:visible;mso-wrap-style:square" from="32004,30937" to="53340,3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s8cUAAADbAAAADwAAAGRycy9kb3ducmV2LnhtbESPQWsCMRSE70L/Q3gFL1KzlrLY1Sgi&#10;FHrwUltWentuXjfLbl62SarrvzdCweMwM98wy/VgO3EiHxrHCmbTDARx5XTDtYKvz7enOYgQkTV2&#10;jknBhQKsVw+jJRbanfmDTvtYiwThUKACE2NfSBkqQxbD1PXEyftx3mJM0tdSezwnuO3kc5bl0mLD&#10;acFgT1tDVbv/swrkfDf59ZvjS1u2h8OrKauy/94pNX4cNgsQkYZ4D/+337WCPI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s8cUAAADbAAAADwAAAAAAAAAA&#10;AAAAAAChAgAAZHJzL2Rvd25yZXYueG1sUEsFBgAAAAAEAAQA+QAAAJMDAAAAAA==&#10;"/>
                  <v:line id="Line 39" o:spid="_x0000_s1248" style="position:absolute;flip:y;visibility:visible;mso-wrap-style:square" from="32004,23202" to="32010,30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NdGMMAAADbAAAADwAAAGRycy9kb3ducmV2LnhtbERPz2vCMBS+C/4P4Q12kZkqQ1w1LSIM&#10;PHiZG5Xdns1bU9q81CTT7r9fDoMdP77f23K0vbiRD61jBYt5BoK4drrlRsHH++vTGkSIyBp7x6Tg&#10;hwKUxXSyxVy7O7/R7RQbkUI45KjAxDjkUobakMUwdwNx4r6ctxgT9I3UHu8p3PZymWUrabHl1GBw&#10;oL2hujt9WwVyfZxd/e7y3FXd+fxiqroaPo9KPT6Muw2ISGP8F/+5D1rBKo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zXRjDAAAA2wAAAA8AAAAAAAAAAAAA&#10;AAAAoQIAAGRycy9kb3ducmV2LnhtbFBLBQYAAAAABAAEAPkAAACRAwAAAAA=&#10;"/>
                  <v:line id="Line 40" o:spid="_x0000_s1249" style="position:absolute;visibility:visible;mso-wrap-style:square" from="32004,23202" to="38100,23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S3MQAAADbAAAADwAAAGRycy9kb3ducmV2LnhtbESPQWvCQBSE74L/YXlCb7qxBzWpq4ih&#10;0EMrGEvPr9nXbGj2bchu4/bfdwuCx2FmvmG2+2g7MdLgW8cKlosMBHHtdMuNgvfL83wDwgdkjZ1j&#10;UvBLHva76WSLhXZXPtNYhUYkCPsCFZgQ+kJKXxuy6BeuJ07elxsshiSHRuoBrwluO/mYZStpseW0&#10;YLCno6H6u/qxCtamPMu1LF8vp3Jsl3l8ix+fuVIPs3h4AhEohnv41n7RClY5/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hdLcxAAAANsAAAAPAAAAAAAAAAAA&#10;AAAAAKECAABkcnMvZG93bnJldi54bWxQSwUGAAAAAAQABAD5AAAAkgMAAAAA&#10;">
                    <v:stroke endarrow="block"/>
                  </v:line>
                  <v:shape id="Text Box 41" o:spid="_x0000_s1250" type="#_x0000_t202" style="position:absolute;left:37338;top:24110;width:4572;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FA0104" w:rsidRPr="00680852" w:rsidRDefault="00FA0104" w:rsidP="0037428E">
                          <w:pPr>
                            <w:rPr>
                              <w:rFonts w:eastAsia="新細明體"/>
                              <w:sz w:val="16"/>
                              <w:szCs w:val="16"/>
                            </w:rPr>
                          </w:pPr>
                          <w:r w:rsidRPr="00680852">
                            <w:rPr>
                              <w:rFonts w:eastAsia="新細明體" w:hint="eastAsia"/>
                              <w:sz w:val="16"/>
                              <w:szCs w:val="16"/>
                            </w:rPr>
                            <w:t>EN</w:t>
                          </w:r>
                        </w:p>
                      </w:txbxContent>
                    </v:textbox>
                  </v:shape>
                  <v:line id="Line 42" o:spid="_x0000_s1251" style="position:absolute;flip:y;visibility:visible;mso-wrap-style:square" from="33528,24999" to="38100,25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IScQAAADbAAAADwAAAGRycy9kb3ducmV2LnhtbESPQWvCQBCF70L/wzIFL0E3VrA1dZW2&#10;KhSkh0YPPQ7ZaRKanQ3ZUeO/dwuCx8eb9715i1XvGnWiLtSeDUzGKSjiwtuaSwOH/Xb0AioIssXG&#10;Mxm4UIDV8mGwwMz6M3/TKZdSRQiHDA1UIm2mdSgqchjGviWO3q/vHEqUXalth+cId41+StOZdlhz&#10;bKiwpY+Kir/86OIb2y9eT6fJu9NJMqfNj+xSLcYMH/u3V1BCvdyPb+lPa+B5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MhJxAAAANsAAAAPAAAAAAAAAAAA&#10;AAAAAKECAABkcnMvZG93bnJldi54bWxQSwUGAAAAAAQABAD5AAAAkgMAAAAA&#10;">
                    <v:stroke endarrow="block"/>
                  </v:line>
                  <v:shape id="Text Box 43" o:spid="_x0000_s1252" type="#_x0000_t202" style="position:absolute;left:40386;top:30937;width:1828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FA0104" w:rsidRPr="00385967" w:rsidRDefault="00FA0104" w:rsidP="0037428E">
                          <w:pPr>
                            <w:rPr>
                              <w:rFonts w:eastAsia="新細明體"/>
                            </w:rPr>
                          </w:pPr>
                          <w:r>
                            <w:rPr>
                              <w:rFonts w:eastAsia="新細明體" w:hint="eastAsia"/>
                            </w:rPr>
                            <w:t>Retry recover handler</w:t>
                          </w:r>
                        </w:p>
                      </w:txbxContent>
                    </v:textbox>
                  </v:shape>
                  <v:shape id="Text Box 44" o:spid="_x0000_s1253" type="#_x0000_t202" style="position:absolute;left:12192;top:14179;width:7620;height:7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FA0104" w:rsidRPr="00B51D64" w:rsidRDefault="00FA0104" w:rsidP="0037428E">
                          <w:pPr>
                            <w:rPr>
                              <w:rFonts w:eastAsia="新細明體"/>
                              <w:sz w:val="20"/>
                              <w:szCs w:val="20"/>
                            </w:rPr>
                          </w:pPr>
                          <w:r w:rsidRPr="00B51D64">
                            <w:rPr>
                              <w:rFonts w:eastAsia="新細明體" w:hint="eastAsia"/>
                              <w:sz w:val="20"/>
                              <w:szCs w:val="20"/>
                            </w:rPr>
                            <w:t>ADDR &amp; controls</w:t>
                          </w:r>
                        </w:p>
                      </w:txbxContent>
                    </v:textbox>
                  </v:shape>
                  <v:line id="Line 45" o:spid="_x0000_s1254" style="position:absolute;visibility:visible;mso-wrap-style:square" from="12192,36093" to="31254,3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XeufxAAAANsAAAAPAAAAAAAAAAAA&#10;AAAAAKECAABkcnMvZG93bnJldi54bWxQSwUGAAAAAAQABAD5AAAAkgMAAAAA&#10;">
                    <v:stroke endarrow="block"/>
                  </v:line>
                  <v:shape id="Text Box 46" o:spid="_x0000_s1255" type="#_x0000_t202" style="position:absolute;left:48006;top:33515;width:1066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FA0104" w:rsidRPr="00385967" w:rsidRDefault="00FA0104" w:rsidP="0037428E">
                          <w:pPr>
                            <w:rPr>
                              <w:rFonts w:eastAsia="新細明體"/>
                            </w:rPr>
                          </w:pPr>
                          <w:r>
                            <w:rPr>
                              <w:rFonts w:eastAsia="新細明體" w:hint="eastAsia"/>
                            </w:rPr>
                            <w:t>HWDATA</w:t>
                          </w:r>
                        </w:p>
                      </w:txbxContent>
                    </v:textbox>
                  </v:shape>
                  <v:shape id="Text Box 47" o:spid="_x0000_s1256" type="#_x0000_t202" style="position:absolute;left:48006;top:38671;width:1676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FA0104" w:rsidRPr="00385967" w:rsidRDefault="00FA0104" w:rsidP="0037428E">
                          <w:pPr>
                            <w:rPr>
                              <w:rFonts w:eastAsia="新細明體"/>
                            </w:rPr>
                          </w:pPr>
                          <w:r>
                            <w:rPr>
                              <w:rFonts w:eastAsia="新細明體" w:hint="eastAsia"/>
                            </w:rPr>
                            <w:t>HRDATA</w:t>
                          </w:r>
                        </w:p>
                      </w:txbxContent>
                    </v:textbox>
                  </v:shape>
                  <v:line id="Line 48" o:spid="_x0000_s1257" style="position:absolute;visibility:visible;mso-wrap-style:square" from="39624,2578" to="64008,2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EtAcMAAADbAAAADwAAAGRycy9kb3ducmV2LnhtbESPW4vCMBSE3wX/QziCb5oq4qUaRYQF&#10;UVjwBj4em2NbbE5Kk9Xqr98Igo/DzHzDzBa1KcSdKpdbVtDrRiCIE6tzThUcDz+dMQjnkTUWlknB&#10;kxws5s3GDGNtH7yj+96nIkDYxagg876MpXRJRgZd15bEwbvayqAPskqlrvAR4KaQ/SgaSoM5h4UM&#10;S1pllNz2f0YBytXLj3f1djA5GXn+XQ5Pl9dGqXarXk5BeKr9N/xpr7WC0QjeX8IP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RLQHDAAAA2wAAAA8AAAAAAAAAAAAA&#10;AAAAoQIAAGRycy9kb3ducmV2LnhtbFBLBQYAAAAABAAEAPkAAACRAwAAAAA=&#10;">
                    <v:stroke startarrow="block"/>
                  </v:line>
                  <v:shape id="Text Box 49" o:spid="_x0000_s1258" type="#_x0000_t202" style="position:absolute;left:44958;width:685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FA0104" w:rsidRPr="00385967" w:rsidRDefault="00FA0104" w:rsidP="0037428E">
                          <w:pPr>
                            <w:rPr>
                              <w:rFonts w:eastAsia="新細明體"/>
                            </w:rPr>
                          </w:pPr>
                          <w:proofErr w:type="spellStart"/>
                          <w:r>
                            <w:rPr>
                              <w:rFonts w:eastAsia="新細明體" w:hint="eastAsia"/>
                            </w:rPr>
                            <w:t>Hready</w:t>
                          </w:r>
                          <w:proofErr w:type="spellEnd"/>
                        </w:p>
                      </w:txbxContent>
                    </v:textbox>
                  </v:shape>
                  <v:line id="Line 50" o:spid="_x0000_s1259" style="position:absolute;visibility:visible;mso-wrap-style:square" from="12192,3867" to="29718,3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Ic6MMAAADbAAAADwAAAGRycy9kb3ducmV2LnhtbESPW4vCMBSE3wX/QziCb5oq4qUaRQRB&#10;dkHwBj4em2NbbE5KE7Xrr98Igo/DzHzDzBa1KcSDKpdbVtDrRiCIE6tzThUcD+vOGITzyBoLy6Tg&#10;jxws5s3GDGNtn7yjx96nIkDYxagg876MpXRJRgZd15bEwbvayqAPskqlrvAZ4KaQ/SgaSoM5h4UM&#10;S1pllNz2d6MA5erlx7v6dzA5GXneLoeny+tHqXarXk5BeKr9N/xpb7SC0QTeX8IP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CHOjDAAAA2wAAAA8AAAAAAAAAAAAA&#10;AAAAoQIAAGRycy9kb3ducmV2LnhtbFBLBQYAAAAABAAEAPkAAACRAwAAAAA=&#10;">
                    <v:stroke startarrow="block"/>
                  </v:line>
                  <v:shape id="Text Box 51" o:spid="_x0000_s1260" type="#_x0000_t202" style="position:absolute;left:47244;top:15468;width:14478;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FA0104" w:rsidRPr="00385967" w:rsidRDefault="00FA0104" w:rsidP="0037428E">
                          <w:pPr>
                            <w:rPr>
                              <w:rFonts w:eastAsia="新細明體"/>
                            </w:rPr>
                          </w:pPr>
                          <w:r>
                            <w:rPr>
                              <w:rFonts w:eastAsia="新細明體" w:hint="eastAsia"/>
                            </w:rPr>
                            <w:t>HADDR</w:t>
                          </w:r>
                          <w:proofErr w:type="gramStart"/>
                          <w:r>
                            <w:rPr>
                              <w:rFonts w:eastAsia="新細明體" w:hint="eastAsia"/>
                            </w:rPr>
                            <w:t>,HTRANS</w:t>
                          </w:r>
                          <w:proofErr w:type="gramEnd"/>
                          <w:r>
                            <w:rPr>
                              <w:rFonts w:eastAsia="新細明體" w:hint="eastAsia"/>
                            </w:rPr>
                            <w:t>, HSIZE, HWRITE</w:t>
                          </w:r>
                          <w:r>
                            <w:rPr>
                              <w:rFonts w:eastAsia="新細明體"/>
                            </w:rPr>
                            <w:t>…</w:t>
                          </w:r>
                        </w:p>
                      </w:txbxContent>
                    </v:textbox>
                  </v:shape>
                  <v:shape id="Text Box 52" o:spid="_x0000_s1261" type="#_x0000_t202" style="position:absolute;left:12954;top:1289;width:1676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FA0104" w:rsidRPr="00385967" w:rsidRDefault="00FA0104" w:rsidP="0037428E">
                          <w:pPr>
                            <w:rPr>
                              <w:rFonts w:eastAsia="新細明體"/>
                            </w:rPr>
                          </w:pPr>
                          <w:proofErr w:type="spellStart"/>
                          <w:r>
                            <w:rPr>
                              <w:rFonts w:eastAsia="新細明體" w:hint="eastAsia"/>
                            </w:rPr>
                            <w:t>ADDR_grant</w:t>
                          </w:r>
                          <w:proofErr w:type="spellEnd"/>
                        </w:p>
                      </w:txbxContent>
                    </v:textbox>
                  </v:shape>
                  <v:shape id="Text Box 53" o:spid="_x0000_s1262" type="#_x0000_t202" style="position:absolute;left:12954;top:3867;width:1676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FA0104" w:rsidRPr="00385967" w:rsidRDefault="00FA0104" w:rsidP="0037428E">
                          <w:pPr>
                            <w:rPr>
                              <w:rFonts w:eastAsia="新細明體"/>
                            </w:rPr>
                          </w:pPr>
                          <w:proofErr w:type="spellStart"/>
                          <w:r>
                            <w:rPr>
                              <w:rFonts w:eastAsia="新細明體" w:hint="eastAsia"/>
                            </w:rPr>
                            <w:t>Data_ack</w:t>
                          </w:r>
                          <w:proofErr w:type="spellEnd"/>
                        </w:p>
                      </w:txbxContent>
                    </v:textbox>
                  </v:shape>
                  <v:line id="Line 54" o:spid="_x0000_s1263" style="position:absolute;visibility:visible;mso-wrap-style:square" from="12192,6445" to="29718,6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9bJcMAAADbAAAADwAAAGRycy9kb3ducmV2LnhtbESPQYvCMBSE7wv+h/AEb2uqLlKrUUQQ&#10;xAVBV8Hjs3m2xealNFGrv94Iwh6HmfmGmcwaU4ob1a6wrKDXjUAQp1YXnCnY/y2/YxDOI2ssLZOC&#10;BzmYTVtfE0y0vfOWbjufiQBhl6CC3PsqkdKlORl0XVsRB+9sa4M+yDqTusZ7gJtS9qNoKA0WHBZy&#10;rGiRU3rZXY0ClIunj7fN78/oYORxMx8eTs+1Up12Mx+D8NT4//CnvdIK4gG8v4QfIK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WyXDAAAA2wAAAA8AAAAAAAAAAAAA&#10;AAAAoQIAAGRycy9kb3ducmV2LnhtbFBLBQYAAAAABAAEAPkAAACRAwAAAAA=&#10;">
                    <v:stroke startarrow="block"/>
                  </v:line>
                  <v:line id="Line 55" o:spid="_x0000_s1264" style="position:absolute;visibility:visible;mso-wrap-style:square" from="12192,9023" to="29718,9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stroke endarrow="block"/>
                  </v:line>
                  <v:shape id="Text Box 56" o:spid="_x0000_s1265" type="#_x0000_t202" style="position:absolute;left:12954;top:6445;width:1676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FA0104" w:rsidRPr="00385967" w:rsidRDefault="00FA0104" w:rsidP="0037428E">
                          <w:pPr>
                            <w:rPr>
                              <w:rFonts w:eastAsia="新細明體"/>
                            </w:rPr>
                          </w:pPr>
                          <w:proofErr w:type="spellStart"/>
                          <w:r>
                            <w:rPr>
                              <w:rFonts w:eastAsia="新細明體" w:hint="eastAsia"/>
                            </w:rPr>
                            <w:t>Cmd_request_out</w:t>
                          </w:r>
                          <w:proofErr w:type="spellEnd"/>
                        </w:p>
                      </w:txbxContent>
                    </v:textbox>
                  </v:shape>
                  <v:line id="Line 57" o:spid="_x0000_s1266" style="position:absolute;visibility:visible;mso-wrap-style:square" from="39624,7734" to="64008,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stroke endarrow="block"/>
                  </v:line>
                  <v:shape id="Text Box 58" o:spid="_x0000_s1267" type="#_x0000_t202" style="position:absolute;left:44958;top:5156;width:1676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rsidR="00FA0104" w:rsidRPr="00385967" w:rsidRDefault="00FA0104" w:rsidP="0037428E">
                          <w:pPr>
                            <w:rPr>
                              <w:rFonts w:eastAsia="新細明體"/>
                            </w:rPr>
                          </w:pPr>
                          <w:proofErr w:type="spellStart"/>
                          <w:r>
                            <w:rPr>
                              <w:rFonts w:eastAsia="新細明體" w:hint="eastAsia"/>
                            </w:rPr>
                            <w:t>Hbus</w:t>
                          </w:r>
                          <w:ins w:id="882" w:author="ANDESTECH\ryjou" w:date="2016-02-24T14:44:00Z">
                            <w:r>
                              <w:rPr>
                                <w:rFonts w:eastAsia="新細明體" w:hint="eastAsia"/>
                              </w:rPr>
                              <w:t>_control_signal</w:t>
                            </w:r>
                          </w:ins>
                          <w:proofErr w:type="spellEnd"/>
                          <w:del w:id="883" w:author="ANDESTECH\ryjou" w:date="2016-02-24T14:44:00Z">
                            <w:r w:rsidDel="00232227">
                              <w:rPr>
                                <w:rFonts w:eastAsia="新細明體" w:hint="eastAsia"/>
                              </w:rPr>
                              <w:delText>req</w:delText>
                            </w:r>
                          </w:del>
                        </w:p>
                      </w:txbxContent>
                    </v:textbox>
                  </v:shape>
                  <v:line id="Line 59" o:spid="_x0000_s1268" style="position:absolute;flip:x;visibility:visible;mso-wrap-style:square" from="39624,5156" to="64008,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R88QAAADbAAAADwAAAGRycy9kb3ducmV2LnhtbESPTUvDQBCG70L/wzIFL8FubEFq7LZU&#10;a0GQHvpx6HHIjklodjZkxzb+e+cgeBzeeZ95ZrEaQmuu1KcmsoPHSQ6GuIy+4crB6bh9mINJguyx&#10;jUwOfijBajm6W2Dh4433dD1IZRTCqUAHtUhXWJvKmgKmSeyINfuKfUDRsa+s7/Gm8NDaaZ4/2YAN&#10;64UaO3qrqbwcvoNqbHe8mc2y12Cz7Jnez/KZW3HufjysX8AIDfK//Nf+8A7mKqu/KADs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YxHzxAAAANsAAAAPAAAAAAAAAAAA&#10;AAAAAKECAABkcnMvZG93bnJldi54bWxQSwUGAAAAAAQABAD5AAAAkgMAAAAA&#10;">
                    <v:stroke endarrow="block"/>
                  </v:line>
                  <v:shape id="Text Box 60" o:spid="_x0000_s1269" type="#_x0000_t202" style="position:absolute;left:44958;top:2578;width:7620;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V8QA&#10;AADcAAAADwAAAGRycy9kb3ducmV2LnhtbESPT4vCMBTE7wt+h/AEb2uiuIvtGkUUwdPK+mdhb4/m&#10;2ZZtXkoTbf32RhA8DjPzG2a26GwlrtT40rGG0VCBIM6cKTnXcDxs3qcgfEA2WDkmDTfysJj33maY&#10;GtfyD133IRcRwj5FDUUIdSqlzwqy6IeuJo7e2TUWQ5RNLk2DbYTbSo6V+pQWS44LBda0Kij731+s&#10;htP3+e93onb52n7UreuUZJtIrQf9bvkFIlAXXuFne2s0JMkEHm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1VfEAAAA3AAAAA8AAAAAAAAAAAAAAAAAmAIAAGRycy9k&#10;b3ducmV2LnhtbFBLBQYAAAAABAAEAPUAAACJAwAAAAA=&#10;" filled="f" stroked="f">
                    <v:textbox>
                      <w:txbxContent>
                        <w:p w:rsidR="00FA0104" w:rsidRPr="00385967" w:rsidRDefault="00FA0104" w:rsidP="0037428E">
                          <w:pPr>
                            <w:rPr>
                              <w:rFonts w:eastAsia="新細明體"/>
                            </w:rPr>
                          </w:pPr>
                          <w:proofErr w:type="spellStart"/>
                          <w:r>
                            <w:rPr>
                              <w:rFonts w:eastAsia="新細明體" w:hint="eastAsia"/>
                            </w:rPr>
                            <w:t>Hgrant</w:t>
                          </w:r>
                          <w:proofErr w:type="spellEnd"/>
                        </w:p>
                      </w:txbxContent>
                    </v:textbox>
                  </v:shape>
                  <v:shape id="Text Box 61" o:spid="_x0000_s1270" type="#_x0000_t202" style="position:absolute;left:44958;top:7734;width:685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NwzMMA&#10;AADcAAAADwAAAGRycy9kb3ducmV2LnhtbESPQWvCQBSE74L/YXkFb2a3UsWkriKWgidFbQu9PbLP&#10;JDT7NmS3Jv57VxA8DjPzDbNY9bYWF2p95VjDa6JAEOfOVFxo+Dp9jucgfEA2WDsmDVfysFoOBwvM&#10;jOv4QJdjKESEsM9QQxlCk0np85Is+sQ1xNE7u9ZiiLItpGmxi3Bby4lSM2mx4rhQYkObkvK/47/V&#10;8L07//68qX3xYadN53ol2aZS69FLv34HEagPz/CjvTUa0nQ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NwzMMAAADcAAAADwAAAAAAAAAAAAAAAACYAgAAZHJzL2Rv&#10;d25yZXYueG1sUEsFBgAAAAAEAAQA9QAAAIgDAAAAAA==&#10;" filled="f" stroked="f">
                    <v:textbox>
                      <w:txbxContent>
                        <w:p w:rsidR="00FA0104" w:rsidRPr="00385967" w:rsidRDefault="00FA0104" w:rsidP="0037428E">
                          <w:pPr>
                            <w:rPr>
                              <w:rFonts w:eastAsia="新細明體"/>
                            </w:rPr>
                          </w:pPr>
                          <w:proofErr w:type="spellStart"/>
                          <w:r>
                            <w:rPr>
                              <w:rFonts w:eastAsia="新細明體" w:hint="eastAsia"/>
                            </w:rPr>
                            <w:t>Hresp</w:t>
                          </w:r>
                          <w:proofErr w:type="spellEnd"/>
                        </w:p>
                      </w:txbxContent>
                    </v:textbox>
                  </v:shape>
                  <v:line id="Line 62" o:spid="_x0000_s1271" style="position:absolute;visibility:visible;mso-wrap-style:square" from="39624,10312" to="64008,10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SZJ8IAAADcAAAADwAAAGRycy9kb3ducmV2LnhtbERPXWvCMBR9F/wP4Qq+aaqI2M4oIggy&#10;YaBO2ONdc22KzU1psrb665eHwR4P53u97W0lWmp86VjBbJqAIM6dLrlQ8Hk9TFYgfEDWWDkmBU/y&#10;sN0MB2vMtOv4TO0lFCKGsM9QgQmhzqT0uSGLfupq4sjdXWMxRNgUUjfYxXBbyXmSLKXFkmODwZr2&#10;hvLH5ccqQLl/hdW5Py3Sm5VfH7vl7fv1rtR41O/eQATqw7/4z33UCtI0ro1n4hG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SZJ8IAAADcAAAADwAAAAAAAAAAAAAA&#10;AAChAgAAZHJzL2Rvd25yZXYueG1sUEsFBgAAAAAEAAQA+QAAAJADAAAAAA==&#10;">
                    <v:stroke startarrow="block"/>
                  </v:line>
                  <v:line id="Line 63" o:spid="_x0000_s1272" style="position:absolute;visibility:visible;mso-wrap-style:square" from="35052,11601" to="35058,14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dl98cAAADcAAAADwAAAGRycy9kb3ducmV2LnhtbESPQWvCQBSE74X+h+UVequbthCa6CrS&#10;UlAPpVpBj8/sM4nNvg27a5L+e1cQehxm5htmMhtMIzpyvras4HmUgCAurK65VLD9+Xx6A+EDssbG&#10;Min4Iw+z6f3dBHNte15TtwmliBD2OSqoQmhzKX1RkUE/si1x9I7WGQxRulJqh32Em0a+JEkqDdYc&#10;Fyps6b2i4ndzNgq+Xr/Tbr5cLYbdMj0UH+vD/tQ7pR4fhvkYRKAh/Idv7YVWkGUZ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12X3xwAAANwAAAAPAAAAAAAA&#10;AAAAAAAAAKECAABkcnMvZG93bnJldi54bWxQSwUGAAAAAAQABAD5AAAAlQMAAAAA&#10;"/>
                  <v:line id="Line 64" o:spid="_x0000_s1273" style="position:absolute;visibility:visible;mso-wrap-style:square" from="22860,14179" to="46482,1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6Jm8cAAADdAAAADwAAAGRycy9kb3ducmV2LnhtbESPQUvDQBCF70L/wzKCN7urQpDYbSkt&#10;QutBbBX0OM2OSWx2NuyuSfz3zkHwNsN78943i9XkOzVQTG1gCzdzA4q4Cq7l2sLb6+P1PaiUkR12&#10;gcnCDyVYLWcXCyxdGPlAwzHXSkI4lWihybkvtU5VQx7TPPTEon2G6DHLGmvtIo4S7jt9a0yhPbYs&#10;DQ32tGmoOh+/vYXnu5diWO+fdtP7vjhV28Pp42uM1l5dTusHUJmm/G/+u945wTdG+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rombxwAAAN0AAAAPAAAAAAAA&#10;AAAAAAAAAKECAABkcnMvZG93bnJldi54bWxQSwUGAAAAAAQABAD5AAAAlQMAAAAA&#10;"/>
                  <v:line id="Line 65" o:spid="_x0000_s1274" style="position:absolute;visibility:visible;mso-wrap-style:square" from="46482,14179" to="46488,18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C+MMAAADdAAAADwAAAGRycy9kb3ducmV2LnhtbERPTWsCMRC9F/wPYYTeamILWlejiEuh&#10;h1pQS8/jZrpZupksm3RN/70RCr3N433OapNcKwbqQ+NZw3SiQBBX3jRca/g4vTw8gwgR2WDrmTT8&#10;UoDNenS3wsL4Cx9oOMZa5BAOBWqwMXaFlKGy5DBMfEecuS/fO4wZ9rU0PV5yuGvlo1Iz6bDh3GCx&#10;o52l6vv44zTMbXmQc1m+nd7LoZku0j59nhda34/TdgkiUor/4j/3q8nzlXqC2zf5BLm+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wgvjDAAAA3QAAAA8AAAAAAAAAAAAA&#10;AAAAoQIAAGRycy9kb3ducmV2LnhtbFBLBQYAAAAABAAEAPkAAACRAwAAAAA=&#10;">
                    <v:stroke endarrow="block"/>
                  </v:line>
                  <v:line id="Line 66" o:spid="_x0000_s1275" style="position:absolute;visibility:visible;mso-wrap-style:square" from="22860,14179" to="22866,16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kajMMAAADdAAAADwAAAGRycy9kb3ducmV2LnhtbERPTWsCMRC9F/wPYYTeamIpWlejiEuh&#10;h1pQS8/jZrpZupksm3RN/70RCr3N433OapNcKwbqQ+NZw3SiQBBX3jRca/g4vTw8gwgR2WDrmTT8&#10;UoDNenS3wsL4Cx9oOMZa5BAOBWqwMXaFlKGy5DBMfEecuS/fO4wZ9rU0PV5yuGvlo1Iz6bDh3GCx&#10;o52l6vv44zTMbXmQc1m+nd7LoZku0j59nhda34/TdgkiUor/4j/3q8nzlXqC2zf5BLm+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ZGozDAAAA3QAAAA8AAAAAAAAAAAAA&#10;AAAAoQIAAGRycy9kb3ducmV2LnhtbFBLBQYAAAAABAAEAPkAAACRAwAAAAA=&#10;">
                    <v:stroke endarrow="block"/>
                  </v:line>
                  <v:line id="Line 67" o:spid="_x0000_s1276" style="position:absolute;flip:x;visibility:visible;mso-wrap-style:square" from="12192,41249" to="64008,41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npsYAAADdAAAADwAAAGRycy9kb3ducmV2LnhtbESPT2vCQBDF7wW/wzJCL6HuVqm00VWs&#10;rSCUHvxz6HHIjkkwOxuyU02/fVco9DbDe783b+bL3jfqQl2sA1t4HBlQxEVwNZcWjofNwzOoKMgO&#10;m8Bk4YciLBeDuznmLlx5R5e9lCqFcMzRQiXS5lrHoiKPcRRa4qSdQudR0tqV2nV4TeG+0WNjptpj&#10;zelChS2tKyrO+2+famw++W0yyV69zrIXev+SD6PF2vthv5qBEurl3/xHb13ijHmC2zdpBL3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7J6bGAAAA3QAAAA8AAAAAAAAA&#10;AAAAAAAAoQIAAGRycy9kb3ducmV2LnhtbFBLBQYAAAAABAAEAPkAAACUAwAAAAA=&#10;">
                    <v:stroke endarrow="block"/>
                  </v:line>
                  <v:shape id="Text Box 68" o:spid="_x0000_s1277" type="#_x0000_t202" style="position:absolute;left:38862;top:26689;width:2286;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xaxMQA&#10;AADdAAAADwAAAGRycy9kb3ducmV2LnhtbESPQWsCMRCF74X+hzAFb92kYsVuN0qpCJ4qalvobdiM&#10;u0s3k7CJ7vrvjSB4m+G9982bYjHYVpyoC41jDS+ZAkFcOtNwpeF7v3qegQgR2WDrmDScKcBi/vhQ&#10;YG5cz1s67WIlEoRDjhrqGH0uZShrshgy54mTdnCdxZjWrpKmwz7BbSvHSk2lxYbThRo9fdZU/u+O&#10;VsPP1+Hvd6I21dK++t4NSrJ9k1qPnoaPdxCRhng339Jrk+onIly/SSP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MWsTEAAAA3QAAAA8AAAAAAAAAAAAAAAAAmAIAAGRycy9k&#10;b3ducmV2LnhtbFBLBQYAAAAABAAEAPUAAACJAwAAAAA=&#10;" filled="f" stroked="f">
                    <v:textbox>
                      <w:txbxContent>
                        <w:p w:rsidR="00FA0104" w:rsidRPr="00680852" w:rsidRDefault="00FA0104" w:rsidP="0037428E">
                          <w:pPr>
                            <w:rPr>
                              <w:rFonts w:eastAsia="新細明體"/>
                              <w:sz w:val="16"/>
                              <w:szCs w:val="16"/>
                            </w:rPr>
                          </w:pPr>
                          <w:r>
                            <w:rPr>
                              <w:rFonts w:eastAsia="新細明體" w:hint="eastAsia"/>
                              <w:sz w:val="16"/>
                              <w:szCs w:val="16"/>
                            </w:rPr>
                            <w:t>1</w:t>
                          </w:r>
                        </w:p>
                      </w:txbxContent>
                    </v:textbox>
                  </v:shape>
                  <v:line id="Line 55" o:spid="_x0000_s1278" style="position:absolute;visibility:visible;mso-wrap-style:square" from="12192,10991" to="29718,10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IEj8EAAADcAAAADwAAAGRycy9kb3ducmV2LnhtbERPTWvCQBC9F/oflin0VjeGEtroKqII&#10;VqFQWzwP2TEbzM6E7GrSf989FDw+3vd8OfpW3agPjbCB6SQDRVyJbbg28PO9fXkDFSKyxVaYDPxS&#10;gOXi8WGOpZWBv+h2jLVKIRxKNOBi7EqtQ+XIY5hIR5y4s/QeY4J9rW2PQwr3rc6zrNAeG04NDjta&#10;O6oux6s3cPooxr3Lh83nRoraHV5lP7AY8/w0rmagIo3xLv5376yB/D3NT2fSEdC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IgSPwQAAANwAAAAPAAAAAAAAAAAAAAAA&#10;AKECAABkcnMvZG93bnJldi54bWxQSwUGAAAAAAQABAD5AAAAjwMAAAAA&#10;" strokecolor="red">
                    <v:stroke endarrow="block"/>
                  </v:line>
                  <v:shape id="Text Box 56" o:spid="_x0000_s1279" type="#_x0000_t202" style="position:absolute;left:12954;top:8413;width:1676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FA0104" w:rsidRPr="0064430E" w:rsidRDefault="00FA0104" w:rsidP="0037428E">
                          <w:pPr>
                            <w:rPr>
                              <w:rFonts w:eastAsia="新細明體"/>
                              <w:color w:val="FF0000"/>
                              <w:rPrChange w:id="884" w:author="ANDESTECH\ryjou" w:date="2016-02-24T14:43:00Z">
                                <w:rPr>
                                  <w:rFonts w:eastAsia="新細明體"/>
                                </w:rPr>
                              </w:rPrChange>
                            </w:rPr>
                          </w:pPr>
                          <w:del w:id="885" w:author="ANDESTECH\ryjou" w:date="2016-02-24T14:43:00Z">
                            <w:r w:rsidRPr="0064430E" w:rsidDel="0064430E">
                              <w:rPr>
                                <w:rFonts w:eastAsia="新細明體"/>
                                <w:color w:val="FF0000"/>
                                <w:rPrChange w:id="886" w:author="ANDESTECH\ryjou" w:date="2016-02-24T14:43:00Z">
                                  <w:rPr>
                                    <w:rFonts w:eastAsia="新細明體"/>
                                  </w:rPr>
                                </w:rPrChange>
                              </w:rPr>
                              <w:delText>Cmd_request_out</w:delText>
                            </w:r>
                          </w:del>
                          <w:proofErr w:type="spellStart"/>
                          <w:ins w:id="887" w:author="ANDESTECH\ryjou" w:date="2016-02-24T14:43:00Z">
                            <w:r w:rsidRPr="0064430E">
                              <w:rPr>
                                <w:rFonts w:eastAsia="新細明體"/>
                                <w:color w:val="FF0000"/>
                                <w:rPrChange w:id="888" w:author="ANDESTECH\ryjou" w:date="2016-02-24T14:43:00Z">
                                  <w:rPr>
                                    <w:rFonts w:eastAsia="新細明體"/>
                                  </w:rPr>
                                </w:rPrChange>
                              </w:rPr>
                              <w:t>Sync_bus_rfifo_full</w:t>
                            </w:r>
                          </w:ins>
                          <w:proofErr w:type="spellEnd"/>
                        </w:p>
                      </w:txbxContent>
                    </v:textbox>
                  </v:shape>
                  <v:group id="Group 26" o:spid="_x0000_s1280" style="position:absolute;left:31254;top:33978;width:2274;height:6446" coordorigin="5616,11802" coordsize="678,11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Group 27" o:spid="_x0000_s1281" style="position:absolute;left:5616;top:11802;width:678;height:1176" coordorigin="5616,11802" coordsize="255,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line id="Line 28" o:spid="_x0000_s1282" style="position:absolute;visibility:visible;mso-wrap-style:square" from="5616,11802" to="5616,1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JysYAAADcAAAADwAAAGRycy9kb3ducmV2LnhtbESPQWvCQBSE7wX/w/IEb3VThdBGVxFL&#10;QT2Uagt6fGafSWr2bdhdk/TfdwtCj8PMfMPMl72pRUvOV5YVPI0TEMS51RUXCr4+3x6fQfiArLG2&#10;TAp+yMNyMXiYY6Ztx3tqD6EQEcI+QwVlCE0mpc9LMujHtiGO3sU6gyFKV0jtsItwU8tJkqTSYMVx&#10;ocSG1iXl18PNKHiffqTtarvb9Mdtes5f9+fTd+eUGg371QxEoD78h+/tjVYweU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zycrGAAAA3AAAAA8AAAAAAAAA&#10;AAAAAAAAoQIAAGRycy9kb3ducmV2LnhtbFBLBQYAAAAABAAEAPkAAACUAwAAAAA=&#10;"/>
                      <v:line id="Line 29" o:spid="_x0000_s1283" style="position:absolute;visibility:visible;mso-wrap-style:square" from="5616,11802" to="5870,11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9sUccAAADcAAAADwAAAGRycy9kb3ducmV2LnhtbESPQWvCQBSE7wX/w/IKvdVNLaQ1uopY&#10;CtpDUSvo8Zl9JtHs27C7TdJ/3y0UPA4z8w0znfemFi05X1lW8DRMQBDnVldcKNh/vT++gvABWWNt&#10;mRT8kIf5bHA3xUzbjrfU7kIhIoR9hgrKEJpMSp+XZNAPbUMcvbN1BkOUrpDaYRfhppajJEmlwYrj&#10;QokNLUvKr7tvo+DzeZO2i/XHqj+s01P+tj0dL51T6uG+X0xABOrDLfzfXmkFo/EL/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P2xRxwAAANwAAAAPAAAAAAAA&#10;AAAAAAAAAKECAABkcnMvZG93bnJldi54bWxQSwUGAAAAAAQABAD5AAAAlQMAAAAA&#10;"/>
                      <v:line id="Line 30" o:spid="_x0000_s1284" style="position:absolute;visibility:visible;mso-wrap-style:square" from="5870,11802" to="5871,1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D4I8QAAADcAAAADwAAAGRycy9kb3ducmV2LnhtbERPy2rCQBTdF/yH4Qru6kSF0EZHEUtB&#10;uyj1Abq8Zq5JNHMnzEyT9O87i0KXh/NerHpTi5acrywrmIwTEMS51RUXCk7H9+cXED4ga6wtk4If&#10;8rBaDp4WmGnb8Z7aQyhEDGGfoYIyhCaT0uclGfRj2xBH7madwRChK6R22MVwU8tpkqTSYMWxocSG&#10;NiXlj8O3UfA5+0rb9e5j25936TV/218v984pNRr26zmIQH34F/+5t1rB9D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oPgjxAAAANwAAAAPAAAAAAAAAAAA&#10;AAAAAKECAABkcnMvZG93bnJldi54bWxQSwUGAAAAAAQABAD5AAAAkgMAAAAA&#10;"/>
                      <v:line id="Line 31" o:spid="_x0000_s1285" style="position:absolute;visibility:visible;mso-wrap-style:square" from="5616,12537" to="5870,12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xduMYAAADcAAAADwAAAGRycy9kb3ducmV2LnhtbESPQWvCQBSE7wX/w/KE3uqmFkJNXUUU&#10;QT2Uagvt8Zl9TVKzb8PumqT/3hUEj8PMfMNM572pRUvOV5YVPI8SEMS51RUXCr4+10+vIHxA1lhb&#10;JgX/5GE+GzxMMdO24z21h1CICGGfoYIyhCaT0uclGfQj2xBH79c6gyFKV0jtsItwU8txkqTSYMVx&#10;ocSGliXlp8PZKHh/+UjbxXa36b+36TFf7Y8/f51T6nHYL95ABOrDPXxrb7SC8WQC1zPxCM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sXbjGAAAA3AAAAA8AAAAAAAAA&#10;AAAAAAAAoQIAAGRycy9kb3ducmV2LnhtbFBLBQYAAAAABAAEAPkAAACUAwAAAAA=&#10;"/>
                    </v:group>
                    <v:line id="Line 32" o:spid="_x0000_s1286" style="position:absolute;visibility:visible;mso-wrap-style:square" from="5616,12537" to="5785,12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3yJscAAADcAAAADwAAAGRycy9kb3ducmV2LnhtbESPQWvCQBSE7wX/w/IKvdVNbQk1uoq0&#10;FLSHolbQ4zP7TGKzb8PuNkn/vSsUPA4z8w0znfemFi05X1lW8DRMQBDnVldcKNh9fzy+gvABWWNt&#10;mRT8kYf5bHA3xUzbjjfUbkMhIoR9hgrKEJpMSp+XZNAPbUMcvZN1BkOUrpDaYRfhppajJEmlwYrj&#10;QokNvZWU/2x/jYKv53XaLlafy36/So/5++Z4OHdOqYf7fjEBEagPt/B/e6kVjMY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7fImxwAAANwAAAAPAAAAAAAA&#10;AAAAAAAAAKECAABkcnMvZG93bnJldi54bWxQSwUGAAAAAAQABAD5AAAAlQMAAAAA&#10;"/>
                    <v:line id="Line 33" o:spid="_x0000_s1287" style="position:absolute;flip:x;visibility:visible;mso-wrap-style:square" from="5616,12684" to="5786,12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XWwsYAAADcAAAADwAAAGRycy9kb3ducmV2LnhtbESPQWsCMRSE74X+h/AKvUjNVrToahQp&#10;FDx4qZaV3p6b182ym5dtEnX9940g9DjMzDfMYtXbVpzJh9qxgtdhBoK4dLrmSsHX/uNlCiJEZI2t&#10;Y1JwpQCr5ePDAnPtLvxJ512sRIJwyFGBibHLpQylIYth6Dri5P04bzEm6SupPV4S3LZylGVv0mLN&#10;acFgR++GymZ3sgrkdDv49evjuCmaw2FmirLovrdKPT/16zmISH38D9/bG61gNJv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F1sLGAAAA3AAAAA8AAAAAAAAA&#10;AAAAAAAAoQIAAGRycy9kb3ducmV2LnhtbFBLBQYAAAAABAAEAPkAAACUAwAAAAA=&#10;"/>
                  </v:group>
                  <v:line id="Line 45" o:spid="_x0000_s1288" style="position:absolute;visibility:visible;mso-wrap-style:square" from="33528,36093" to="64770,3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W+q8IAAADcAAAADwAAAGRycy9kb3ducmV2LnhtbERPy2oCMRTdF/yHcAV3NaMFH6NRxKHg&#10;ohbU0vV1cjsZOrkZJnFM/94shC4P573eRtuInjpfO1YwGWcgiEuna64UfF3eXxcgfEDW2DgmBX/k&#10;YbsZvKwx1+7OJ+rPoRIphH2OCkwIbS6lLw1Z9GPXEifux3UWQ4JdJXWH9xRuGznNspm0WHNqMNjS&#10;3lD5e75ZBXNTnORcFh+Xz6KvJ8t4jN/XpVKjYdytQASK4V/8dB+0grcszU9n0h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W+q8IAAADcAAAADwAAAAAAAAAAAAAA&#10;AAChAgAAZHJzL2Rvd25yZXYueG1sUEsFBgAAAAAEAAQA+QAAAJADAAAAAA==&#10;">
                    <v:stroke endarrow="block"/>
                  </v:line>
                  <w10:anchorlock/>
                </v:group>
              </w:pict>
            </mc:Fallback>
          </mc:AlternateContent>
        </w:r>
      </w:ins>
    </w:p>
    <w:p w:rsidR="00905827" w:rsidRPr="00A61C5D" w:rsidRDefault="00905827">
      <w:pPr>
        <w:pStyle w:val="ae"/>
        <w:ind w:left="2892" w:firstLine="482"/>
        <w:rPr>
          <w:ins w:id="885" w:author="ANDESTECH\ryjou" w:date="2016-02-24T14:41:00Z"/>
          <w:rFonts w:eastAsia="新細明體"/>
        </w:rPr>
        <w:pPrChange w:id="886" w:author="ANDESTECH\ryjou" w:date="2016-02-24T14:41:00Z">
          <w:pPr>
            <w:pStyle w:val="ae"/>
            <w:jc w:val="center"/>
          </w:pPr>
        </w:pPrChange>
      </w:pPr>
      <w:bookmarkStart w:id="887" w:name="_Ref270584538"/>
      <w:bookmarkStart w:id="888" w:name="_Toc285466433"/>
      <w:bookmarkStart w:id="889" w:name="_Toc445889147"/>
      <w:ins w:id="890" w:author="ANDESTECH\ryjou" w:date="2016-02-24T14:41:00Z">
        <w:r>
          <w:t xml:space="preserve">Figure </w:t>
        </w:r>
        <w:r>
          <w:fldChar w:fldCharType="begin"/>
        </w:r>
        <w:r>
          <w:instrText xml:space="preserve"> SEQ Figure \* ARABIC </w:instrText>
        </w:r>
        <w:r>
          <w:fldChar w:fldCharType="separate"/>
        </w:r>
        <w:r w:rsidR="00700607">
          <w:rPr>
            <w:noProof/>
          </w:rPr>
          <w:t>16</w:t>
        </w:r>
        <w:r>
          <w:fldChar w:fldCharType="end"/>
        </w:r>
        <w:bookmarkEnd w:id="887"/>
        <w:r>
          <w:rPr>
            <w:rFonts w:eastAsia="新細明體" w:hint="eastAsia"/>
          </w:rPr>
          <w:t xml:space="preserve"> the data path of AHB wrapper</w:t>
        </w:r>
        <w:bookmarkEnd w:id="888"/>
        <w:bookmarkEnd w:id="889"/>
      </w:ins>
    </w:p>
    <w:p w:rsidR="00905827" w:rsidRDefault="00905827">
      <w:pPr>
        <w:widowControl/>
        <w:snapToGrid/>
        <w:spacing w:line="240" w:lineRule="auto"/>
        <w:rPr>
          <w:ins w:id="891" w:author="ANDESTECH\ryjou" w:date="2016-02-24T14:41:00Z"/>
          <w:rFonts w:eastAsia="新細明體"/>
        </w:rPr>
      </w:pPr>
      <w:ins w:id="892" w:author="ANDESTECH\ryjou" w:date="2016-02-24T14:41:00Z">
        <w:r>
          <w:rPr>
            <w:rFonts w:eastAsia="新細明體"/>
          </w:rPr>
          <w:br w:type="page"/>
        </w:r>
      </w:ins>
    </w:p>
    <w:p w:rsidR="002D2529" w:rsidRDefault="00EE4FBA" w:rsidP="002D2529">
      <w:pPr>
        <w:pStyle w:val="31"/>
        <w:tabs>
          <w:tab w:val="clear" w:pos="216"/>
          <w:tab w:val="num" w:pos="576"/>
        </w:tabs>
        <w:spacing w:before="203"/>
        <w:ind w:left="360"/>
        <w:rPr>
          <w:ins w:id="893" w:author="ANDESTECH\ryjou" w:date="2016-02-25T17:05:00Z"/>
          <w:rFonts w:eastAsia="新細明體"/>
        </w:rPr>
      </w:pPr>
      <w:ins w:id="894" w:author="ANDESTECH\ryjou" w:date="2016-02-25T17:38:00Z">
        <w:r>
          <w:rPr>
            <w:rFonts w:eastAsia="新細明體" w:hint="eastAsia"/>
          </w:rPr>
          <w:lastRenderedPageBreak/>
          <w:t>7</w:t>
        </w:r>
      </w:ins>
      <w:ins w:id="895" w:author="ANDESTECH\ryjou" w:date="2016-02-25T17:05:00Z">
        <w:r w:rsidR="002D2529">
          <w:rPr>
            <w:rFonts w:eastAsia="新細明體" w:hint="eastAsia"/>
          </w:rPr>
          <w:t>-byte command handle</w:t>
        </w:r>
      </w:ins>
    </w:p>
    <w:p w:rsidR="002D47BB" w:rsidRDefault="00EE4FBA">
      <w:pPr>
        <w:widowControl/>
        <w:snapToGrid/>
        <w:spacing w:line="240" w:lineRule="auto"/>
        <w:rPr>
          <w:ins w:id="896" w:author="ANDESTECH\ryjou" w:date="2016-02-26T10:46:00Z"/>
          <w:rFonts w:eastAsia="新細明體"/>
        </w:rPr>
      </w:pPr>
      <w:ins w:id="897" w:author="ANDESTECH\ryjou" w:date="2016-02-25T17:38:00Z">
        <w:r>
          <w:rPr>
            <w:rFonts w:eastAsia="新細明體" w:hint="eastAsia"/>
          </w:rPr>
          <w:t>7</w:t>
        </w:r>
      </w:ins>
      <w:ins w:id="898" w:author="ANDESTECH\ryjou" w:date="2016-02-25T17:06:00Z">
        <w:r w:rsidR="00BD33BC">
          <w:rPr>
            <w:rFonts w:eastAsia="新細明體" w:hint="eastAsia"/>
          </w:rPr>
          <w:t xml:space="preserve">-byte command handler can handle 7-byte write access which is generated by LSMW/LS un-align command. </w:t>
        </w:r>
      </w:ins>
      <w:ins w:id="899" w:author="ANDESTECH\ryjou" w:date="2016-02-26T10:40:00Z">
        <w:r w:rsidR="002D47BB">
          <w:rPr>
            <w:rFonts w:eastAsia="新細明體" w:hint="eastAsia"/>
          </w:rPr>
          <w:t xml:space="preserve">The 7-byte write access </w:t>
        </w:r>
      </w:ins>
      <w:ins w:id="900" w:author="ANDESTECH\ryjou" w:date="2016-02-26T10:41:00Z">
        <w:r w:rsidR="002D47BB">
          <w:rPr>
            <w:rFonts w:eastAsia="新細明體" w:hint="eastAsia"/>
          </w:rPr>
          <w:t>definition rule is</w:t>
        </w:r>
      </w:ins>
      <w:ins w:id="901" w:author="ANDESTECH\ryjou" w:date="2016-02-26T10:40:00Z">
        <w:r w:rsidR="002D47BB">
          <w:rPr>
            <w:rFonts w:eastAsia="新細明體" w:hint="eastAsia"/>
          </w:rPr>
          <w:t xml:space="preserve"> </w:t>
        </w:r>
      </w:ins>
      <w:ins w:id="902" w:author="ANDESTECH\ryjou" w:date="2016-02-26T10:41:00Z">
        <w:r w:rsidR="002D47BB">
          <w:rPr>
            <w:rFonts w:eastAsia="新細明體" w:hint="eastAsia"/>
          </w:rPr>
          <w:t xml:space="preserve">the </w:t>
        </w:r>
      </w:ins>
      <w:ins w:id="903" w:author="ANDESTECH\ryjou" w:date="2016-02-26T10:42:00Z">
        <w:r w:rsidR="002D47BB">
          <w:rPr>
            <w:rFonts w:eastAsia="新細明體" w:hint="eastAsia"/>
          </w:rPr>
          <w:t xml:space="preserve">write </w:t>
        </w:r>
      </w:ins>
      <w:ins w:id="904" w:author="ANDESTECH\ryjou" w:date="2016-02-26T10:41:00Z">
        <w:r w:rsidR="002D47BB">
          <w:rPr>
            <w:rFonts w:eastAsia="新細明體" w:hint="eastAsia"/>
          </w:rPr>
          <w:t xml:space="preserve">transaction (64-bit) </w:t>
        </w:r>
      </w:ins>
      <w:ins w:id="905" w:author="ANDESTECH\ryjou" w:date="2016-02-26T10:42:00Z">
        <w:r w:rsidR="002D47BB">
          <w:rPr>
            <w:rFonts w:eastAsia="新細明體" w:hint="eastAsia"/>
          </w:rPr>
          <w:t>need</w:t>
        </w:r>
      </w:ins>
      <w:ins w:id="906" w:author="ANDESTECH\ryjou" w:date="2016-03-16T11:14:00Z">
        <w:r w:rsidR="000878A7">
          <w:rPr>
            <w:rFonts w:eastAsia="新細明體" w:hint="eastAsia"/>
          </w:rPr>
          <w:t>s</w:t>
        </w:r>
      </w:ins>
      <w:ins w:id="907" w:author="ANDESTECH\ryjou" w:date="2016-02-26T10:42:00Z">
        <w:r w:rsidR="002D47BB">
          <w:rPr>
            <w:rFonts w:eastAsia="新細明體" w:hint="eastAsia"/>
          </w:rPr>
          <w:t xml:space="preserve"> to be divided </w:t>
        </w:r>
      </w:ins>
      <w:ins w:id="908" w:author="ANDESTECH\ryjou" w:date="2016-02-26T10:43:00Z">
        <w:r w:rsidR="002D47BB">
          <w:rPr>
            <w:rFonts w:eastAsia="新細明體" w:hint="eastAsia"/>
          </w:rPr>
          <w:t>to 2~4 write transactions. (ex: bwe = 8</w:t>
        </w:r>
        <w:r w:rsidR="002D47BB">
          <w:rPr>
            <w:rFonts w:eastAsia="新細明體"/>
          </w:rPr>
          <w:t>’</w:t>
        </w:r>
        <w:r w:rsidR="002D47BB">
          <w:rPr>
            <w:rFonts w:eastAsia="新細明體" w:hint="eastAsia"/>
          </w:rPr>
          <w:t>b01100110</w:t>
        </w:r>
      </w:ins>
      <w:ins w:id="909" w:author="ANDESTECH\ryjou" w:date="2016-02-26T10:44:00Z">
        <w:r w:rsidR="002D47BB">
          <w:rPr>
            <w:rFonts w:eastAsia="新細明體" w:hint="eastAsia"/>
          </w:rPr>
          <w:t xml:space="preserve">, the transaction will be divided to 4 transactions as </w:t>
        </w:r>
      </w:ins>
      <w:ins w:id="910" w:author="ANDESTECH\ryjou" w:date="2016-02-26T10:47:00Z">
        <w:r w:rsidR="009B6EC0">
          <w:rPr>
            <w:rFonts w:eastAsia="新細明體" w:hint="eastAsia"/>
          </w:rPr>
          <w:t xml:space="preserve">the </w:t>
        </w:r>
        <w:r w:rsidR="00F8214A">
          <w:rPr>
            <w:rFonts w:eastAsia="新細明體" w:hint="eastAsia"/>
          </w:rPr>
          <w:t>following descriptions.</w:t>
        </w:r>
      </w:ins>
      <w:ins w:id="911" w:author="ANDESTECH\ryjou" w:date="2016-03-16T11:08:00Z">
        <w:r w:rsidR="007A7AEC">
          <w:rPr>
            <w:rFonts w:eastAsia="新細明體" w:hint="eastAsia"/>
          </w:rPr>
          <w:t>)</w:t>
        </w:r>
      </w:ins>
    </w:p>
    <w:p w:rsidR="002D47BB" w:rsidRDefault="002D47BB">
      <w:pPr>
        <w:widowControl/>
        <w:snapToGrid/>
        <w:spacing w:line="240" w:lineRule="auto"/>
        <w:rPr>
          <w:ins w:id="912" w:author="ANDESTECH\ryjou" w:date="2016-02-26T10:46:00Z"/>
          <w:rFonts w:eastAsia="新細明體"/>
        </w:rPr>
      </w:pPr>
      <w:ins w:id="913" w:author="ANDESTECH\ryjou" w:date="2016-02-26T10:44:00Z">
        <w:r>
          <w:rPr>
            <w:rFonts w:eastAsia="新細明體" w:hint="eastAsia"/>
          </w:rPr>
          <w:t>1</w:t>
        </w:r>
        <w:r>
          <w:rPr>
            <w:rFonts w:eastAsia="新細明體"/>
          </w:rPr>
          <w:t>’</w:t>
        </w:r>
        <w:r>
          <w:rPr>
            <w:rFonts w:eastAsia="新細明體" w:hint="eastAsia"/>
          </w:rPr>
          <w:t xml:space="preserve">st </w:t>
        </w:r>
      </w:ins>
      <w:ins w:id="914" w:author="ANDESTECH\ryjou" w:date="2016-02-26T10:48:00Z">
        <w:r w:rsidR="00643F29">
          <w:rPr>
            <w:rFonts w:eastAsia="新細明體" w:hint="eastAsia"/>
          </w:rPr>
          <w:t xml:space="preserve"> </w:t>
        </w:r>
      </w:ins>
      <w:ins w:id="915" w:author="ANDESTECH\ryjou" w:date="2016-02-26T10:46:00Z">
        <w:r>
          <w:rPr>
            <w:rFonts w:eastAsia="新細明體" w:hint="eastAsia"/>
          </w:rPr>
          <w:t>transaction</w:t>
        </w:r>
      </w:ins>
      <w:ins w:id="916" w:author="ANDESTECH\ryjou" w:date="2016-02-26T10:47:00Z">
        <w:r>
          <w:rPr>
            <w:rFonts w:eastAsia="新細明體" w:hint="eastAsia"/>
          </w:rPr>
          <w:tab/>
        </w:r>
      </w:ins>
      <w:ins w:id="917" w:author="ANDESTECH\ryjou" w:date="2016-02-26T10:44:00Z">
        <w:r>
          <w:rPr>
            <w:rFonts w:eastAsia="新細明體" w:hint="eastAsia"/>
          </w:rPr>
          <w:t>=</w:t>
        </w:r>
      </w:ins>
      <w:ins w:id="918" w:author="ANDESTECH\ryjou" w:date="2016-02-26T10:46:00Z">
        <w:r>
          <w:rPr>
            <w:rFonts w:eastAsia="新細明體" w:hint="eastAsia"/>
          </w:rPr>
          <w:t>&gt;</w:t>
        </w:r>
      </w:ins>
      <w:ins w:id="919" w:author="ANDESTECH\ryjou" w:date="2016-02-26T10:44:00Z">
        <w:r>
          <w:rPr>
            <w:rFonts w:eastAsia="新細明體" w:hint="eastAsia"/>
          </w:rPr>
          <w:t xml:space="preserve"> bwe = 8</w:t>
        </w:r>
        <w:r>
          <w:rPr>
            <w:rFonts w:eastAsia="新細明體"/>
          </w:rPr>
          <w:t>’</w:t>
        </w:r>
        <w:r>
          <w:rPr>
            <w:rFonts w:eastAsia="新細明體" w:hint="eastAsia"/>
          </w:rPr>
          <w:t>b00000010</w:t>
        </w:r>
      </w:ins>
      <w:ins w:id="920" w:author="ANDESTECH\ryjou" w:date="2016-03-16T11:00:00Z">
        <w:r w:rsidR="00731469">
          <w:rPr>
            <w:rFonts w:eastAsia="新細明體" w:hint="eastAsia"/>
          </w:rPr>
          <w:t xml:space="preserve"> (hsize = byte)</w:t>
        </w:r>
      </w:ins>
    </w:p>
    <w:p w:rsidR="002D47BB" w:rsidRDefault="002D47BB">
      <w:pPr>
        <w:widowControl/>
        <w:snapToGrid/>
        <w:spacing w:line="240" w:lineRule="auto"/>
        <w:rPr>
          <w:ins w:id="921" w:author="ANDESTECH\ryjou" w:date="2016-02-26T10:46:00Z"/>
          <w:rFonts w:eastAsia="新細明體"/>
        </w:rPr>
      </w:pPr>
      <w:ins w:id="922" w:author="ANDESTECH\ryjou" w:date="2016-02-26T10:44:00Z">
        <w:r>
          <w:rPr>
            <w:rFonts w:eastAsia="新細明體" w:hint="eastAsia"/>
          </w:rPr>
          <w:t>2</w:t>
        </w:r>
      </w:ins>
      <w:ins w:id="923" w:author="ANDESTECH\ryjou" w:date="2016-02-26T10:45:00Z">
        <w:r>
          <w:rPr>
            <w:rFonts w:eastAsia="新細明體"/>
          </w:rPr>
          <w:t>’</w:t>
        </w:r>
        <w:r>
          <w:rPr>
            <w:rFonts w:eastAsia="新細明體" w:hint="eastAsia"/>
          </w:rPr>
          <w:t xml:space="preserve">nd </w:t>
        </w:r>
      </w:ins>
      <w:ins w:id="924" w:author="ANDESTECH\ryjou" w:date="2016-02-26T10:46:00Z">
        <w:r>
          <w:rPr>
            <w:rFonts w:eastAsia="新細明體" w:hint="eastAsia"/>
          </w:rPr>
          <w:t xml:space="preserve">transaction </w:t>
        </w:r>
      </w:ins>
      <w:ins w:id="925" w:author="ANDESTECH\ryjou" w:date="2016-02-26T10:47:00Z">
        <w:r>
          <w:rPr>
            <w:rFonts w:eastAsia="新細明體" w:hint="eastAsia"/>
          </w:rPr>
          <w:tab/>
        </w:r>
      </w:ins>
      <w:ins w:id="926" w:author="ANDESTECH\ryjou" w:date="2016-02-26T10:46:00Z">
        <w:r>
          <w:rPr>
            <w:rFonts w:eastAsia="新細明體" w:hint="eastAsia"/>
          </w:rPr>
          <w:t>=&gt;</w:t>
        </w:r>
      </w:ins>
      <w:ins w:id="927" w:author="ANDESTECH\ryjou" w:date="2016-02-26T10:45:00Z">
        <w:r>
          <w:rPr>
            <w:rFonts w:eastAsia="新細明體" w:hint="eastAsia"/>
          </w:rPr>
          <w:t xml:space="preserve"> bwe = 8</w:t>
        </w:r>
        <w:r>
          <w:rPr>
            <w:rFonts w:eastAsia="新細明體"/>
          </w:rPr>
          <w:t>’</w:t>
        </w:r>
        <w:r>
          <w:rPr>
            <w:rFonts w:eastAsia="新細明體" w:hint="eastAsia"/>
          </w:rPr>
          <w:t>b00000100</w:t>
        </w:r>
      </w:ins>
      <w:ins w:id="928" w:author="ANDESTECH\ryjou" w:date="2016-03-16T11:00:00Z">
        <w:r w:rsidR="00731469">
          <w:rPr>
            <w:rFonts w:eastAsia="新細明體" w:hint="eastAsia"/>
          </w:rPr>
          <w:t xml:space="preserve"> (hsize = byte)</w:t>
        </w:r>
      </w:ins>
    </w:p>
    <w:p w:rsidR="002D47BB" w:rsidRDefault="002D47BB">
      <w:pPr>
        <w:widowControl/>
        <w:snapToGrid/>
        <w:spacing w:line="240" w:lineRule="auto"/>
        <w:rPr>
          <w:ins w:id="929" w:author="ANDESTECH\ryjou" w:date="2016-02-26T10:46:00Z"/>
          <w:rFonts w:eastAsia="新細明體"/>
        </w:rPr>
      </w:pPr>
      <w:ins w:id="930" w:author="ANDESTECH\ryjou" w:date="2016-02-26T10:45:00Z">
        <w:r>
          <w:rPr>
            <w:rFonts w:eastAsia="新細明體" w:hint="eastAsia"/>
          </w:rPr>
          <w:t>3</w:t>
        </w:r>
        <w:r>
          <w:rPr>
            <w:rFonts w:eastAsia="新細明體"/>
          </w:rPr>
          <w:t>’</w:t>
        </w:r>
        <w:r>
          <w:rPr>
            <w:rFonts w:eastAsia="新細明體" w:hint="eastAsia"/>
          </w:rPr>
          <w:t xml:space="preserve">rd </w:t>
        </w:r>
      </w:ins>
      <w:ins w:id="931" w:author="ANDESTECH\ryjou" w:date="2016-02-26T10:46:00Z">
        <w:r>
          <w:rPr>
            <w:rFonts w:eastAsia="新細明體" w:hint="eastAsia"/>
          </w:rPr>
          <w:t xml:space="preserve">transaction </w:t>
        </w:r>
      </w:ins>
      <w:ins w:id="932" w:author="ANDESTECH\ryjou" w:date="2016-02-26T10:47:00Z">
        <w:r>
          <w:rPr>
            <w:rFonts w:eastAsia="新細明體" w:hint="eastAsia"/>
          </w:rPr>
          <w:t xml:space="preserve"> </w:t>
        </w:r>
      </w:ins>
      <w:ins w:id="933" w:author="ANDESTECH\ryjou" w:date="2016-02-26T10:46:00Z">
        <w:r>
          <w:rPr>
            <w:rFonts w:eastAsia="新細明體" w:hint="eastAsia"/>
          </w:rPr>
          <w:t>=&gt;</w:t>
        </w:r>
      </w:ins>
      <w:ins w:id="934" w:author="ANDESTECH\ryjou" w:date="2016-02-26T10:45:00Z">
        <w:r>
          <w:rPr>
            <w:rFonts w:eastAsia="新細明體" w:hint="eastAsia"/>
          </w:rPr>
          <w:t xml:space="preserve"> bwe</w:t>
        </w:r>
      </w:ins>
      <w:ins w:id="935" w:author="ANDESTECH\ryjou" w:date="2016-02-26T10:48:00Z">
        <w:r w:rsidR="00CC206E">
          <w:rPr>
            <w:rFonts w:eastAsia="新細明體" w:hint="eastAsia"/>
          </w:rPr>
          <w:t xml:space="preserve"> </w:t>
        </w:r>
      </w:ins>
      <w:ins w:id="936" w:author="ANDESTECH\ryjou" w:date="2016-02-26T10:45:00Z">
        <w:r>
          <w:rPr>
            <w:rFonts w:eastAsia="新細明體" w:hint="eastAsia"/>
          </w:rPr>
          <w:t>= 8</w:t>
        </w:r>
        <w:r>
          <w:rPr>
            <w:rFonts w:eastAsia="新細明體"/>
          </w:rPr>
          <w:t>’</w:t>
        </w:r>
        <w:r>
          <w:rPr>
            <w:rFonts w:eastAsia="新細明體" w:hint="eastAsia"/>
          </w:rPr>
          <w:t>b00100000</w:t>
        </w:r>
      </w:ins>
      <w:ins w:id="937" w:author="ANDESTECH\ryjou" w:date="2016-03-16T11:00:00Z">
        <w:r w:rsidR="00731469">
          <w:rPr>
            <w:rFonts w:eastAsia="新細明體" w:hint="eastAsia"/>
          </w:rPr>
          <w:t xml:space="preserve"> (hsize = byte)</w:t>
        </w:r>
      </w:ins>
    </w:p>
    <w:p w:rsidR="002D47BB" w:rsidRDefault="002D47BB">
      <w:pPr>
        <w:widowControl/>
        <w:snapToGrid/>
        <w:spacing w:line="240" w:lineRule="auto"/>
        <w:rPr>
          <w:ins w:id="938" w:author="ANDESTECH\ryjou" w:date="2016-02-26T10:40:00Z"/>
          <w:rFonts w:eastAsia="新細明體"/>
        </w:rPr>
      </w:pPr>
      <w:ins w:id="939" w:author="ANDESTECH\ryjou" w:date="2016-02-26T10:45:00Z">
        <w:r>
          <w:rPr>
            <w:rFonts w:eastAsia="新細明體" w:hint="eastAsia"/>
          </w:rPr>
          <w:t>4</w:t>
        </w:r>
        <w:r>
          <w:rPr>
            <w:rFonts w:eastAsia="新細明體"/>
          </w:rPr>
          <w:t>’</w:t>
        </w:r>
        <w:r>
          <w:rPr>
            <w:rFonts w:eastAsia="新細明體" w:hint="eastAsia"/>
          </w:rPr>
          <w:t xml:space="preserve">th </w:t>
        </w:r>
      </w:ins>
      <w:ins w:id="940" w:author="ANDESTECH\ryjou" w:date="2016-02-26T10:46:00Z">
        <w:r>
          <w:rPr>
            <w:rFonts w:eastAsia="新細明體" w:hint="eastAsia"/>
          </w:rPr>
          <w:t>transaction</w:t>
        </w:r>
      </w:ins>
      <w:ins w:id="941" w:author="ANDESTECH\ryjou" w:date="2016-02-26T10:47:00Z">
        <w:r>
          <w:rPr>
            <w:rFonts w:eastAsia="新細明體" w:hint="eastAsia"/>
          </w:rPr>
          <w:tab/>
        </w:r>
      </w:ins>
      <w:ins w:id="942" w:author="ANDESTECH\ryjou" w:date="2016-02-26T10:46:00Z">
        <w:r>
          <w:rPr>
            <w:rFonts w:eastAsia="新細明體" w:hint="eastAsia"/>
          </w:rPr>
          <w:t>=&gt;</w:t>
        </w:r>
      </w:ins>
      <w:ins w:id="943" w:author="ANDESTECH\ryjou" w:date="2016-02-26T10:45:00Z">
        <w:r>
          <w:rPr>
            <w:rFonts w:eastAsia="新細明體" w:hint="eastAsia"/>
          </w:rPr>
          <w:t xml:space="preserve"> bwe = 8</w:t>
        </w:r>
      </w:ins>
      <w:ins w:id="944" w:author="ANDESTECH\ryjou" w:date="2016-02-26T10:46:00Z">
        <w:r>
          <w:rPr>
            <w:rFonts w:eastAsia="新細明體"/>
          </w:rPr>
          <w:t>’</w:t>
        </w:r>
        <w:r>
          <w:rPr>
            <w:rFonts w:eastAsia="新細明體" w:hint="eastAsia"/>
          </w:rPr>
          <w:t>b01000000</w:t>
        </w:r>
      </w:ins>
      <w:ins w:id="945" w:author="ANDESTECH\ryjou" w:date="2016-03-16T11:00:00Z">
        <w:r w:rsidR="00731469">
          <w:rPr>
            <w:rFonts w:eastAsia="新細明體" w:hint="eastAsia"/>
          </w:rPr>
          <w:t xml:space="preserve"> (hsize = byte)</w:t>
        </w:r>
      </w:ins>
    </w:p>
    <w:p w:rsidR="0037428E" w:rsidRDefault="00DA557C">
      <w:pPr>
        <w:widowControl/>
        <w:snapToGrid/>
        <w:spacing w:line="240" w:lineRule="auto"/>
        <w:rPr>
          <w:ins w:id="946" w:author="ANDESTECH\ryjou" w:date="2016-02-25T17:08:00Z"/>
          <w:rFonts w:eastAsia="新細明體"/>
        </w:rPr>
      </w:pPr>
      <w:ins w:id="947" w:author="ANDESTECH\ryjou" w:date="2016-02-25T17:08:00Z">
        <w:r>
          <w:rPr>
            <w:rFonts w:eastAsia="新細明體" w:hint="eastAsia"/>
          </w:rPr>
          <w:t>T</w:t>
        </w:r>
        <w:r>
          <w:rPr>
            <w:rFonts w:eastAsia="新細明體"/>
          </w:rPr>
          <w:t>h</w:t>
        </w:r>
        <w:r>
          <w:rPr>
            <w:rFonts w:eastAsia="新細明體" w:hint="eastAsia"/>
          </w:rPr>
          <w:t>e figure 17 shows the flow chart for 7-byte access</w:t>
        </w:r>
      </w:ins>
      <w:ins w:id="948" w:author="ANDESTECH\ryjou" w:date="2016-02-25T17:06:00Z">
        <w:r w:rsidR="00BD33BC">
          <w:rPr>
            <w:rFonts w:eastAsia="新細明體" w:hint="eastAsia"/>
          </w:rPr>
          <w:t>.</w:t>
        </w:r>
      </w:ins>
    </w:p>
    <w:p w:rsidR="00DA557C" w:rsidRDefault="006313CE">
      <w:pPr>
        <w:widowControl/>
        <w:snapToGrid/>
        <w:spacing w:line="240" w:lineRule="auto"/>
        <w:rPr>
          <w:ins w:id="949" w:author="ANDESTECH\ryjou" w:date="2016-02-25T17:26:00Z"/>
          <w:rFonts w:eastAsia="新細明體"/>
        </w:rPr>
      </w:pPr>
      <w:ins w:id="950" w:author="ANDESTECH\ryjou" w:date="2016-02-25T17:19:00Z">
        <w:r w:rsidRPr="00B70D35">
          <w:rPr>
            <w:rFonts w:eastAsiaTheme="minorEastAsia"/>
            <w:noProof/>
            <w:color w:val="FF0000"/>
            <w:rPrChange w:id="951">
              <w:rPr>
                <w:noProof/>
              </w:rPr>
            </w:rPrChange>
          </w:rPr>
          <mc:AlternateContent>
            <mc:Choice Requires="wpc">
              <w:drawing>
                <wp:inline distT="0" distB="0" distL="0" distR="0" wp14:anchorId="2DFB3717" wp14:editId="197D4B78">
                  <wp:extent cx="5931725" cy="4833256"/>
                  <wp:effectExtent l="0" t="0" r="0" b="0"/>
                  <wp:docPr id="1032" name="畫布 10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4" name="圓角矩形 884"/>
                          <wps:cNvSpPr/>
                          <wps:spPr>
                            <a:xfrm>
                              <a:off x="2000928" y="279023"/>
                              <a:ext cx="1217285" cy="534405"/>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FA0104" w:rsidRPr="006313CE" w:rsidDel="006313CE" w:rsidRDefault="00FA0104" w:rsidP="006313CE">
                                <w:pPr>
                                  <w:pStyle w:val="Web"/>
                                  <w:jc w:val="center"/>
                                  <w:rPr>
                                    <w:del w:id="952" w:author="ANDESTECH\ryjou" w:date="2016-02-25T17:19:00Z"/>
                                    <w:rFonts w:eastAsiaTheme="minorEastAsia"/>
                                    <w:sz w:val="20"/>
                                    <w:szCs w:val="20"/>
                                    <w:rPrChange w:id="953" w:author="ANDESTECH\ryjou" w:date="2016-02-25T17:20:00Z">
                                      <w:rPr>
                                        <w:del w:id="954" w:author="ANDESTECH\ryjou" w:date="2016-02-25T17:19:00Z"/>
                                        <w:rFonts w:eastAsiaTheme="minorEastAsia"/>
                                        <w:sz w:val="14"/>
                                        <w:szCs w:val="14"/>
                                      </w:rPr>
                                    </w:rPrChange>
                                  </w:rPr>
                                </w:pPr>
                                <w:del w:id="955" w:author="ANDESTECH\ryjou" w:date="2016-02-25T17:19:00Z">
                                  <w:r w:rsidRPr="006313CE" w:rsidDel="006313CE">
                                    <w:rPr>
                                      <w:rFonts w:eastAsiaTheme="minorEastAsia"/>
                                      <w:sz w:val="20"/>
                                      <w:szCs w:val="20"/>
                                      <w:rPrChange w:id="956" w:author="ANDESTECH\ryjou" w:date="2016-02-25T17:20:00Z">
                                        <w:rPr>
                                          <w:rFonts w:eastAsiaTheme="minorEastAsia"/>
                                          <w:sz w:val="14"/>
                                          <w:szCs w:val="14"/>
                                        </w:rPr>
                                      </w:rPrChange>
                                    </w:rPr>
                                    <w:delText>BRG_IDLE,</w:delText>
                                  </w:r>
                                </w:del>
                              </w:p>
                              <w:p w:rsidR="00FA0104" w:rsidRPr="006313CE" w:rsidDel="006313CE" w:rsidRDefault="00FA0104" w:rsidP="006313CE">
                                <w:pPr>
                                  <w:pStyle w:val="Web"/>
                                  <w:jc w:val="center"/>
                                  <w:rPr>
                                    <w:del w:id="957" w:author="ANDESTECH\ryjou" w:date="2016-02-25T17:19:00Z"/>
                                    <w:rFonts w:eastAsiaTheme="minorEastAsia"/>
                                    <w:sz w:val="20"/>
                                    <w:szCs w:val="20"/>
                                    <w:rPrChange w:id="958" w:author="ANDESTECH\ryjou" w:date="2016-02-25T17:20:00Z">
                                      <w:rPr>
                                        <w:del w:id="959" w:author="ANDESTECH\ryjou" w:date="2016-02-25T17:19:00Z"/>
                                        <w:rFonts w:eastAsiaTheme="minorEastAsia"/>
                                        <w:sz w:val="14"/>
                                        <w:szCs w:val="14"/>
                                      </w:rPr>
                                    </w:rPrChange>
                                  </w:rPr>
                                </w:pPr>
                                <w:del w:id="960" w:author="ANDESTECH\ryjou" w:date="2016-02-25T17:19:00Z">
                                  <w:r w:rsidRPr="006313CE" w:rsidDel="006313CE">
                                    <w:rPr>
                                      <w:rFonts w:eastAsiaTheme="minorEastAsia"/>
                                      <w:sz w:val="20"/>
                                      <w:szCs w:val="20"/>
                                      <w:rPrChange w:id="961" w:author="ANDESTECH\ryjou" w:date="2016-02-25T17:20:00Z">
                                        <w:rPr>
                                          <w:rFonts w:eastAsiaTheme="minorEastAsia"/>
                                          <w:sz w:val="14"/>
                                          <w:szCs w:val="14"/>
                                        </w:rPr>
                                      </w:rPrChange>
                                    </w:rPr>
                                    <w:delText>BRG_RD_DP</w:delText>
                                  </w:r>
                                </w:del>
                              </w:p>
                              <w:p w:rsidR="00FA0104" w:rsidRDefault="00FA0104" w:rsidP="006313CE">
                                <w:pPr>
                                  <w:pStyle w:val="Web"/>
                                  <w:jc w:val="center"/>
                                  <w:rPr>
                                    <w:ins w:id="962" w:author="ANDESTECH\ryjou" w:date="2016-03-18T15:38:00Z"/>
                                    <w:rFonts w:eastAsiaTheme="minorEastAsia"/>
                                    <w:sz w:val="20"/>
                                    <w:szCs w:val="20"/>
                                  </w:rPr>
                                </w:pPr>
                                <w:del w:id="963" w:author="ANDESTECH\ryjou" w:date="2016-02-25T17:19:00Z">
                                  <w:r w:rsidRPr="006313CE" w:rsidDel="006313CE">
                                    <w:rPr>
                                      <w:rFonts w:eastAsiaTheme="minorEastAsia"/>
                                      <w:sz w:val="20"/>
                                      <w:szCs w:val="20"/>
                                      <w:rPrChange w:id="964" w:author="ANDESTECH\ryjou" w:date="2016-02-25T17:20:00Z">
                                        <w:rPr>
                                          <w:rFonts w:eastAsiaTheme="minorEastAsia"/>
                                          <w:sz w:val="14"/>
                                          <w:szCs w:val="14"/>
                                        </w:rPr>
                                      </w:rPrChange>
                                    </w:rPr>
                                    <w:delText>BRG_ERROR_2</w:delText>
                                  </w:r>
                                </w:del>
                                <w:ins w:id="965" w:author="ANDESTECH\ryjou" w:date="2016-02-25T17:38:00Z">
                                  <w:r>
                                    <w:rPr>
                                      <w:rFonts w:eastAsiaTheme="minorEastAsia" w:hint="eastAsia"/>
                                      <w:sz w:val="20"/>
                                      <w:szCs w:val="20"/>
                                    </w:rPr>
                                    <w:t>7</w:t>
                                  </w:r>
                                </w:ins>
                                <w:ins w:id="966" w:author="ANDESTECH\ryjou" w:date="2016-02-25T17:19:00Z">
                                  <w:r w:rsidRPr="006313CE">
                                    <w:rPr>
                                      <w:rFonts w:eastAsiaTheme="minorEastAsia"/>
                                      <w:sz w:val="20"/>
                                      <w:szCs w:val="20"/>
                                      <w:rPrChange w:id="967" w:author="ANDESTECH\ryjou" w:date="2016-02-25T17:20:00Z">
                                        <w:rPr>
                                          <w:rFonts w:eastAsiaTheme="minorEastAsia"/>
                                          <w:sz w:val="14"/>
                                          <w:szCs w:val="14"/>
                                        </w:rPr>
                                      </w:rPrChange>
                                    </w:rPr>
                                    <w:t>-byte_access</w:t>
                                  </w:r>
                                </w:ins>
                              </w:p>
                              <w:p w:rsidR="005B36F3" w:rsidRPr="006313CE" w:rsidRDefault="005B36F3" w:rsidP="006313CE">
                                <w:pPr>
                                  <w:pStyle w:val="Web"/>
                                  <w:jc w:val="center"/>
                                  <w:rPr>
                                    <w:rFonts w:eastAsiaTheme="minorEastAsia"/>
                                    <w:sz w:val="20"/>
                                    <w:szCs w:val="20"/>
                                    <w:rPrChange w:id="968" w:author="ANDESTECH\ryjou" w:date="2016-02-25T17:20:00Z">
                                      <w:rPr>
                                        <w:rFonts w:eastAsiaTheme="minorEastAsia"/>
                                        <w:sz w:val="14"/>
                                        <w:szCs w:val="14"/>
                                      </w:rPr>
                                    </w:rPrChange>
                                  </w:rPr>
                                </w:pPr>
                                <w:ins w:id="969" w:author="ANDESTECH\ryjou" w:date="2016-03-18T15:39:00Z">
                                  <w:r>
                                    <w:rPr>
                                      <w:rFonts w:eastAsiaTheme="minorEastAsia"/>
                                      <w:sz w:val="20"/>
                                      <w:szCs w:val="20"/>
                                    </w:rPr>
                                    <w:t>U</w:t>
                                  </w:r>
                                </w:ins>
                                <w:ins w:id="970" w:author="ANDESTECH\ryjou" w:date="2016-03-18T15:38:00Z">
                                  <w:r>
                                    <w:rPr>
                                      <w:rFonts w:eastAsiaTheme="minorEastAsia" w:hint="eastAsia"/>
                                      <w:sz w:val="20"/>
                                      <w:szCs w:val="20"/>
                                    </w:rPr>
                                    <w:t>n</w:t>
                                  </w:r>
                                </w:ins>
                                <w:ins w:id="971" w:author="ANDESTECH\ryjou" w:date="2016-03-18T15:39:00Z">
                                  <w:r>
                                    <w:rPr>
                                      <w:rFonts w:eastAsiaTheme="minorEastAsia" w:hint="eastAsia"/>
                                      <w:sz w:val="20"/>
                                      <w:szCs w:val="20"/>
                                    </w:rPr>
                                    <w:t>-align access</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5" name="圓角矩形 885"/>
                          <wps:cNvSpPr/>
                          <wps:spPr>
                            <a:xfrm>
                              <a:off x="2159556" y="4448351"/>
                              <a:ext cx="878860" cy="288000"/>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FA0104" w:rsidRPr="00D65E06" w:rsidRDefault="00FA0104" w:rsidP="006313CE">
                                <w:pPr>
                                  <w:pStyle w:val="Web"/>
                                  <w:jc w:val="center"/>
                                  <w:rPr>
                                    <w:rFonts w:eastAsiaTheme="minorEastAsia"/>
                                    <w:sz w:val="20"/>
                                    <w:szCs w:val="20"/>
                                    <w:rPrChange w:id="972" w:author="ANDESTECH\ryjou" w:date="2016-02-25T17:24:00Z">
                                      <w:rPr>
                                        <w:rFonts w:eastAsiaTheme="minorEastAsia"/>
                                        <w:sz w:val="14"/>
                                        <w:szCs w:val="16"/>
                                      </w:rPr>
                                    </w:rPrChange>
                                  </w:rPr>
                                </w:pPr>
                                <w:del w:id="973" w:author="ANDESTECH\ryjou" w:date="2016-02-25T17:24:00Z">
                                  <w:r w:rsidRPr="00D65E06" w:rsidDel="00D65E06">
                                    <w:rPr>
                                      <w:rFonts w:eastAsiaTheme="minorEastAsia"/>
                                      <w:sz w:val="20"/>
                                      <w:szCs w:val="20"/>
                                      <w:rPrChange w:id="974" w:author="ANDESTECH\ryjou" w:date="2016-02-25T17:24:00Z">
                                        <w:rPr>
                                          <w:rFonts w:eastAsiaTheme="minorEastAsia"/>
                                          <w:sz w:val="14"/>
                                          <w:szCs w:val="16"/>
                                        </w:rPr>
                                      </w:rPrChange>
                                    </w:rPr>
                                    <w:delText>BRG_ERROR_1</w:delText>
                                  </w:r>
                                </w:del>
                                <w:ins w:id="975" w:author="ANDESTECH\ryjou" w:date="2016-02-26T10:36:00Z">
                                  <w:r>
                                    <w:rPr>
                                      <w:rFonts w:eastAsiaTheme="minorEastAsia" w:hint="eastAsia"/>
                                      <w:sz w:val="20"/>
                                      <w:szCs w:val="20"/>
                                    </w:rPr>
                                    <w:t>D</w:t>
                                  </w:r>
                                </w:ins>
                                <w:ins w:id="976" w:author="ANDESTECH\ryjou" w:date="2016-02-25T17:24:00Z">
                                  <w:r w:rsidRPr="00D65E06">
                                    <w:rPr>
                                      <w:rFonts w:eastAsiaTheme="minorEastAsia"/>
                                      <w:sz w:val="20"/>
                                      <w:szCs w:val="20"/>
                                      <w:rPrChange w:id="977" w:author="ANDESTECH\ryjou" w:date="2016-02-25T17:24:00Z">
                                        <w:rPr>
                                          <w:rFonts w:eastAsiaTheme="minorEastAsia"/>
                                          <w:sz w:val="14"/>
                                          <w:szCs w:val="16"/>
                                        </w:rPr>
                                      </w:rPrChange>
                                    </w:rPr>
                                    <w:t>one</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7" name="直線單箭頭接點 887"/>
                          <wps:cNvCnPr/>
                          <wps:spPr>
                            <a:xfrm>
                              <a:off x="2616534" y="87208"/>
                              <a:ext cx="0" cy="191826"/>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52" name="直線單箭頭接點 452"/>
                          <wps:cNvCnPr/>
                          <wps:spPr>
                            <a:xfrm flipH="1">
                              <a:off x="2616471" y="813382"/>
                              <a:ext cx="1174" cy="299138"/>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58" name="直線單箭頭接點 458"/>
                          <wps:cNvCnPr/>
                          <wps:spPr>
                            <a:xfrm flipH="1" flipV="1">
                              <a:off x="944727" y="2731889"/>
                              <a:ext cx="30" cy="1851987"/>
                            </a:xfrm>
                            <a:prstGeom prst="straightConnector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25" name="圓角矩形 525"/>
                          <wps:cNvSpPr/>
                          <wps:spPr>
                            <a:xfrm>
                              <a:off x="2064928" y="1112645"/>
                              <a:ext cx="1073917" cy="639585"/>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FA0104" w:rsidRPr="006313CE" w:rsidDel="006313CE" w:rsidRDefault="00FA0104" w:rsidP="006313CE">
                                <w:pPr>
                                  <w:pStyle w:val="Web"/>
                                  <w:jc w:val="center"/>
                                  <w:rPr>
                                    <w:del w:id="978" w:author="ANDESTECH\ryjou" w:date="2016-02-25T17:19:00Z"/>
                                    <w:rFonts w:eastAsiaTheme="minorEastAsia"/>
                                    <w:sz w:val="20"/>
                                    <w:szCs w:val="20"/>
                                    <w:rPrChange w:id="979" w:author="ANDESTECH\ryjou" w:date="2016-02-25T17:20:00Z">
                                      <w:rPr>
                                        <w:del w:id="980" w:author="ANDESTECH\ryjou" w:date="2016-02-25T17:19:00Z"/>
                                        <w:rFonts w:eastAsiaTheme="minorEastAsia"/>
                                        <w:sz w:val="14"/>
                                        <w:szCs w:val="14"/>
                                      </w:rPr>
                                    </w:rPrChange>
                                  </w:rPr>
                                </w:pPr>
                                <w:ins w:id="981" w:author="ANDESTECH\ryjou" w:date="2016-02-25T17:28:00Z">
                                  <w:r>
                                    <w:rPr>
                                      <w:rFonts w:eastAsiaTheme="minorEastAsia"/>
                                      <w:sz w:val="20"/>
                                      <w:szCs w:val="20"/>
                                    </w:rPr>
                                    <w:t>L</w:t>
                                  </w:r>
                                  <w:r>
                                    <w:rPr>
                                      <w:rFonts w:eastAsiaTheme="minorEastAsia" w:hint="eastAsia"/>
                                      <w:sz w:val="20"/>
                                      <w:szCs w:val="20"/>
                                    </w:rPr>
                                    <w:t xml:space="preserve">ow </w:t>
                                  </w:r>
                                </w:ins>
                                <w:del w:id="982" w:author="ANDESTECH\ryjou" w:date="2016-02-25T17:19:00Z">
                                  <w:r w:rsidRPr="006313CE" w:rsidDel="006313CE">
                                    <w:rPr>
                                      <w:rFonts w:eastAsiaTheme="minorEastAsia"/>
                                      <w:sz w:val="20"/>
                                      <w:szCs w:val="20"/>
                                      <w:rPrChange w:id="983" w:author="ANDESTECH\ryjou" w:date="2016-02-25T17:20:00Z">
                                        <w:rPr>
                                          <w:rFonts w:eastAsiaTheme="minorEastAsia"/>
                                          <w:sz w:val="14"/>
                                          <w:szCs w:val="14"/>
                                        </w:rPr>
                                      </w:rPrChange>
                                    </w:rPr>
                                    <w:delText>BRG_IDLE,</w:delText>
                                  </w:r>
                                </w:del>
                              </w:p>
                              <w:p w:rsidR="00FA0104" w:rsidRPr="006313CE" w:rsidDel="006313CE" w:rsidRDefault="00FA0104" w:rsidP="006313CE">
                                <w:pPr>
                                  <w:pStyle w:val="Web"/>
                                  <w:jc w:val="center"/>
                                  <w:rPr>
                                    <w:del w:id="984" w:author="ANDESTECH\ryjou" w:date="2016-02-25T17:19:00Z"/>
                                    <w:rFonts w:eastAsiaTheme="minorEastAsia"/>
                                    <w:sz w:val="20"/>
                                    <w:szCs w:val="20"/>
                                    <w:rPrChange w:id="985" w:author="ANDESTECH\ryjou" w:date="2016-02-25T17:20:00Z">
                                      <w:rPr>
                                        <w:del w:id="986" w:author="ANDESTECH\ryjou" w:date="2016-02-25T17:19:00Z"/>
                                        <w:rFonts w:eastAsiaTheme="minorEastAsia"/>
                                        <w:sz w:val="14"/>
                                        <w:szCs w:val="14"/>
                                      </w:rPr>
                                    </w:rPrChange>
                                  </w:rPr>
                                </w:pPr>
                                <w:del w:id="987" w:author="ANDESTECH\ryjou" w:date="2016-02-25T17:19:00Z">
                                  <w:r w:rsidRPr="006313CE" w:rsidDel="006313CE">
                                    <w:rPr>
                                      <w:rFonts w:eastAsiaTheme="minorEastAsia"/>
                                      <w:sz w:val="20"/>
                                      <w:szCs w:val="20"/>
                                      <w:rPrChange w:id="988" w:author="ANDESTECH\ryjou" w:date="2016-02-25T17:20:00Z">
                                        <w:rPr>
                                          <w:rFonts w:eastAsiaTheme="minorEastAsia"/>
                                          <w:sz w:val="14"/>
                                          <w:szCs w:val="14"/>
                                        </w:rPr>
                                      </w:rPrChange>
                                    </w:rPr>
                                    <w:delText>BRG_RD_DP</w:delText>
                                  </w:r>
                                </w:del>
                              </w:p>
                              <w:p w:rsidR="00FA0104" w:rsidRDefault="00FA0104" w:rsidP="006313CE">
                                <w:pPr>
                                  <w:pStyle w:val="Web"/>
                                  <w:jc w:val="center"/>
                                  <w:rPr>
                                    <w:ins w:id="989" w:author="ANDESTECH\ryjou" w:date="2016-03-17T17:20:00Z"/>
                                    <w:rFonts w:eastAsiaTheme="minorEastAsia"/>
                                    <w:sz w:val="20"/>
                                    <w:szCs w:val="20"/>
                                  </w:rPr>
                                </w:pPr>
                                <w:del w:id="990" w:author="ANDESTECH\ryjou" w:date="2016-02-25T17:19:00Z">
                                  <w:r w:rsidRPr="006313CE" w:rsidDel="006313CE">
                                    <w:rPr>
                                      <w:rFonts w:eastAsiaTheme="minorEastAsia"/>
                                      <w:sz w:val="20"/>
                                      <w:szCs w:val="20"/>
                                      <w:rPrChange w:id="991" w:author="ANDESTECH\ryjou" w:date="2016-02-25T17:20:00Z">
                                        <w:rPr>
                                          <w:rFonts w:eastAsiaTheme="minorEastAsia"/>
                                          <w:sz w:val="14"/>
                                          <w:szCs w:val="14"/>
                                        </w:rPr>
                                      </w:rPrChange>
                                    </w:rPr>
                                    <w:delText>BRG_ERROR_2</w:delText>
                                  </w:r>
                                </w:del>
                                <w:ins w:id="992" w:author="ANDESTECH\ryjou" w:date="2016-02-25T17:21:00Z">
                                  <w:r>
                                    <w:rPr>
                                      <w:rFonts w:eastAsiaTheme="minorEastAsia" w:hint="eastAsia"/>
                                      <w:sz w:val="20"/>
                                      <w:szCs w:val="20"/>
                                    </w:rPr>
                                    <w:t>4</w:t>
                                  </w:r>
                                </w:ins>
                                <w:ins w:id="993" w:author="ANDESTECH\ryjou" w:date="2016-02-25T17:19:00Z">
                                  <w:r w:rsidRPr="006313CE">
                                    <w:rPr>
                                      <w:rFonts w:eastAsiaTheme="minorEastAsia"/>
                                      <w:sz w:val="20"/>
                                      <w:szCs w:val="20"/>
                                      <w:rPrChange w:id="994" w:author="ANDESTECH\ryjou" w:date="2016-02-25T17:20:00Z">
                                        <w:rPr>
                                          <w:rFonts w:eastAsiaTheme="minorEastAsia"/>
                                          <w:sz w:val="14"/>
                                          <w:szCs w:val="14"/>
                                        </w:rPr>
                                      </w:rPrChange>
                                    </w:rPr>
                                    <w:t>-</w:t>
                                  </w:r>
                                </w:ins>
                                <w:ins w:id="995" w:author="ANDESTECH\ryjou" w:date="2016-03-18T15:49:00Z">
                                  <w:r w:rsidR="00340272">
                                    <w:rPr>
                                      <w:rFonts w:eastAsiaTheme="minorEastAsia" w:hint="eastAsia"/>
                                      <w:sz w:val="20"/>
                                      <w:szCs w:val="20"/>
                                    </w:rPr>
                                    <w:t>bwe</w:t>
                                  </w:r>
                                </w:ins>
                              </w:p>
                              <w:p w:rsidR="001A2299" w:rsidRPr="006313CE" w:rsidRDefault="001A2299" w:rsidP="006313CE">
                                <w:pPr>
                                  <w:pStyle w:val="Web"/>
                                  <w:jc w:val="center"/>
                                  <w:rPr>
                                    <w:rFonts w:eastAsiaTheme="minorEastAsia"/>
                                    <w:sz w:val="20"/>
                                    <w:szCs w:val="20"/>
                                    <w:rPrChange w:id="996" w:author="ANDESTECH\ryjou" w:date="2016-02-25T17:20:00Z">
                                      <w:rPr>
                                        <w:rFonts w:eastAsiaTheme="minorEastAsia"/>
                                        <w:sz w:val="14"/>
                                        <w:szCs w:val="14"/>
                                      </w:rPr>
                                    </w:rPrChange>
                                  </w:rPr>
                                </w:pPr>
                                <w:ins w:id="997" w:author="ANDESTECH\ryjou" w:date="2016-03-17T17:20:00Z">
                                  <w:r>
                                    <w:rPr>
                                      <w:rFonts w:eastAsiaTheme="minorEastAsia" w:hint="eastAsia"/>
                                      <w:sz w:val="20"/>
                                      <w:szCs w:val="20"/>
                                    </w:rPr>
                                    <w:t>is 3yte access?</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4" name="圓角矩形 534"/>
                          <wps:cNvSpPr/>
                          <wps:spPr>
                            <a:xfrm>
                              <a:off x="3931014" y="1175899"/>
                              <a:ext cx="973589" cy="513338"/>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FA0104" w:rsidRPr="006313CE" w:rsidDel="006313CE" w:rsidRDefault="00FA0104" w:rsidP="006313CE">
                                <w:pPr>
                                  <w:pStyle w:val="Web"/>
                                  <w:jc w:val="center"/>
                                  <w:rPr>
                                    <w:del w:id="998" w:author="ANDESTECH\ryjou" w:date="2016-02-25T17:19:00Z"/>
                                    <w:rFonts w:eastAsiaTheme="minorEastAsia"/>
                                    <w:sz w:val="20"/>
                                    <w:szCs w:val="20"/>
                                    <w:rPrChange w:id="999" w:author="ANDESTECH\ryjou" w:date="2016-02-25T17:20:00Z">
                                      <w:rPr>
                                        <w:del w:id="1000" w:author="ANDESTECH\ryjou" w:date="2016-02-25T17:19:00Z"/>
                                        <w:rFonts w:eastAsiaTheme="minorEastAsia"/>
                                        <w:sz w:val="14"/>
                                        <w:szCs w:val="14"/>
                                      </w:rPr>
                                    </w:rPrChange>
                                  </w:rPr>
                                </w:pPr>
                                <w:del w:id="1001" w:author="ANDESTECH\ryjou" w:date="2016-02-25T17:19:00Z">
                                  <w:r w:rsidRPr="006313CE" w:rsidDel="006313CE">
                                    <w:rPr>
                                      <w:rFonts w:eastAsiaTheme="minorEastAsia"/>
                                      <w:sz w:val="20"/>
                                      <w:szCs w:val="20"/>
                                      <w:rPrChange w:id="1002" w:author="ANDESTECH\ryjou" w:date="2016-02-25T17:20:00Z">
                                        <w:rPr>
                                          <w:rFonts w:eastAsiaTheme="minorEastAsia"/>
                                          <w:sz w:val="14"/>
                                          <w:szCs w:val="14"/>
                                        </w:rPr>
                                      </w:rPrChange>
                                    </w:rPr>
                                    <w:delText>BRG_IDLE,</w:delText>
                                  </w:r>
                                </w:del>
                              </w:p>
                              <w:p w:rsidR="00FA0104" w:rsidRPr="006313CE" w:rsidDel="006313CE" w:rsidRDefault="00FA0104" w:rsidP="006313CE">
                                <w:pPr>
                                  <w:pStyle w:val="Web"/>
                                  <w:jc w:val="center"/>
                                  <w:rPr>
                                    <w:del w:id="1003" w:author="ANDESTECH\ryjou" w:date="2016-02-25T17:19:00Z"/>
                                    <w:rFonts w:eastAsiaTheme="minorEastAsia"/>
                                    <w:sz w:val="20"/>
                                    <w:szCs w:val="20"/>
                                    <w:rPrChange w:id="1004" w:author="ANDESTECH\ryjou" w:date="2016-02-25T17:20:00Z">
                                      <w:rPr>
                                        <w:del w:id="1005" w:author="ANDESTECH\ryjou" w:date="2016-02-25T17:19:00Z"/>
                                        <w:rFonts w:eastAsiaTheme="minorEastAsia"/>
                                        <w:sz w:val="14"/>
                                        <w:szCs w:val="14"/>
                                      </w:rPr>
                                    </w:rPrChange>
                                  </w:rPr>
                                </w:pPr>
                                <w:del w:id="1006" w:author="ANDESTECH\ryjou" w:date="2016-02-25T17:19:00Z">
                                  <w:r w:rsidRPr="006313CE" w:rsidDel="006313CE">
                                    <w:rPr>
                                      <w:rFonts w:eastAsiaTheme="minorEastAsia"/>
                                      <w:sz w:val="20"/>
                                      <w:szCs w:val="20"/>
                                      <w:rPrChange w:id="1007" w:author="ANDESTECH\ryjou" w:date="2016-02-25T17:20:00Z">
                                        <w:rPr>
                                          <w:rFonts w:eastAsiaTheme="minorEastAsia"/>
                                          <w:sz w:val="14"/>
                                          <w:szCs w:val="14"/>
                                        </w:rPr>
                                      </w:rPrChange>
                                    </w:rPr>
                                    <w:delText>BRG_RD_DP</w:delText>
                                  </w:r>
                                </w:del>
                              </w:p>
                              <w:p w:rsidR="00FA0104" w:rsidRDefault="00FA0104" w:rsidP="006313CE">
                                <w:pPr>
                                  <w:pStyle w:val="Web"/>
                                  <w:jc w:val="center"/>
                                  <w:rPr>
                                    <w:ins w:id="1008" w:author="ANDESTECH\ryjou" w:date="2016-02-25T17:21:00Z"/>
                                    <w:rFonts w:eastAsiaTheme="minorEastAsia"/>
                                    <w:sz w:val="20"/>
                                    <w:szCs w:val="20"/>
                                  </w:rPr>
                                </w:pPr>
                                <w:del w:id="1009" w:author="ANDESTECH\ryjou" w:date="2016-02-25T17:19:00Z">
                                  <w:r w:rsidRPr="006313CE" w:rsidDel="006313CE">
                                    <w:rPr>
                                      <w:rFonts w:eastAsiaTheme="minorEastAsia"/>
                                      <w:sz w:val="20"/>
                                      <w:szCs w:val="20"/>
                                      <w:rPrChange w:id="1010" w:author="ANDESTECH\ryjou" w:date="2016-02-25T17:20:00Z">
                                        <w:rPr>
                                          <w:rFonts w:eastAsiaTheme="minorEastAsia"/>
                                          <w:sz w:val="14"/>
                                          <w:szCs w:val="14"/>
                                        </w:rPr>
                                      </w:rPrChange>
                                    </w:rPr>
                                    <w:delText>BRG_ERROR_2</w:delText>
                                  </w:r>
                                </w:del>
                                <w:ins w:id="1011" w:author="ANDESTECH\ryjou" w:date="2016-02-25T17:21:00Z">
                                  <w:r>
                                    <w:rPr>
                                      <w:rFonts w:eastAsiaTheme="minorEastAsia" w:hint="eastAsia"/>
                                      <w:sz w:val="20"/>
                                      <w:szCs w:val="20"/>
                                    </w:rPr>
                                    <w:t>3</w:t>
                                  </w:r>
                                </w:ins>
                                <w:ins w:id="1012" w:author="ANDESTECH\ryjou" w:date="2016-02-25T17:19:00Z">
                                  <w:r w:rsidRPr="006313CE">
                                    <w:rPr>
                                      <w:rFonts w:eastAsiaTheme="minorEastAsia"/>
                                      <w:sz w:val="20"/>
                                      <w:szCs w:val="20"/>
                                      <w:rPrChange w:id="1013" w:author="ANDESTECH\ryjou" w:date="2016-02-25T17:20:00Z">
                                        <w:rPr>
                                          <w:rFonts w:eastAsiaTheme="minorEastAsia"/>
                                          <w:sz w:val="14"/>
                                          <w:szCs w:val="14"/>
                                        </w:rPr>
                                      </w:rPrChange>
                                    </w:rPr>
                                    <w:t>-byte_access</w:t>
                                  </w:r>
                                </w:ins>
                              </w:p>
                              <w:p w:rsidR="00FA0104" w:rsidRPr="006313CE" w:rsidRDefault="00FA0104" w:rsidP="006313CE">
                                <w:pPr>
                                  <w:pStyle w:val="Web"/>
                                  <w:jc w:val="center"/>
                                  <w:rPr>
                                    <w:rFonts w:eastAsiaTheme="minorEastAsia"/>
                                    <w:sz w:val="20"/>
                                    <w:szCs w:val="20"/>
                                    <w:rPrChange w:id="1014" w:author="ANDESTECH\ryjou" w:date="2016-02-25T17:20:00Z">
                                      <w:rPr>
                                        <w:rFonts w:eastAsiaTheme="minorEastAsia"/>
                                        <w:sz w:val="14"/>
                                        <w:szCs w:val="14"/>
                                      </w:rPr>
                                    </w:rPrChange>
                                  </w:rPr>
                                </w:pPr>
                                <w:ins w:id="1015" w:author="ANDESTECH\ryjou" w:date="2016-02-25T17:21:00Z">
                                  <w:r>
                                    <w:rPr>
                                      <w:rFonts w:eastAsiaTheme="minorEastAsia" w:hint="eastAsia"/>
                                      <w:sz w:val="20"/>
                                      <w:szCs w:val="20"/>
                                    </w:rPr>
                                    <w:t>handler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3" name="直線單箭頭接點 543"/>
                          <wps:cNvCnPr/>
                          <wps:spPr>
                            <a:xfrm>
                              <a:off x="3148094" y="1431840"/>
                              <a:ext cx="78279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49" name="直線單箭頭接點 549"/>
                          <wps:cNvCnPr/>
                          <wps:spPr>
                            <a:xfrm>
                              <a:off x="2617658" y="1768721"/>
                              <a:ext cx="71" cy="178832"/>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55" name="圓角矩形 555"/>
                          <wps:cNvSpPr/>
                          <wps:spPr>
                            <a:xfrm>
                              <a:off x="2120862" y="1947553"/>
                              <a:ext cx="973589" cy="286080"/>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FA0104" w:rsidRPr="006313CE" w:rsidDel="006313CE" w:rsidRDefault="00FA0104" w:rsidP="006313CE">
                                <w:pPr>
                                  <w:pStyle w:val="Web"/>
                                  <w:jc w:val="center"/>
                                  <w:rPr>
                                    <w:del w:id="1016" w:author="ANDESTECH\ryjou" w:date="2016-02-25T17:19:00Z"/>
                                    <w:rFonts w:eastAsiaTheme="minorEastAsia"/>
                                    <w:sz w:val="20"/>
                                    <w:szCs w:val="20"/>
                                    <w:rPrChange w:id="1017" w:author="ANDESTECH\ryjou" w:date="2016-02-25T17:20:00Z">
                                      <w:rPr>
                                        <w:del w:id="1018" w:author="ANDESTECH\ryjou" w:date="2016-02-25T17:19:00Z"/>
                                        <w:rFonts w:eastAsiaTheme="minorEastAsia"/>
                                        <w:sz w:val="14"/>
                                        <w:szCs w:val="14"/>
                                      </w:rPr>
                                    </w:rPrChange>
                                  </w:rPr>
                                </w:pPr>
                                <w:del w:id="1019" w:author="ANDESTECH\ryjou" w:date="2016-02-25T17:19:00Z">
                                  <w:r w:rsidRPr="006313CE" w:rsidDel="006313CE">
                                    <w:rPr>
                                      <w:rFonts w:eastAsiaTheme="minorEastAsia"/>
                                      <w:sz w:val="20"/>
                                      <w:szCs w:val="20"/>
                                      <w:rPrChange w:id="1020" w:author="ANDESTECH\ryjou" w:date="2016-02-25T17:20:00Z">
                                        <w:rPr>
                                          <w:rFonts w:eastAsiaTheme="minorEastAsia"/>
                                          <w:sz w:val="14"/>
                                          <w:szCs w:val="14"/>
                                        </w:rPr>
                                      </w:rPrChange>
                                    </w:rPr>
                                    <w:delText>BRG_IDLE,</w:delText>
                                  </w:r>
                                </w:del>
                              </w:p>
                              <w:p w:rsidR="00FA0104" w:rsidRPr="006313CE" w:rsidDel="006313CE" w:rsidRDefault="00FA0104" w:rsidP="006313CE">
                                <w:pPr>
                                  <w:pStyle w:val="Web"/>
                                  <w:jc w:val="center"/>
                                  <w:rPr>
                                    <w:del w:id="1021" w:author="ANDESTECH\ryjou" w:date="2016-02-25T17:19:00Z"/>
                                    <w:rFonts w:eastAsiaTheme="minorEastAsia"/>
                                    <w:sz w:val="20"/>
                                    <w:szCs w:val="20"/>
                                    <w:rPrChange w:id="1022" w:author="ANDESTECH\ryjou" w:date="2016-02-25T17:20:00Z">
                                      <w:rPr>
                                        <w:del w:id="1023" w:author="ANDESTECH\ryjou" w:date="2016-02-25T17:19:00Z"/>
                                        <w:rFonts w:eastAsiaTheme="minorEastAsia"/>
                                        <w:sz w:val="14"/>
                                        <w:szCs w:val="14"/>
                                      </w:rPr>
                                    </w:rPrChange>
                                  </w:rPr>
                                </w:pPr>
                                <w:del w:id="1024" w:author="ANDESTECH\ryjou" w:date="2016-02-25T17:19:00Z">
                                  <w:r w:rsidRPr="006313CE" w:rsidDel="006313CE">
                                    <w:rPr>
                                      <w:rFonts w:eastAsiaTheme="minorEastAsia"/>
                                      <w:sz w:val="20"/>
                                      <w:szCs w:val="20"/>
                                      <w:rPrChange w:id="1025" w:author="ANDESTECH\ryjou" w:date="2016-02-25T17:20:00Z">
                                        <w:rPr>
                                          <w:rFonts w:eastAsiaTheme="minorEastAsia"/>
                                          <w:sz w:val="14"/>
                                          <w:szCs w:val="14"/>
                                        </w:rPr>
                                      </w:rPrChange>
                                    </w:rPr>
                                    <w:delText>BRG_RD_DP</w:delText>
                                  </w:r>
                                </w:del>
                              </w:p>
                              <w:p w:rsidR="00FA0104" w:rsidRPr="006313CE" w:rsidRDefault="00FA0104" w:rsidP="006313CE">
                                <w:pPr>
                                  <w:pStyle w:val="Web"/>
                                  <w:jc w:val="center"/>
                                  <w:rPr>
                                    <w:rFonts w:eastAsiaTheme="minorEastAsia"/>
                                    <w:sz w:val="20"/>
                                    <w:szCs w:val="20"/>
                                    <w:rPrChange w:id="1026" w:author="ANDESTECH\ryjou" w:date="2016-02-25T17:20:00Z">
                                      <w:rPr>
                                        <w:rFonts w:eastAsiaTheme="minorEastAsia"/>
                                        <w:sz w:val="14"/>
                                        <w:szCs w:val="14"/>
                                      </w:rPr>
                                    </w:rPrChange>
                                  </w:rPr>
                                </w:pPr>
                                <w:del w:id="1027" w:author="ANDESTECH\ryjou" w:date="2016-02-25T17:19:00Z">
                                  <w:r w:rsidRPr="006313CE" w:rsidDel="006313CE">
                                    <w:rPr>
                                      <w:rFonts w:eastAsiaTheme="minorEastAsia"/>
                                      <w:sz w:val="20"/>
                                      <w:szCs w:val="20"/>
                                      <w:rPrChange w:id="1028" w:author="ANDESTECH\ryjou" w:date="2016-02-25T17:20:00Z">
                                        <w:rPr>
                                          <w:rFonts w:eastAsiaTheme="minorEastAsia"/>
                                          <w:sz w:val="14"/>
                                          <w:szCs w:val="14"/>
                                        </w:rPr>
                                      </w:rPrChange>
                                    </w:rPr>
                                    <w:delText>BRG_ERROR_2</w:delText>
                                  </w:r>
                                </w:del>
                                <w:ins w:id="1029" w:author="ANDESTECH\ryjou" w:date="2016-03-17T17:22:00Z">
                                  <w:r w:rsidR="001A2299">
                                    <w:rPr>
                                      <w:rFonts w:eastAsiaTheme="minorEastAsia"/>
                                      <w:sz w:val="20"/>
                                      <w:szCs w:val="20"/>
                                    </w:rPr>
                                    <w:t>A</w:t>
                                  </w:r>
                                  <w:r w:rsidR="001A2299">
                                    <w:rPr>
                                      <w:rFonts w:eastAsiaTheme="minorEastAsia" w:hint="eastAsia"/>
                                      <w:sz w:val="20"/>
                                      <w:szCs w:val="20"/>
                                    </w:rPr>
                                    <w:t>lign access</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2" name="直線單箭頭接點 562"/>
                          <wps:cNvCnPr/>
                          <wps:spPr>
                            <a:xfrm flipH="1">
                              <a:off x="2617729" y="2458118"/>
                              <a:ext cx="1818210"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36" name="文字方塊 536"/>
                          <wps:cNvSpPr txBox="1"/>
                          <wps:spPr>
                            <a:xfrm>
                              <a:off x="3593623" y="178670"/>
                              <a:ext cx="2266850" cy="450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EE4" w:rsidRDefault="00FE5EE4">
                                <w:pPr>
                                  <w:rPr>
                                    <w:ins w:id="1030" w:author="ANDESTECH\ryjou" w:date="2016-03-18T15:33:00Z"/>
                                    <w:rFonts w:eastAsiaTheme="minorEastAsia"/>
                                    <w:sz w:val="20"/>
                                    <w:szCs w:val="20"/>
                                  </w:rPr>
                                </w:pPr>
                                <w:ins w:id="1031" w:author="ANDESTECH\ryjou" w:date="2016-03-18T15:33:00Z">
                                  <w:r>
                                    <w:rPr>
                                      <w:rFonts w:eastAsiaTheme="minorEastAsia" w:hint="eastAsia"/>
                                      <w:sz w:val="20"/>
                                      <w:szCs w:val="20"/>
                                    </w:rPr>
                                    <w:t>7-byte_access as following example</w:t>
                                  </w:r>
                                </w:ins>
                              </w:p>
                              <w:p w:rsidR="00FA0104" w:rsidRPr="00976CA9" w:rsidRDefault="00FA0104">
                                <w:pPr>
                                  <w:rPr>
                                    <w:rFonts w:eastAsiaTheme="minorEastAsia"/>
                                    <w:sz w:val="20"/>
                                    <w:szCs w:val="20"/>
                                    <w:rPrChange w:id="1032" w:author="ANDESTECH\ryjou" w:date="2016-02-25T17:33:00Z">
                                      <w:rPr/>
                                    </w:rPrChange>
                                  </w:rPr>
                                </w:pPr>
                                <w:ins w:id="1033" w:author="ANDESTECH\ryjou" w:date="2016-02-25T17:32:00Z">
                                  <w:r w:rsidRPr="00976CA9">
                                    <w:rPr>
                                      <w:rFonts w:eastAsiaTheme="minorEastAsia"/>
                                      <w:sz w:val="20"/>
                                      <w:szCs w:val="20"/>
                                      <w:rPrChange w:id="1034" w:author="ANDESTECH\ryjou" w:date="2016-02-25T17:33:00Z">
                                        <w:rPr>
                                          <w:rFonts w:eastAsiaTheme="minorEastAsia"/>
                                        </w:rPr>
                                      </w:rPrChange>
                                    </w:rPr>
                                    <w:t xml:space="preserve">EX: </w:t>
                                  </w:r>
                                </w:ins>
                                <w:ins w:id="1035" w:author="ANDESTECH\ryjou" w:date="2016-02-26T10:51:00Z">
                                  <w:r>
                                    <w:rPr>
                                      <w:rFonts w:eastAsiaTheme="minorEastAsia" w:hint="eastAsia"/>
                                      <w:sz w:val="20"/>
                                      <w:szCs w:val="20"/>
                                    </w:rPr>
                                    <w:t>b</w:t>
                                  </w:r>
                                </w:ins>
                                <w:ins w:id="1036" w:author="ANDESTECH\ryjou" w:date="2016-02-25T17:32:00Z">
                                  <w:r w:rsidRPr="00976CA9">
                                    <w:rPr>
                                      <w:rFonts w:eastAsiaTheme="minorEastAsia"/>
                                      <w:sz w:val="20"/>
                                      <w:szCs w:val="20"/>
                                      <w:rPrChange w:id="1037" w:author="ANDESTECH\ryjou" w:date="2016-02-25T17:33:00Z">
                                        <w:rPr>
                                          <w:rFonts w:eastAsiaTheme="minorEastAsia"/>
                                        </w:rPr>
                                      </w:rPrChange>
                                    </w:rPr>
                                    <w:t>we =8’</w:t>
                                  </w:r>
                                  <w:r>
                                    <w:rPr>
                                      <w:rFonts w:eastAsiaTheme="minorEastAsia"/>
                                      <w:sz w:val="20"/>
                                      <w:szCs w:val="20"/>
                                    </w:rPr>
                                    <w:t>b</w:t>
                                  </w:r>
                                </w:ins>
                                <w:ins w:id="1038" w:author="ANDESTECH\ryjou" w:date="2016-02-26T10:38:00Z">
                                  <w:r>
                                    <w:rPr>
                                      <w:rFonts w:eastAsiaTheme="minorEastAsia" w:hint="eastAsia"/>
                                      <w:sz w:val="20"/>
                                      <w:szCs w:val="20"/>
                                    </w:rPr>
                                    <w:t>0</w:t>
                                  </w:r>
                                </w:ins>
                                <w:ins w:id="1039" w:author="ANDESTECH\ryjou" w:date="2016-02-25T17:32:00Z">
                                  <w:r>
                                    <w:rPr>
                                      <w:rFonts w:eastAsiaTheme="minorEastAsia"/>
                                      <w:sz w:val="20"/>
                                      <w:szCs w:val="20"/>
                                    </w:rPr>
                                    <w:t>11</w:t>
                                  </w:r>
                                </w:ins>
                                <w:ins w:id="1040" w:author="ANDESTECH\ryjou" w:date="2016-02-25T17:36:00Z">
                                  <w:r>
                                    <w:rPr>
                                      <w:rFonts w:eastAsiaTheme="minorEastAsia" w:hint="eastAsia"/>
                                      <w:sz w:val="20"/>
                                      <w:szCs w:val="20"/>
                                    </w:rPr>
                                    <w:t>00</w:t>
                                  </w:r>
                                </w:ins>
                                <w:ins w:id="1041" w:author="ANDESTECH\ryjou" w:date="2016-02-25T17:33:00Z">
                                  <w:r w:rsidRPr="00976CA9">
                                    <w:rPr>
                                      <w:rFonts w:eastAsiaTheme="minorEastAsia"/>
                                      <w:sz w:val="20"/>
                                      <w:szCs w:val="20"/>
                                      <w:rPrChange w:id="1042" w:author="ANDESTECH\ryjou" w:date="2016-02-25T17:33:00Z">
                                        <w:rPr>
                                          <w:rFonts w:eastAsiaTheme="minorEastAsia"/>
                                        </w:rPr>
                                      </w:rPrChange>
                                    </w:rPr>
                                    <w:t>11</w:t>
                                  </w:r>
                                </w:ins>
                                <w:ins w:id="1043" w:author="ANDESTECH\ryjou" w:date="2016-02-25T17:36:00Z">
                                  <w:r>
                                    <w:rPr>
                                      <w:rFonts w:eastAsiaTheme="minorEastAsia" w:hint="eastAsia"/>
                                      <w:sz w:val="20"/>
                                      <w:szCs w:val="20"/>
                                    </w:rPr>
                                    <w:t>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文字方塊 344"/>
                          <wps:cNvSpPr txBox="1"/>
                          <wps:spPr>
                            <a:xfrm>
                              <a:off x="3360020" y="1112841"/>
                              <a:ext cx="420655" cy="2252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A2299" w:rsidRPr="00976CA9" w:rsidRDefault="001A2299">
                                <w:pPr>
                                  <w:rPr>
                                    <w:rFonts w:eastAsiaTheme="minorEastAsia"/>
                                    <w:sz w:val="20"/>
                                    <w:szCs w:val="20"/>
                                    <w:rPrChange w:id="1044" w:author="ANDESTECH\ryjou" w:date="2016-02-25T17:33:00Z">
                                      <w:rPr/>
                                    </w:rPrChange>
                                  </w:rPr>
                                </w:pPr>
                                <w:ins w:id="1045" w:author="ANDESTECH\ryjou" w:date="2016-03-17T17:19:00Z">
                                  <w:r>
                                    <w:rPr>
                                      <w:rFonts w:eastAsiaTheme="minorEastAsia" w:hint="eastAsia"/>
                                      <w:sz w:val="20"/>
                                      <w:szCs w:val="20"/>
                                    </w:rPr>
                                    <w:t>Yes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直線單箭頭接點 353"/>
                          <wps:cNvCnPr/>
                          <wps:spPr>
                            <a:xfrm>
                              <a:off x="2616641" y="2228485"/>
                              <a:ext cx="0" cy="366273"/>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54" name="圓角矩形 354"/>
                          <wps:cNvSpPr/>
                          <wps:spPr>
                            <a:xfrm>
                              <a:off x="2058990" y="2988946"/>
                              <a:ext cx="1073917" cy="639585"/>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1A2299" w:rsidRPr="006313CE" w:rsidDel="006313CE" w:rsidRDefault="001A2299" w:rsidP="006313CE">
                                <w:pPr>
                                  <w:pStyle w:val="Web"/>
                                  <w:jc w:val="center"/>
                                  <w:rPr>
                                    <w:del w:id="1046" w:author="ANDESTECH\ryjou" w:date="2016-02-25T17:19:00Z"/>
                                    <w:rFonts w:eastAsiaTheme="minorEastAsia"/>
                                    <w:sz w:val="20"/>
                                    <w:szCs w:val="20"/>
                                    <w:rPrChange w:id="1047" w:author="ANDESTECH\ryjou" w:date="2016-02-25T17:20:00Z">
                                      <w:rPr>
                                        <w:del w:id="1048" w:author="ANDESTECH\ryjou" w:date="2016-02-25T17:19:00Z"/>
                                        <w:rFonts w:eastAsiaTheme="minorEastAsia"/>
                                        <w:sz w:val="14"/>
                                        <w:szCs w:val="14"/>
                                      </w:rPr>
                                    </w:rPrChange>
                                  </w:rPr>
                                </w:pPr>
                                <w:ins w:id="1049" w:author="ANDESTECH\ryjou" w:date="2016-03-17T17:23:00Z">
                                  <w:r>
                                    <w:rPr>
                                      <w:rFonts w:eastAsiaTheme="minorEastAsia" w:hint="eastAsia"/>
                                      <w:sz w:val="20"/>
                                      <w:szCs w:val="20"/>
                                    </w:rPr>
                                    <w:t>High</w:t>
                                  </w:r>
                                </w:ins>
                                <w:ins w:id="1050" w:author="ANDESTECH\ryjou" w:date="2016-02-25T17:28:00Z">
                                  <w:r>
                                    <w:rPr>
                                      <w:rFonts w:eastAsiaTheme="minorEastAsia" w:hint="eastAsia"/>
                                      <w:sz w:val="20"/>
                                      <w:szCs w:val="20"/>
                                    </w:rPr>
                                    <w:t xml:space="preserve"> </w:t>
                                  </w:r>
                                </w:ins>
                                <w:del w:id="1051" w:author="ANDESTECH\ryjou" w:date="2016-02-25T17:19:00Z">
                                  <w:r w:rsidRPr="006313CE" w:rsidDel="006313CE">
                                    <w:rPr>
                                      <w:rFonts w:eastAsiaTheme="minorEastAsia"/>
                                      <w:sz w:val="20"/>
                                      <w:szCs w:val="20"/>
                                      <w:rPrChange w:id="1052" w:author="ANDESTECH\ryjou" w:date="2016-02-25T17:20:00Z">
                                        <w:rPr>
                                          <w:rFonts w:eastAsiaTheme="minorEastAsia"/>
                                          <w:sz w:val="14"/>
                                          <w:szCs w:val="14"/>
                                        </w:rPr>
                                      </w:rPrChange>
                                    </w:rPr>
                                    <w:delText>BRG_IDLE,</w:delText>
                                  </w:r>
                                </w:del>
                              </w:p>
                              <w:p w:rsidR="001A2299" w:rsidRPr="006313CE" w:rsidDel="006313CE" w:rsidRDefault="001A2299" w:rsidP="006313CE">
                                <w:pPr>
                                  <w:pStyle w:val="Web"/>
                                  <w:jc w:val="center"/>
                                  <w:rPr>
                                    <w:del w:id="1053" w:author="ANDESTECH\ryjou" w:date="2016-02-25T17:19:00Z"/>
                                    <w:rFonts w:eastAsiaTheme="minorEastAsia"/>
                                    <w:sz w:val="20"/>
                                    <w:szCs w:val="20"/>
                                    <w:rPrChange w:id="1054" w:author="ANDESTECH\ryjou" w:date="2016-02-25T17:20:00Z">
                                      <w:rPr>
                                        <w:del w:id="1055" w:author="ANDESTECH\ryjou" w:date="2016-02-25T17:19:00Z"/>
                                        <w:rFonts w:eastAsiaTheme="minorEastAsia"/>
                                        <w:sz w:val="14"/>
                                        <w:szCs w:val="14"/>
                                      </w:rPr>
                                    </w:rPrChange>
                                  </w:rPr>
                                </w:pPr>
                                <w:del w:id="1056" w:author="ANDESTECH\ryjou" w:date="2016-02-25T17:19:00Z">
                                  <w:r w:rsidRPr="006313CE" w:rsidDel="006313CE">
                                    <w:rPr>
                                      <w:rFonts w:eastAsiaTheme="minorEastAsia"/>
                                      <w:sz w:val="20"/>
                                      <w:szCs w:val="20"/>
                                      <w:rPrChange w:id="1057" w:author="ANDESTECH\ryjou" w:date="2016-02-25T17:20:00Z">
                                        <w:rPr>
                                          <w:rFonts w:eastAsiaTheme="minorEastAsia"/>
                                          <w:sz w:val="14"/>
                                          <w:szCs w:val="14"/>
                                        </w:rPr>
                                      </w:rPrChange>
                                    </w:rPr>
                                    <w:delText>BRG_RD_DP</w:delText>
                                  </w:r>
                                </w:del>
                              </w:p>
                              <w:p w:rsidR="001A2299" w:rsidRDefault="001A2299" w:rsidP="006313CE">
                                <w:pPr>
                                  <w:pStyle w:val="Web"/>
                                  <w:jc w:val="center"/>
                                  <w:rPr>
                                    <w:ins w:id="1058" w:author="ANDESTECH\ryjou" w:date="2016-03-17T17:20:00Z"/>
                                    <w:rFonts w:eastAsiaTheme="minorEastAsia"/>
                                    <w:sz w:val="20"/>
                                    <w:szCs w:val="20"/>
                                  </w:rPr>
                                </w:pPr>
                                <w:del w:id="1059" w:author="ANDESTECH\ryjou" w:date="2016-02-25T17:19:00Z">
                                  <w:r w:rsidRPr="006313CE" w:rsidDel="006313CE">
                                    <w:rPr>
                                      <w:rFonts w:eastAsiaTheme="minorEastAsia"/>
                                      <w:sz w:val="20"/>
                                      <w:szCs w:val="20"/>
                                      <w:rPrChange w:id="1060" w:author="ANDESTECH\ryjou" w:date="2016-02-25T17:20:00Z">
                                        <w:rPr>
                                          <w:rFonts w:eastAsiaTheme="minorEastAsia"/>
                                          <w:sz w:val="14"/>
                                          <w:szCs w:val="14"/>
                                        </w:rPr>
                                      </w:rPrChange>
                                    </w:rPr>
                                    <w:delText>BRG_ERROR_2</w:delText>
                                  </w:r>
                                </w:del>
                                <w:ins w:id="1061" w:author="ANDESTECH\ryjou" w:date="2016-02-25T17:21:00Z">
                                  <w:r>
                                    <w:rPr>
                                      <w:rFonts w:eastAsiaTheme="minorEastAsia" w:hint="eastAsia"/>
                                      <w:sz w:val="20"/>
                                      <w:szCs w:val="20"/>
                                    </w:rPr>
                                    <w:t>4</w:t>
                                  </w:r>
                                </w:ins>
                                <w:ins w:id="1062" w:author="ANDESTECH\ryjou" w:date="2016-02-25T17:19:00Z">
                                  <w:r w:rsidRPr="006313CE">
                                    <w:rPr>
                                      <w:rFonts w:eastAsiaTheme="minorEastAsia"/>
                                      <w:sz w:val="20"/>
                                      <w:szCs w:val="20"/>
                                      <w:rPrChange w:id="1063" w:author="ANDESTECH\ryjou" w:date="2016-02-25T17:20:00Z">
                                        <w:rPr>
                                          <w:rFonts w:eastAsiaTheme="minorEastAsia"/>
                                          <w:sz w:val="14"/>
                                          <w:szCs w:val="14"/>
                                        </w:rPr>
                                      </w:rPrChange>
                                    </w:rPr>
                                    <w:t>-</w:t>
                                  </w:r>
                                </w:ins>
                                <w:ins w:id="1064" w:author="ANDESTECH\ryjou" w:date="2016-03-18T15:49:00Z">
                                  <w:r w:rsidR="00340272">
                                    <w:rPr>
                                      <w:rFonts w:eastAsiaTheme="minorEastAsia" w:hint="eastAsia"/>
                                      <w:sz w:val="20"/>
                                      <w:szCs w:val="20"/>
                                    </w:rPr>
                                    <w:t>bwe</w:t>
                                  </w:r>
                                </w:ins>
                              </w:p>
                              <w:p w:rsidR="001A2299" w:rsidRPr="006313CE" w:rsidRDefault="001A2299" w:rsidP="006313CE">
                                <w:pPr>
                                  <w:pStyle w:val="Web"/>
                                  <w:jc w:val="center"/>
                                  <w:rPr>
                                    <w:rFonts w:eastAsiaTheme="minorEastAsia"/>
                                    <w:sz w:val="20"/>
                                    <w:szCs w:val="20"/>
                                    <w:rPrChange w:id="1065" w:author="ANDESTECH\ryjou" w:date="2016-02-25T17:20:00Z">
                                      <w:rPr>
                                        <w:rFonts w:eastAsiaTheme="minorEastAsia"/>
                                        <w:sz w:val="14"/>
                                        <w:szCs w:val="14"/>
                                      </w:rPr>
                                    </w:rPrChange>
                                  </w:rPr>
                                </w:pPr>
                                <w:ins w:id="1066" w:author="ANDESTECH\ryjou" w:date="2016-03-17T17:20:00Z">
                                  <w:r>
                                    <w:rPr>
                                      <w:rFonts w:eastAsiaTheme="minorEastAsia" w:hint="eastAsia"/>
                                      <w:sz w:val="20"/>
                                      <w:szCs w:val="20"/>
                                    </w:rPr>
                                    <w:t>is 3yte access?</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5" name="直線單箭頭接點 355"/>
                          <wps:cNvCnPr/>
                          <wps:spPr>
                            <a:xfrm flipV="1">
                              <a:off x="4436162" y="3562117"/>
                              <a:ext cx="0" cy="769035"/>
                            </a:xfrm>
                            <a:prstGeom prst="straightConnector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56" name="圓角矩形 356"/>
                          <wps:cNvSpPr/>
                          <wps:spPr>
                            <a:xfrm>
                              <a:off x="3931014" y="3048859"/>
                              <a:ext cx="973589" cy="513338"/>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1A2299" w:rsidRPr="006313CE" w:rsidDel="006313CE" w:rsidRDefault="001A2299" w:rsidP="006313CE">
                                <w:pPr>
                                  <w:pStyle w:val="Web"/>
                                  <w:jc w:val="center"/>
                                  <w:rPr>
                                    <w:del w:id="1067" w:author="ANDESTECH\ryjou" w:date="2016-02-25T17:19:00Z"/>
                                    <w:rFonts w:eastAsiaTheme="minorEastAsia"/>
                                    <w:sz w:val="20"/>
                                    <w:szCs w:val="20"/>
                                    <w:rPrChange w:id="1068" w:author="ANDESTECH\ryjou" w:date="2016-02-25T17:20:00Z">
                                      <w:rPr>
                                        <w:del w:id="1069" w:author="ANDESTECH\ryjou" w:date="2016-02-25T17:19:00Z"/>
                                        <w:rFonts w:eastAsiaTheme="minorEastAsia"/>
                                        <w:sz w:val="14"/>
                                        <w:szCs w:val="14"/>
                                      </w:rPr>
                                    </w:rPrChange>
                                  </w:rPr>
                                </w:pPr>
                                <w:del w:id="1070" w:author="ANDESTECH\ryjou" w:date="2016-02-25T17:19:00Z">
                                  <w:r w:rsidRPr="006313CE" w:rsidDel="006313CE">
                                    <w:rPr>
                                      <w:rFonts w:eastAsiaTheme="minorEastAsia"/>
                                      <w:sz w:val="20"/>
                                      <w:szCs w:val="20"/>
                                      <w:rPrChange w:id="1071" w:author="ANDESTECH\ryjou" w:date="2016-02-25T17:20:00Z">
                                        <w:rPr>
                                          <w:rFonts w:eastAsiaTheme="minorEastAsia"/>
                                          <w:sz w:val="14"/>
                                          <w:szCs w:val="14"/>
                                        </w:rPr>
                                      </w:rPrChange>
                                    </w:rPr>
                                    <w:delText>BRG_IDLE,</w:delText>
                                  </w:r>
                                </w:del>
                              </w:p>
                              <w:p w:rsidR="001A2299" w:rsidRPr="006313CE" w:rsidDel="006313CE" w:rsidRDefault="001A2299" w:rsidP="006313CE">
                                <w:pPr>
                                  <w:pStyle w:val="Web"/>
                                  <w:jc w:val="center"/>
                                  <w:rPr>
                                    <w:del w:id="1072" w:author="ANDESTECH\ryjou" w:date="2016-02-25T17:19:00Z"/>
                                    <w:rFonts w:eastAsiaTheme="minorEastAsia"/>
                                    <w:sz w:val="20"/>
                                    <w:szCs w:val="20"/>
                                    <w:rPrChange w:id="1073" w:author="ANDESTECH\ryjou" w:date="2016-02-25T17:20:00Z">
                                      <w:rPr>
                                        <w:del w:id="1074" w:author="ANDESTECH\ryjou" w:date="2016-02-25T17:19:00Z"/>
                                        <w:rFonts w:eastAsiaTheme="minorEastAsia"/>
                                        <w:sz w:val="14"/>
                                        <w:szCs w:val="14"/>
                                      </w:rPr>
                                    </w:rPrChange>
                                  </w:rPr>
                                </w:pPr>
                                <w:del w:id="1075" w:author="ANDESTECH\ryjou" w:date="2016-02-25T17:19:00Z">
                                  <w:r w:rsidRPr="006313CE" w:rsidDel="006313CE">
                                    <w:rPr>
                                      <w:rFonts w:eastAsiaTheme="minorEastAsia"/>
                                      <w:sz w:val="20"/>
                                      <w:szCs w:val="20"/>
                                      <w:rPrChange w:id="1076" w:author="ANDESTECH\ryjou" w:date="2016-02-25T17:20:00Z">
                                        <w:rPr>
                                          <w:rFonts w:eastAsiaTheme="minorEastAsia"/>
                                          <w:sz w:val="14"/>
                                          <w:szCs w:val="14"/>
                                        </w:rPr>
                                      </w:rPrChange>
                                    </w:rPr>
                                    <w:delText>BRG_RD_DP</w:delText>
                                  </w:r>
                                </w:del>
                              </w:p>
                              <w:p w:rsidR="001A2299" w:rsidRDefault="001A2299" w:rsidP="006313CE">
                                <w:pPr>
                                  <w:pStyle w:val="Web"/>
                                  <w:jc w:val="center"/>
                                  <w:rPr>
                                    <w:ins w:id="1077" w:author="ANDESTECH\ryjou" w:date="2016-02-25T17:21:00Z"/>
                                    <w:rFonts w:eastAsiaTheme="minorEastAsia"/>
                                    <w:sz w:val="20"/>
                                    <w:szCs w:val="20"/>
                                  </w:rPr>
                                </w:pPr>
                                <w:del w:id="1078" w:author="ANDESTECH\ryjou" w:date="2016-02-25T17:19:00Z">
                                  <w:r w:rsidRPr="006313CE" w:rsidDel="006313CE">
                                    <w:rPr>
                                      <w:rFonts w:eastAsiaTheme="minorEastAsia"/>
                                      <w:sz w:val="20"/>
                                      <w:szCs w:val="20"/>
                                      <w:rPrChange w:id="1079" w:author="ANDESTECH\ryjou" w:date="2016-02-25T17:20:00Z">
                                        <w:rPr>
                                          <w:rFonts w:eastAsiaTheme="minorEastAsia"/>
                                          <w:sz w:val="14"/>
                                          <w:szCs w:val="14"/>
                                        </w:rPr>
                                      </w:rPrChange>
                                    </w:rPr>
                                    <w:delText>BRG_ERROR_2</w:delText>
                                  </w:r>
                                </w:del>
                                <w:ins w:id="1080" w:author="ANDESTECH\ryjou" w:date="2016-02-25T17:21:00Z">
                                  <w:r>
                                    <w:rPr>
                                      <w:rFonts w:eastAsiaTheme="minorEastAsia" w:hint="eastAsia"/>
                                      <w:sz w:val="20"/>
                                      <w:szCs w:val="20"/>
                                    </w:rPr>
                                    <w:t>3</w:t>
                                  </w:r>
                                </w:ins>
                                <w:ins w:id="1081" w:author="ANDESTECH\ryjou" w:date="2016-02-25T17:19:00Z">
                                  <w:r w:rsidRPr="006313CE">
                                    <w:rPr>
                                      <w:rFonts w:eastAsiaTheme="minorEastAsia"/>
                                      <w:sz w:val="20"/>
                                      <w:szCs w:val="20"/>
                                      <w:rPrChange w:id="1082" w:author="ANDESTECH\ryjou" w:date="2016-02-25T17:20:00Z">
                                        <w:rPr>
                                          <w:rFonts w:eastAsiaTheme="minorEastAsia"/>
                                          <w:sz w:val="14"/>
                                          <w:szCs w:val="14"/>
                                        </w:rPr>
                                      </w:rPrChange>
                                    </w:rPr>
                                    <w:t>-byte_access</w:t>
                                  </w:r>
                                </w:ins>
                              </w:p>
                              <w:p w:rsidR="001A2299" w:rsidRPr="006313CE" w:rsidRDefault="001A2299" w:rsidP="006313CE">
                                <w:pPr>
                                  <w:pStyle w:val="Web"/>
                                  <w:jc w:val="center"/>
                                  <w:rPr>
                                    <w:rFonts w:eastAsiaTheme="minorEastAsia"/>
                                    <w:sz w:val="20"/>
                                    <w:szCs w:val="20"/>
                                    <w:rPrChange w:id="1083" w:author="ANDESTECH\ryjou" w:date="2016-02-25T17:20:00Z">
                                      <w:rPr>
                                        <w:rFonts w:eastAsiaTheme="minorEastAsia"/>
                                        <w:sz w:val="14"/>
                                        <w:szCs w:val="14"/>
                                      </w:rPr>
                                    </w:rPrChange>
                                  </w:rPr>
                                </w:pPr>
                                <w:ins w:id="1084" w:author="ANDESTECH\ryjou" w:date="2016-02-25T17:21:00Z">
                                  <w:r>
                                    <w:rPr>
                                      <w:rFonts w:eastAsiaTheme="minorEastAsia" w:hint="eastAsia"/>
                                      <w:sz w:val="20"/>
                                      <w:szCs w:val="20"/>
                                    </w:rPr>
                                    <w:t>handler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直線單箭頭接點 357"/>
                          <wps:cNvCnPr/>
                          <wps:spPr>
                            <a:xfrm>
                              <a:off x="3148094" y="3304800"/>
                              <a:ext cx="78279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58" name="直線單箭頭接點 358"/>
                          <wps:cNvCnPr/>
                          <wps:spPr>
                            <a:xfrm flipH="1">
                              <a:off x="2617729" y="4331078"/>
                              <a:ext cx="1818210"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59" name="文字方塊 359"/>
                          <wps:cNvSpPr txBox="1"/>
                          <wps:spPr>
                            <a:xfrm>
                              <a:off x="3360020" y="2985801"/>
                              <a:ext cx="420655" cy="2252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A2299" w:rsidRPr="00976CA9" w:rsidRDefault="001A2299">
                                <w:pPr>
                                  <w:rPr>
                                    <w:rFonts w:eastAsiaTheme="minorEastAsia"/>
                                    <w:sz w:val="20"/>
                                    <w:szCs w:val="20"/>
                                    <w:rPrChange w:id="1085" w:author="ANDESTECH\ryjou" w:date="2016-02-25T17:33:00Z">
                                      <w:rPr/>
                                    </w:rPrChange>
                                  </w:rPr>
                                </w:pPr>
                                <w:ins w:id="1086" w:author="ANDESTECH\ryjou" w:date="2016-03-17T17:19:00Z">
                                  <w:r>
                                    <w:rPr>
                                      <w:rFonts w:eastAsiaTheme="minorEastAsia" w:hint="eastAsia"/>
                                      <w:sz w:val="20"/>
                                      <w:szCs w:val="20"/>
                                    </w:rPr>
                                    <w:t>Yes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直線單箭頭接點 364"/>
                          <wps:cNvCnPr/>
                          <wps:spPr>
                            <a:xfrm>
                              <a:off x="2617658" y="3622402"/>
                              <a:ext cx="71" cy="178832"/>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5" name="圓角矩形 365"/>
                          <wps:cNvSpPr/>
                          <wps:spPr>
                            <a:xfrm>
                              <a:off x="2120862" y="3801234"/>
                              <a:ext cx="973589" cy="286080"/>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1A2299" w:rsidRPr="006313CE" w:rsidDel="006313CE" w:rsidRDefault="001A2299" w:rsidP="006313CE">
                                <w:pPr>
                                  <w:pStyle w:val="Web"/>
                                  <w:jc w:val="center"/>
                                  <w:rPr>
                                    <w:del w:id="1087" w:author="ANDESTECH\ryjou" w:date="2016-02-25T17:19:00Z"/>
                                    <w:rFonts w:eastAsiaTheme="minorEastAsia"/>
                                    <w:sz w:val="20"/>
                                    <w:szCs w:val="20"/>
                                    <w:rPrChange w:id="1088" w:author="ANDESTECH\ryjou" w:date="2016-02-25T17:20:00Z">
                                      <w:rPr>
                                        <w:del w:id="1089" w:author="ANDESTECH\ryjou" w:date="2016-02-25T17:19:00Z"/>
                                        <w:rFonts w:eastAsiaTheme="minorEastAsia"/>
                                        <w:sz w:val="14"/>
                                        <w:szCs w:val="14"/>
                                      </w:rPr>
                                    </w:rPrChange>
                                  </w:rPr>
                                </w:pPr>
                                <w:del w:id="1090" w:author="ANDESTECH\ryjou" w:date="2016-02-25T17:19:00Z">
                                  <w:r w:rsidRPr="006313CE" w:rsidDel="006313CE">
                                    <w:rPr>
                                      <w:rFonts w:eastAsiaTheme="minorEastAsia"/>
                                      <w:sz w:val="20"/>
                                      <w:szCs w:val="20"/>
                                      <w:rPrChange w:id="1091" w:author="ANDESTECH\ryjou" w:date="2016-02-25T17:20:00Z">
                                        <w:rPr>
                                          <w:rFonts w:eastAsiaTheme="minorEastAsia"/>
                                          <w:sz w:val="14"/>
                                          <w:szCs w:val="14"/>
                                        </w:rPr>
                                      </w:rPrChange>
                                    </w:rPr>
                                    <w:delText>BRG_IDLE,</w:delText>
                                  </w:r>
                                </w:del>
                              </w:p>
                              <w:p w:rsidR="001A2299" w:rsidRPr="006313CE" w:rsidDel="006313CE" w:rsidRDefault="001A2299" w:rsidP="006313CE">
                                <w:pPr>
                                  <w:pStyle w:val="Web"/>
                                  <w:jc w:val="center"/>
                                  <w:rPr>
                                    <w:del w:id="1092" w:author="ANDESTECH\ryjou" w:date="2016-02-25T17:19:00Z"/>
                                    <w:rFonts w:eastAsiaTheme="minorEastAsia"/>
                                    <w:sz w:val="20"/>
                                    <w:szCs w:val="20"/>
                                    <w:rPrChange w:id="1093" w:author="ANDESTECH\ryjou" w:date="2016-02-25T17:20:00Z">
                                      <w:rPr>
                                        <w:del w:id="1094" w:author="ANDESTECH\ryjou" w:date="2016-02-25T17:19:00Z"/>
                                        <w:rFonts w:eastAsiaTheme="minorEastAsia"/>
                                        <w:sz w:val="14"/>
                                        <w:szCs w:val="14"/>
                                      </w:rPr>
                                    </w:rPrChange>
                                  </w:rPr>
                                </w:pPr>
                                <w:del w:id="1095" w:author="ANDESTECH\ryjou" w:date="2016-02-25T17:19:00Z">
                                  <w:r w:rsidRPr="006313CE" w:rsidDel="006313CE">
                                    <w:rPr>
                                      <w:rFonts w:eastAsiaTheme="minorEastAsia"/>
                                      <w:sz w:val="20"/>
                                      <w:szCs w:val="20"/>
                                      <w:rPrChange w:id="1096" w:author="ANDESTECH\ryjou" w:date="2016-02-25T17:20:00Z">
                                        <w:rPr>
                                          <w:rFonts w:eastAsiaTheme="minorEastAsia"/>
                                          <w:sz w:val="14"/>
                                          <w:szCs w:val="14"/>
                                        </w:rPr>
                                      </w:rPrChange>
                                    </w:rPr>
                                    <w:delText>BRG_RD_DP</w:delText>
                                  </w:r>
                                </w:del>
                              </w:p>
                              <w:p w:rsidR="001A2299" w:rsidRPr="006313CE" w:rsidRDefault="001A2299" w:rsidP="006313CE">
                                <w:pPr>
                                  <w:pStyle w:val="Web"/>
                                  <w:jc w:val="center"/>
                                  <w:rPr>
                                    <w:rFonts w:eastAsiaTheme="minorEastAsia"/>
                                    <w:sz w:val="20"/>
                                    <w:szCs w:val="20"/>
                                    <w:rPrChange w:id="1097" w:author="ANDESTECH\ryjou" w:date="2016-02-25T17:20:00Z">
                                      <w:rPr>
                                        <w:rFonts w:eastAsiaTheme="minorEastAsia"/>
                                        <w:sz w:val="14"/>
                                        <w:szCs w:val="14"/>
                                      </w:rPr>
                                    </w:rPrChange>
                                  </w:rPr>
                                </w:pPr>
                                <w:del w:id="1098" w:author="ANDESTECH\ryjou" w:date="2016-02-25T17:19:00Z">
                                  <w:r w:rsidRPr="006313CE" w:rsidDel="006313CE">
                                    <w:rPr>
                                      <w:rFonts w:eastAsiaTheme="minorEastAsia"/>
                                      <w:sz w:val="20"/>
                                      <w:szCs w:val="20"/>
                                      <w:rPrChange w:id="1099" w:author="ANDESTECH\ryjou" w:date="2016-02-25T17:20:00Z">
                                        <w:rPr>
                                          <w:rFonts w:eastAsiaTheme="minorEastAsia"/>
                                          <w:sz w:val="14"/>
                                          <w:szCs w:val="14"/>
                                        </w:rPr>
                                      </w:rPrChange>
                                    </w:rPr>
                                    <w:delText>BRG_ERROR_2</w:delText>
                                  </w:r>
                                </w:del>
                                <w:ins w:id="1100" w:author="ANDESTECH\ryjou" w:date="2016-03-17T17:22:00Z">
                                  <w:r>
                                    <w:rPr>
                                      <w:rFonts w:eastAsiaTheme="minorEastAsia"/>
                                      <w:sz w:val="20"/>
                                      <w:szCs w:val="20"/>
                                    </w:rPr>
                                    <w:t>A</w:t>
                                  </w:r>
                                  <w:r>
                                    <w:rPr>
                                      <w:rFonts w:eastAsiaTheme="minorEastAsia" w:hint="eastAsia"/>
                                      <w:sz w:val="20"/>
                                      <w:szCs w:val="20"/>
                                    </w:rPr>
                                    <w:t>lign access</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6" name="直線單箭頭接點 366"/>
                          <wps:cNvCnPr/>
                          <wps:spPr>
                            <a:xfrm>
                              <a:off x="2616641" y="4082166"/>
                              <a:ext cx="0" cy="366273"/>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0" name="圓角矩形 360"/>
                          <wps:cNvSpPr/>
                          <wps:spPr>
                            <a:xfrm>
                              <a:off x="1524573" y="2597751"/>
                              <a:ext cx="2156759" cy="275932"/>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340272" w:rsidRPr="006313CE" w:rsidDel="006313CE" w:rsidRDefault="00340272" w:rsidP="006313CE">
                                <w:pPr>
                                  <w:pStyle w:val="Web"/>
                                  <w:jc w:val="center"/>
                                  <w:rPr>
                                    <w:del w:id="1101" w:author="ANDESTECH\ryjou" w:date="2016-02-25T17:19:00Z"/>
                                    <w:rFonts w:eastAsiaTheme="minorEastAsia"/>
                                    <w:sz w:val="20"/>
                                    <w:szCs w:val="20"/>
                                    <w:rPrChange w:id="1102" w:author="ANDESTECH\ryjou" w:date="2016-02-25T17:20:00Z">
                                      <w:rPr>
                                        <w:del w:id="1103" w:author="ANDESTECH\ryjou" w:date="2016-02-25T17:19:00Z"/>
                                        <w:rFonts w:eastAsiaTheme="minorEastAsia"/>
                                        <w:sz w:val="14"/>
                                        <w:szCs w:val="14"/>
                                      </w:rPr>
                                    </w:rPrChange>
                                  </w:rPr>
                                </w:pPr>
                                <w:ins w:id="1104" w:author="ANDESTECH\ryjou" w:date="2016-03-17T17:23:00Z">
                                  <w:r>
                                    <w:rPr>
                                      <w:rFonts w:eastAsiaTheme="minorEastAsia" w:hint="eastAsia"/>
                                      <w:sz w:val="20"/>
                                      <w:szCs w:val="20"/>
                                    </w:rPr>
                                    <w:t>High</w:t>
                                  </w:r>
                                </w:ins>
                                <w:ins w:id="1105" w:author="ANDESTECH\ryjou" w:date="2016-02-25T17:28:00Z">
                                  <w:r>
                                    <w:rPr>
                                      <w:rFonts w:eastAsiaTheme="minorEastAsia" w:hint="eastAsia"/>
                                      <w:sz w:val="20"/>
                                      <w:szCs w:val="20"/>
                                    </w:rPr>
                                    <w:t xml:space="preserve"> </w:t>
                                  </w:r>
                                </w:ins>
                                <w:del w:id="1106" w:author="ANDESTECH\ryjou" w:date="2016-02-25T17:19:00Z">
                                  <w:r w:rsidRPr="006313CE" w:rsidDel="006313CE">
                                    <w:rPr>
                                      <w:rFonts w:eastAsiaTheme="minorEastAsia"/>
                                      <w:sz w:val="20"/>
                                      <w:szCs w:val="20"/>
                                      <w:rPrChange w:id="1107" w:author="ANDESTECH\ryjou" w:date="2016-02-25T17:20:00Z">
                                        <w:rPr>
                                          <w:rFonts w:eastAsiaTheme="minorEastAsia"/>
                                          <w:sz w:val="14"/>
                                          <w:szCs w:val="14"/>
                                        </w:rPr>
                                      </w:rPrChange>
                                    </w:rPr>
                                    <w:delText>BRG_IDLE,</w:delText>
                                  </w:r>
                                </w:del>
                              </w:p>
                              <w:p w:rsidR="00340272" w:rsidRPr="006313CE" w:rsidDel="006313CE" w:rsidRDefault="00340272" w:rsidP="006313CE">
                                <w:pPr>
                                  <w:pStyle w:val="Web"/>
                                  <w:jc w:val="center"/>
                                  <w:rPr>
                                    <w:del w:id="1108" w:author="ANDESTECH\ryjou" w:date="2016-02-25T17:19:00Z"/>
                                    <w:rFonts w:eastAsiaTheme="minorEastAsia"/>
                                    <w:sz w:val="20"/>
                                    <w:szCs w:val="20"/>
                                    <w:rPrChange w:id="1109" w:author="ANDESTECH\ryjou" w:date="2016-02-25T17:20:00Z">
                                      <w:rPr>
                                        <w:del w:id="1110" w:author="ANDESTECH\ryjou" w:date="2016-02-25T17:19:00Z"/>
                                        <w:rFonts w:eastAsiaTheme="minorEastAsia"/>
                                        <w:sz w:val="14"/>
                                        <w:szCs w:val="14"/>
                                      </w:rPr>
                                    </w:rPrChange>
                                  </w:rPr>
                                </w:pPr>
                                <w:del w:id="1111" w:author="ANDESTECH\ryjou" w:date="2016-02-25T17:19:00Z">
                                  <w:r w:rsidRPr="006313CE" w:rsidDel="006313CE">
                                    <w:rPr>
                                      <w:rFonts w:eastAsiaTheme="minorEastAsia"/>
                                      <w:sz w:val="20"/>
                                      <w:szCs w:val="20"/>
                                      <w:rPrChange w:id="1112" w:author="ANDESTECH\ryjou" w:date="2016-02-25T17:20:00Z">
                                        <w:rPr>
                                          <w:rFonts w:eastAsiaTheme="minorEastAsia"/>
                                          <w:sz w:val="14"/>
                                          <w:szCs w:val="14"/>
                                        </w:rPr>
                                      </w:rPrChange>
                                    </w:rPr>
                                    <w:delText>BRG_RD_DP</w:delText>
                                  </w:r>
                                </w:del>
                              </w:p>
                              <w:p w:rsidR="00340272" w:rsidRPr="006313CE" w:rsidRDefault="00340272">
                                <w:pPr>
                                  <w:pStyle w:val="Web"/>
                                  <w:jc w:val="center"/>
                                  <w:rPr>
                                    <w:rFonts w:eastAsiaTheme="minorEastAsia"/>
                                    <w:sz w:val="20"/>
                                    <w:szCs w:val="20"/>
                                    <w:rPrChange w:id="1113" w:author="ANDESTECH\ryjou" w:date="2016-02-25T17:20:00Z">
                                      <w:rPr>
                                        <w:rFonts w:eastAsiaTheme="minorEastAsia"/>
                                        <w:sz w:val="14"/>
                                        <w:szCs w:val="14"/>
                                      </w:rPr>
                                    </w:rPrChange>
                                  </w:rPr>
                                </w:pPr>
                                <w:del w:id="1114" w:author="ANDESTECH\ryjou" w:date="2016-02-25T17:19:00Z">
                                  <w:r w:rsidRPr="006313CE" w:rsidDel="006313CE">
                                    <w:rPr>
                                      <w:rFonts w:eastAsiaTheme="minorEastAsia"/>
                                      <w:sz w:val="20"/>
                                      <w:szCs w:val="20"/>
                                      <w:rPrChange w:id="1115" w:author="ANDESTECH\ryjou" w:date="2016-02-25T17:20:00Z">
                                        <w:rPr>
                                          <w:rFonts w:eastAsiaTheme="minorEastAsia"/>
                                          <w:sz w:val="14"/>
                                          <w:szCs w:val="14"/>
                                        </w:rPr>
                                      </w:rPrChange>
                                    </w:rPr>
                                    <w:delText>BRG_ERROR_2</w:delText>
                                  </w:r>
                                </w:del>
                                <w:ins w:id="1116" w:author="ANDESTECH\ryjou" w:date="2016-02-25T17:21:00Z">
                                  <w:r>
                                    <w:rPr>
                                      <w:rFonts w:eastAsiaTheme="minorEastAsia" w:hint="eastAsia"/>
                                      <w:sz w:val="20"/>
                                      <w:szCs w:val="20"/>
                                    </w:rPr>
                                    <w:t>4</w:t>
                                  </w:r>
                                </w:ins>
                                <w:ins w:id="1117" w:author="ANDESTECH\ryjou" w:date="2016-02-25T17:19:00Z">
                                  <w:r w:rsidRPr="006313CE">
                                    <w:rPr>
                                      <w:rFonts w:eastAsiaTheme="minorEastAsia"/>
                                      <w:sz w:val="20"/>
                                      <w:szCs w:val="20"/>
                                      <w:rPrChange w:id="1118" w:author="ANDESTECH\ryjou" w:date="2016-02-25T17:20:00Z">
                                        <w:rPr>
                                          <w:rFonts w:eastAsiaTheme="minorEastAsia"/>
                                          <w:sz w:val="14"/>
                                          <w:szCs w:val="14"/>
                                        </w:rPr>
                                      </w:rPrChange>
                                    </w:rPr>
                                    <w:t>-</w:t>
                                  </w:r>
                                </w:ins>
                                <w:ins w:id="1119" w:author="ANDESTECH\ryjou" w:date="2016-03-18T15:49:00Z">
                                  <w:r>
                                    <w:rPr>
                                      <w:rFonts w:eastAsiaTheme="minorEastAsia" w:hint="eastAsia"/>
                                      <w:sz w:val="20"/>
                                      <w:szCs w:val="20"/>
                                    </w:rPr>
                                    <w:t>bwe</w:t>
                                  </w:r>
                                </w:ins>
                                <w:ins w:id="1120" w:author="ANDESTECH\ryjou" w:date="2016-03-18T15:48:00Z">
                                  <w:r>
                                    <w:rPr>
                                      <w:rFonts w:eastAsiaTheme="minorEastAsia" w:hint="eastAsia"/>
                                      <w:sz w:val="20"/>
                                      <w:szCs w:val="20"/>
                                    </w:rPr>
                                    <w:t xml:space="preserve"> </w:t>
                                  </w:r>
                                </w:ins>
                                <w:ins w:id="1121" w:author="ANDESTECH\ryjou" w:date="2016-03-17T17:20:00Z">
                                  <w:r>
                                    <w:rPr>
                                      <w:rFonts w:eastAsiaTheme="minorEastAsia" w:hint="eastAsia"/>
                                      <w:sz w:val="20"/>
                                      <w:szCs w:val="20"/>
                                    </w:rPr>
                                    <w:t xml:space="preserve">is </w:t>
                                  </w:r>
                                </w:ins>
                                <w:ins w:id="1122" w:author="ANDESTECH\ryjou" w:date="2016-03-18T15:48:00Z">
                                  <w:r>
                                    <w:rPr>
                                      <w:rFonts w:eastAsiaTheme="minorEastAsia" w:hint="eastAsia"/>
                                      <w:sz w:val="20"/>
                                      <w:szCs w:val="20"/>
                                    </w:rPr>
                                    <w:t>4</w:t>
                                  </w:r>
                                  <w:r>
                                    <w:rPr>
                                      <w:rFonts w:eastAsiaTheme="minorEastAsia"/>
                                      <w:sz w:val="20"/>
                                      <w:szCs w:val="20"/>
                                    </w:rPr>
                                    <w:t>’</w:t>
                                  </w:r>
                                  <w:r>
                                    <w:rPr>
                                      <w:rFonts w:eastAsiaTheme="minorEastAsia" w:hint="eastAsia"/>
                                      <w:sz w:val="20"/>
                                      <w:szCs w:val="20"/>
                                    </w:rPr>
                                    <w:t xml:space="preserve">b0000 </w:t>
                                  </w:r>
                                </w:ins>
                                <w:ins w:id="1123" w:author="ANDESTECH\ryjou" w:date="2016-03-17T17:20:00Z">
                                  <w:r>
                                    <w:rPr>
                                      <w:rFonts w:eastAsiaTheme="minorEastAsia" w:hint="eastAsia"/>
                                      <w:sz w:val="20"/>
                                      <w:szCs w:val="20"/>
                                    </w:rPr>
                                    <w: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直線單箭頭接點 363"/>
                          <wps:cNvCnPr/>
                          <wps:spPr>
                            <a:xfrm>
                              <a:off x="944787" y="2732194"/>
                              <a:ext cx="579743" cy="0"/>
                            </a:xfrm>
                            <a:prstGeom prst="straightConnector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67" name="直線單箭頭接點 367"/>
                          <wps:cNvCnPr/>
                          <wps:spPr>
                            <a:xfrm flipV="1">
                              <a:off x="4435797" y="1689201"/>
                              <a:ext cx="6657" cy="768779"/>
                            </a:xfrm>
                            <a:prstGeom prst="straightConnector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68" name="直線單箭頭接點 368"/>
                          <wps:cNvCnPr/>
                          <wps:spPr>
                            <a:xfrm>
                              <a:off x="944768" y="4583547"/>
                              <a:ext cx="1214719"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9" name="文字方塊 369"/>
                          <wps:cNvSpPr txBox="1"/>
                          <wps:spPr>
                            <a:xfrm>
                              <a:off x="996830" y="2458147"/>
                              <a:ext cx="420655" cy="2252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2" w:rsidRPr="00976CA9" w:rsidRDefault="00340272">
                                <w:pPr>
                                  <w:rPr>
                                    <w:rFonts w:eastAsiaTheme="minorEastAsia"/>
                                    <w:sz w:val="20"/>
                                    <w:szCs w:val="20"/>
                                    <w:rPrChange w:id="1124" w:author="ANDESTECH\ryjou" w:date="2016-02-25T17:33:00Z">
                                      <w:rPr/>
                                    </w:rPrChange>
                                  </w:rPr>
                                </w:pPr>
                                <w:ins w:id="1125" w:author="ANDESTECH\ryjou" w:date="2016-03-17T17:19:00Z">
                                  <w:r>
                                    <w:rPr>
                                      <w:rFonts w:eastAsiaTheme="minorEastAsia" w:hint="eastAsia"/>
                                      <w:sz w:val="20"/>
                                      <w:szCs w:val="20"/>
                                    </w:rPr>
                                    <w:t>Yes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直線單箭頭接點 370"/>
                          <wps:cNvCnPr/>
                          <wps:spPr>
                            <a:xfrm>
                              <a:off x="2615452" y="2869804"/>
                              <a:ext cx="2193" cy="11897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畫布 1032" o:spid="_x0000_s1289" editas="canvas" style="width:467.05pt;height:380.55pt;mso-position-horizontal-relative:char;mso-position-vertical-relative:line" coordsize="59315,48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">
                  <v:shape id="_x0000_s1290" type="#_x0000_t75" style="position:absolute;width:59315;height:48329;visibility:visible;mso-wrap-style:square">
                    <v:fill o:detectmouseclick="t"/>
                    <v:path o:connecttype="none"/>
                  </v:shape>
                  <v:roundrect id="圓角矩形 884" o:spid="_x0000_s1291" style="position:absolute;left:20009;top:2790;width:12173;height:53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7uk8YA&#10;AADcAAAADwAAAGRycy9kb3ducmV2LnhtbESPQWvCQBSE74L/YXlCb3VTCSWmrqK2hYIHMS2lx0f2&#10;NRuafZtmt0n8965Q8DjMzDfMajPaRvTU+dqxgod5AoK4dLrmSsHH++t9BsIHZI2NY1JwJg+b9XSy&#10;wly7gU/UF6ESEcI+RwUmhDaX0peGLPq5a4mj9+06iyHKrpK6wyHCbSMXSfIoLdYcFwy2tDdU/hR/&#10;VsFwSM1v9bV40celdtvP3bl/Tgul7mbj9glEoDHcwv/tN60gy1K4nolHQK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7uk8YAAADcAAAADwAAAAAAAAAAAAAAAACYAgAAZHJz&#10;L2Rvd25yZXYueG1sUEsFBgAAAAAEAAQA9QAAAIsDAAAAAA==&#10;" filled="f" strokecolor="black [3200]" strokeweight="1pt">
                    <v:textbox>
                      <w:txbxContent>
                        <w:p w:rsidR="00FA0104" w:rsidRPr="006313CE" w:rsidDel="006313CE" w:rsidRDefault="00FA0104" w:rsidP="006313CE">
                          <w:pPr>
                            <w:pStyle w:val="Web"/>
                            <w:jc w:val="center"/>
                            <w:rPr>
                              <w:del w:id="1119" w:author="ANDESTECH\ryjou" w:date="2016-02-25T17:19:00Z"/>
                              <w:rFonts w:eastAsiaTheme="minorEastAsia"/>
                              <w:sz w:val="20"/>
                              <w:szCs w:val="20"/>
                              <w:rPrChange w:id="1120" w:author="ANDESTECH\ryjou" w:date="2016-02-25T17:20:00Z">
                                <w:rPr>
                                  <w:del w:id="1121" w:author="ANDESTECH\ryjou" w:date="2016-02-25T17:19:00Z"/>
                                  <w:rFonts w:eastAsiaTheme="minorEastAsia"/>
                                  <w:sz w:val="14"/>
                                  <w:szCs w:val="14"/>
                                </w:rPr>
                              </w:rPrChange>
                            </w:rPr>
                          </w:pPr>
                          <w:del w:id="1122" w:author="ANDESTECH\ryjou" w:date="2016-02-25T17:19:00Z">
                            <w:r w:rsidRPr="006313CE" w:rsidDel="006313CE">
                              <w:rPr>
                                <w:rFonts w:eastAsiaTheme="minorEastAsia"/>
                                <w:sz w:val="20"/>
                                <w:szCs w:val="20"/>
                                <w:rPrChange w:id="1123" w:author="ANDESTECH\ryjou" w:date="2016-02-25T17:20:00Z">
                                  <w:rPr>
                                    <w:rFonts w:eastAsiaTheme="minorEastAsia"/>
                                    <w:sz w:val="14"/>
                                    <w:szCs w:val="14"/>
                                  </w:rPr>
                                </w:rPrChange>
                              </w:rPr>
                              <w:delText>BRG_IDLE,</w:delText>
                            </w:r>
                          </w:del>
                        </w:p>
                        <w:p w:rsidR="00FA0104" w:rsidRPr="006313CE" w:rsidDel="006313CE" w:rsidRDefault="00FA0104" w:rsidP="006313CE">
                          <w:pPr>
                            <w:pStyle w:val="Web"/>
                            <w:jc w:val="center"/>
                            <w:rPr>
                              <w:del w:id="1124" w:author="ANDESTECH\ryjou" w:date="2016-02-25T17:19:00Z"/>
                              <w:rFonts w:eastAsiaTheme="minorEastAsia"/>
                              <w:sz w:val="20"/>
                              <w:szCs w:val="20"/>
                              <w:rPrChange w:id="1125" w:author="ANDESTECH\ryjou" w:date="2016-02-25T17:20:00Z">
                                <w:rPr>
                                  <w:del w:id="1126" w:author="ANDESTECH\ryjou" w:date="2016-02-25T17:19:00Z"/>
                                  <w:rFonts w:eastAsiaTheme="minorEastAsia"/>
                                  <w:sz w:val="14"/>
                                  <w:szCs w:val="14"/>
                                </w:rPr>
                              </w:rPrChange>
                            </w:rPr>
                          </w:pPr>
                          <w:del w:id="1127" w:author="ANDESTECH\ryjou" w:date="2016-02-25T17:19:00Z">
                            <w:r w:rsidRPr="006313CE" w:rsidDel="006313CE">
                              <w:rPr>
                                <w:rFonts w:eastAsiaTheme="minorEastAsia"/>
                                <w:sz w:val="20"/>
                                <w:szCs w:val="20"/>
                                <w:rPrChange w:id="1128" w:author="ANDESTECH\ryjou" w:date="2016-02-25T17:20:00Z">
                                  <w:rPr>
                                    <w:rFonts w:eastAsiaTheme="minorEastAsia"/>
                                    <w:sz w:val="14"/>
                                    <w:szCs w:val="14"/>
                                  </w:rPr>
                                </w:rPrChange>
                              </w:rPr>
                              <w:delText>BRG_RD_DP</w:delText>
                            </w:r>
                          </w:del>
                        </w:p>
                        <w:p w:rsidR="00FA0104" w:rsidRDefault="00FA0104" w:rsidP="006313CE">
                          <w:pPr>
                            <w:pStyle w:val="Web"/>
                            <w:jc w:val="center"/>
                            <w:rPr>
                              <w:ins w:id="1129" w:author="ANDESTECH\ryjou" w:date="2016-03-18T15:38:00Z"/>
                              <w:rFonts w:eastAsiaTheme="minorEastAsia"/>
                              <w:sz w:val="20"/>
                              <w:szCs w:val="20"/>
                            </w:rPr>
                          </w:pPr>
                          <w:del w:id="1130" w:author="ANDESTECH\ryjou" w:date="2016-02-25T17:19:00Z">
                            <w:r w:rsidRPr="006313CE" w:rsidDel="006313CE">
                              <w:rPr>
                                <w:rFonts w:eastAsiaTheme="minorEastAsia"/>
                                <w:sz w:val="20"/>
                                <w:szCs w:val="20"/>
                                <w:rPrChange w:id="1131" w:author="ANDESTECH\ryjou" w:date="2016-02-25T17:20:00Z">
                                  <w:rPr>
                                    <w:rFonts w:eastAsiaTheme="minorEastAsia"/>
                                    <w:sz w:val="14"/>
                                    <w:szCs w:val="14"/>
                                  </w:rPr>
                                </w:rPrChange>
                              </w:rPr>
                              <w:delText>BRG_ERROR_2</w:delText>
                            </w:r>
                          </w:del>
                          <w:ins w:id="1132" w:author="ANDESTECH\ryjou" w:date="2016-02-25T17:38:00Z">
                            <w:r>
                              <w:rPr>
                                <w:rFonts w:eastAsiaTheme="minorEastAsia" w:hint="eastAsia"/>
                                <w:sz w:val="20"/>
                                <w:szCs w:val="20"/>
                              </w:rPr>
                              <w:t>7</w:t>
                            </w:r>
                          </w:ins>
                          <w:ins w:id="1133" w:author="ANDESTECH\ryjou" w:date="2016-02-25T17:19:00Z">
                            <w:r w:rsidRPr="006313CE">
                              <w:rPr>
                                <w:rFonts w:eastAsiaTheme="minorEastAsia"/>
                                <w:sz w:val="20"/>
                                <w:szCs w:val="20"/>
                                <w:rPrChange w:id="1134" w:author="ANDESTECH\ryjou" w:date="2016-02-25T17:20:00Z">
                                  <w:rPr>
                                    <w:rFonts w:eastAsiaTheme="minorEastAsia"/>
                                    <w:sz w:val="14"/>
                                    <w:szCs w:val="14"/>
                                  </w:rPr>
                                </w:rPrChange>
                              </w:rPr>
                              <w:t>-byte_access</w:t>
                            </w:r>
                          </w:ins>
                        </w:p>
                        <w:p w:rsidR="005B36F3" w:rsidRPr="006313CE" w:rsidRDefault="005B36F3" w:rsidP="006313CE">
                          <w:pPr>
                            <w:pStyle w:val="Web"/>
                            <w:jc w:val="center"/>
                            <w:rPr>
                              <w:rFonts w:eastAsiaTheme="minorEastAsia"/>
                              <w:sz w:val="20"/>
                              <w:szCs w:val="20"/>
                              <w:rPrChange w:id="1135" w:author="ANDESTECH\ryjou" w:date="2016-02-25T17:20:00Z">
                                <w:rPr>
                                  <w:rFonts w:eastAsiaTheme="minorEastAsia"/>
                                  <w:sz w:val="14"/>
                                  <w:szCs w:val="14"/>
                                </w:rPr>
                              </w:rPrChange>
                            </w:rPr>
                          </w:pPr>
                          <w:ins w:id="1136" w:author="ANDESTECH\ryjou" w:date="2016-03-18T15:39:00Z">
                            <w:r>
                              <w:rPr>
                                <w:rFonts w:eastAsiaTheme="minorEastAsia"/>
                                <w:sz w:val="20"/>
                                <w:szCs w:val="20"/>
                              </w:rPr>
                              <w:t>U</w:t>
                            </w:r>
                          </w:ins>
                          <w:ins w:id="1137" w:author="ANDESTECH\ryjou" w:date="2016-03-18T15:38:00Z">
                            <w:r>
                              <w:rPr>
                                <w:rFonts w:eastAsiaTheme="minorEastAsia" w:hint="eastAsia"/>
                                <w:sz w:val="20"/>
                                <w:szCs w:val="20"/>
                              </w:rPr>
                              <w:t>n</w:t>
                            </w:r>
                          </w:ins>
                          <w:ins w:id="1138" w:author="ANDESTECH\ryjou" w:date="2016-03-18T15:39:00Z">
                            <w:r>
                              <w:rPr>
                                <w:rFonts w:eastAsiaTheme="minorEastAsia" w:hint="eastAsia"/>
                                <w:sz w:val="20"/>
                                <w:szCs w:val="20"/>
                              </w:rPr>
                              <w:t>-align access</w:t>
                            </w:r>
                          </w:ins>
                        </w:p>
                      </w:txbxContent>
                    </v:textbox>
                  </v:roundrect>
                  <v:roundrect id="圓角矩形 885" o:spid="_x0000_s1292" style="position:absolute;left:21595;top:44483;width:8789;height:28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LCMYA&#10;AADcAAAADwAAAGRycy9kb3ducmV2LnhtbESPQUvDQBSE70L/w/IK3sympUqM3Za2KhR6KEYRj4/s&#10;MxvMvk2za5L++25B8DjMzDfMcj3aRvTU+dqxglmSgiAuna65UvDx/nqXgfABWWPjmBScycN6NblZ&#10;Yq7dwG/UF6ESEcI+RwUmhDaX0peGLPrEtcTR+3adxRBlV0nd4RDhtpHzNH2QFmuOCwZb2hkqf4pf&#10;q2A4LMyp+pq/6OOjdpvP7bl/XhRK3U7HzROIQGP4D/+191pBlt3D9Uw8AnJ1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JLCMYAAADcAAAADwAAAAAAAAAAAAAAAACYAgAAZHJz&#10;L2Rvd25yZXYueG1sUEsFBgAAAAAEAAQA9QAAAIsDAAAAAA==&#10;" filled="f" strokecolor="black [3200]" strokeweight="1pt">
                    <v:textbox>
                      <w:txbxContent>
                        <w:p w:rsidR="00FA0104" w:rsidRPr="00D65E06" w:rsidRDefault="00FA0104" w:rsidP="006313CE">
                          <w:pPr>
                            <w:pStyle w:val="Web"/>
                            <w:jc w:val="center"/>
                            <w:rPr>
                              <w:rFonts w:eastAsiaTheme="minorEastAsia"/>
                              <w:sz w:val="20"/>
                              <w:szCs w:val="20"/>
                              <w:rPrChange w:id="1139" w:author="ANDESTECH\ryjou" w:date="2016-02-25T17:24:00Z">
                                <w:rPr>
                                  <w:rFonts w:eastAsiaTheme="minorEastAsia"/>
                                  <w:sz w:val="14"/>
                                  <w:szCs w:val="16"/>
                                </w:rPr>
                              </w:rPrChange>
                            </w:rPr>
                          </w:pPr>
                          <w:del w:id="1140" w:author="ANDESTECH\ryjou" w:date="2016-02-25T17:24:00Z">
                            <w:r w:rsidRPr="00D65E06" w:rsidDel="00D65E06">
                              <w:rPr>
                                <w:rFonts w:eastAsiaTheme="minorEastAsia"/>
                                <w:sz w:val="20"/>
                                <w:szCs w:val="20"/>
                                <w:rPrChange w:id="1141" w:author="ANDESTECH\ryjou" w:date="2016-02-25T17:24:00Z">
                                  <w:rPr>
                                    <w:rFonts w:eastAsiaTheme="minorEastAsia"/>
                                    <w:sz w:val="14"/>
                                    <w:szCs w:val="16"/>
                                  </w:rPr>
                                </w:rPrChange>
                              </w:rPr>
                              <w:delText>BRG_ERROR_1</w:delText>
                            </w:r>
                          </w:del>
                          <w:ins w:id="1142" w:author="ANDESTECH\ryjou" w:date="2016-02-26T10:36:00Z">
                            <w:r>
                              <w:rPr>
                                <w:rFonts w:eastAsiaTheme="minorEastAsia" w:hint="eastAsia"/>
                                <w:sz w:val="20"/>
                                <w:szCs w:val="20"/>
                              </w:rPr>
                              <w:t>D</w:t>
                            </w:r>
                          </w:ins>
                          <w:ins w:id="1143" w:author="ANDESTECH\ryjou" w:date="2016-02-25T17:24:00Z">
                            <w:r w:rsidRPr="00D65E06">
                              <w:rPr>
                                <w:rFonts w:eastAsiaTheme="minorEastAsia"/>
                                <w:sz w:val="20"/>
                                <w:szCs w:val="20"/>
                                <w:rPrChange w:id="1144" w:author="ANDESTECH\ryjou" w:date="2016-02-25T17:24:00Z">
                                  <w:rPr>
                                    <w:rFonts w:eastAsiaTheme="minorEastAsia"/>
                                    <w:sz w:val="14"/>
                                    <w:szCs w:val="16"/>
                                  </w:rPr>
                                </w:rPrChange>
                              </w:rPr>
                              <w:t>one</w:t>
                            </w:r>
                          </w:ins>
                        </w:p>
                      </w:txbxContent>
                    </v:textbox>
                  </v:roundrect>
                  <v:shapetype id="_x0000_t32" coordsize="21600,21600" o:spt="32" o:oned="t" path="m,l21600,21600e" filled="f">
                    <v:path arrowok="t" fillok="f" o:connecttype="none"/>
                    <o:lock v:ext="edit" shapetype="t"/>
                  </v:shapetype>
                  <v:shape id="直線單箭頭接點 887" o:spid="_x0000_s1293" type="#_x0000_t32" style="position:absolute;left:26165;top:872;width:0;height:1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vbucEAAADcAAAADwAAAGRycy9kb3ducmV2LnhtbESP3WoCMRSE74W+QzgFb0SzlWKXrVFE&#10;KKyX1T7AYXPcLG5OliT707c3guDlMDPfMNv9ZFsxkA+NYwUfqwwEceV0w7WCv8vPMgcRIrLG1jEp&#10;+KcA+93bbIuFdiP/0nCOtUgQDgUqMDF2hZShMmQxrFxHnLyr8xZjkr6W2uOY4LaV6yzbSIsNpwWD&#10;HR0NVbdzbxW4gc3pc2HjTfbV5YB9eRx9qdT8fTp8g4g0xVf42S61gjz/gseZdATk7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S9u5wQAAANwAAAAPAAAAAAAAAAAAAAAA&#10;AKECAABkcnMvZG93bnJldi54bWxQSwUGAAAAAAQABAD5AAAAjwMAAAAA&#10;" strokecolor="black [3040]">
                    <v:stroke endarrow="block"/>
                  </v:shape>
                  <v:shape id="直線單箭頭接點 452" o:spid="_x0000_s1294" type="#_x0000_t32" style="position:absolute;left:26164;top:8133;width:12;height:29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RIcUAAADcAAAADwAAAGRycy9kb3ducmV2LnhtbESPQWvCQBSE7wX/w/IEb3WT0IqkriKC&#10;IHoojYIeH9lnkpp9G7LbZPvvu4VCj8PMfMOsNsG0YqDeNZYVpPMEBHFpdcOVgst5/7wE4TyyxtYy&#10;KfgmB5v15GmFubYjf9BQ+EpECLscFdTed7mUrqzJoJvbjjh6d9sb9FH2ldQ9jhFuWpklyUIabDgu&#10;1NjRrqbyUXwZBcfr5/0sL01AU4TF8ZTs39tbqtRsGrZvIDwF/x/+ax+0gpfXDH7Px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RIcUAAADcAAAADwAAAAAAAAAA&#10;AAAAAAChAgAAZHJzL2Rvd25yZXYueG1sUEsFBgAAAAAEAAQA+QAAAJMDAAAAAA==&#10;" strokecolor="black [3040]">
                    <v:stroke endarrow="block"/>
                  </v:shape>
                  <v:shape id="直線單箭頭接點 458" o:spid="_x0000_s1295" type="#_x0000_t32" style="position:absolute;left:9447;top:27318;width:0;height:185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dC/sEAAADcAAAADwAAAGRycy9kb3ducmV2LnhtbERPy4rCMBTdD/gP4QruxtSig3SMMoqC&#10;Gxe+Fu6uzZ02THNTkqj1781CmOXhvGeLzjbiTj4YxwpGwwwEcem04UrB6bj5nIIIEVlj45gUPCnA&#10;Yt77mGGh3YP3dD/ESqQQDgUqqGNsCylDWZPFMHQtceJ+nbcYE/SV1B4fKdw2Ms+yL2nRcGqosaVV&#10;TeXf4WYVmGq9X66mJ3O+7NajvPV+kmdXpQb97ucbRKQu/ovf7q1WMJ6ktelMOgJ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d0L+wQAAANwAAAAPAAAAAAAAAAAAAAAA&#10;AKECAABkcnMvZG93bnJldi54bWxQSwUGAAAAAAQABAD5AAAAjwMAAAAA&#10;" strokecolor="black [3040]"/>
                  <v:roundrect id="圓角矩形 525" o:spid="_x0000_s1296" style="position:absolute;left:20649;top:11126;width:10739;height:6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TuhcYA&#10;AADcAAAADwAAAGRycy9kb3ducmV2LnhtbESPQUvDQBSE70L/w/IK3symoRWN3Za2Wij0UIwiHh/Z&#10;ZzaYfZtm1yT9911B8DjMzDfMcj3aRvTU+dqxglmSgiAuna65UvD+tr97AOEDssbGMSm4kIf1anKz&#10;xFy7gV+pL0IlIoR9jgpMCG0upS8NWfSJa4mj9+U6iyHKrpK6wyHCbSOzNL2XFmuOCwZb2hkqv4sf&#10;q2A4zs25+sxe9OlRu83H9tI/zwulbqfj5glEoDH8h//aB61gkS3g90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TuhcYAAADcAAAADwAAAAAAAAAAAAAAAACYAgAAZHJz&#10;L2Rvd25yZXYueG1sUEsFBgAAAAAEAAQA9QAAAIsDAAAAAA==&#10;" filled="f" strokecolor="black [3200]" strokeweight="1pt">
                    <v:textbox>
                      <w:txbxContent>
                        <w:p w:rsidR="00FA0104" w:rsidRPr="006313CE" w:rsidDel="006313CE" w:rsidRDefault="00FA0104" w:rsidP="006313CE">
                          <w:pPr>
                            <w:pStyle w:val="Web"/>
                            <w:jc w:val="center"/>
                            <w:rPr>
                              <w:del w:id="1145" w:author="ANDESTECH\ryjou" w:date="2016-02-25T17:19:00Z"/>
                              <w:rFonts w:eastAsiaTheme="minorEastAsia"/>
                              <w:sz w:val="20"/>
                              <w:szCs w:val="20"/>
                              <w:rPrChange w:id="1146" w:author="ANDESTECH\ryjou" w:date="2016-02-25T17:20:00Z">
                                <w:rPr>
                                  <w:del w:id="1147" w:author="ANDESTECH\ryjou" w:date="2016-02-25T17:19:00Z"/>
                                  <w:rFonts w:eastAsiaTheme="minorEastAsia"/>
                                  <w:sz w:val="14"/>
                                  <w:szCs w:val="14"/>
                                </w:rPr>
                              </w:rPrChange>
                            </w:rPr>
                          </w:pPr>
                          <w:ins w:id="1148" w:author="ANDESTECH\ryjou" w:date="2016-02-25T17:28:00Z">
                            <w:r>
                              <w:rPr>
                                <w:rFonts w:eastAsiaTheme="minorEastAsia"/>
                                <w:sz w:val="20"/>
                                <w:szCs w:val="20"/>
                              </w:rPr>
                              <w:t>L</w:t>
                            </w:r>
                            <w:r>
                              <w:rPr>
                                <w:rFonts w:eastAsiaTheme="minorEastAsia" w:hint="eastAsia"/>
                                <w:sz w:val="20"/>
                                <w:szCs w:val="20"/>
                              </w:rPr>
                              <w:t xml:space="preserve">ow </w:t>
                            </w:r>
                          </w:ins>
                          <w:del w:id="1149" w:author="ANDESTECH\ryjou" w:date="2016-02-25T17:19:00Z">
                            <w:r w:rsidRPr="006313CE" w:rsidDel="006313CE">
                              <w:rPr>
                                <w:rFonts w:eastAsiaTheme="minorEastAsia"/>
                                <w:sz w:val="20"/>
                                <w:szCs w:val="20"/>
                                <w:rPrChange w:id="1150" w:author="ANDESTECH\ryjou" w:date="2016-02-25T17:20:00Z">
                                  <w:rPr>
                                    <w:rFonts w:eastAsiaTheme="minorEastAsia"/>
                                    <w:sz w:val="14"/>
                                    <w:szCs w:val="14"/>
                                  </w:rPr>
                                </w:rPrChange>
                              </w:rPr>
                              <w:delText>BRG_IDLE,</w:delText>
                            </w:r>
                          </w:del>
                        </w:p>
                        <w:p w:rsidR="00FA0104" w:rsidRPr="006313CE" w:rsidDel="006313CE" w:rsidRDefault="00FA0104" w:rsidP="006313CE">
                          <w:pPr>
                            <w:pStyle w:val="Web"/>
                            <w:jc w:val="center"/>
                            <w:rPr>
                              <w:del w:id="1151" w:author="ANDESTECH\ryjou" w:date="2016-02-25T17:19:00Z"/>
                              <w:rFonts w:eastAsiaTheme="minorEastAsia"/>
                              <w:sz w:val="20"/>
                              <w:szCs w:val="20"/>
                              <w:rPrChange w:id="1152" w:author="ANDESTECH\ryjou" w:date="2016-02-25T17:20:00Z">
                                <w:rPr>
                                  <w:del w:id="1153" w:author="ANDESTECH\ryjou" w:date="2016-02-25T17:19:00Z"/>
                                  <w:rFonts w:eastAsiaTheme="minorEastAsia"/>
                                  <w:sz w:val="14"/>
                                  <w:szCs w:val="14"/>
                                </w:rPr>
                              </w:rPrChange>
                            </w:rPr>
                          </w:pPr>
                          <w:del w:id="1154" w:author="ANDESTECH\ryjou" w:date="2016-02-25T17:19:00Z">
                            <w:r w:rsidRPr="006313CE" w:rsidDel="006313CE">
                              <w:rPr>
                                <w:rFonts w:eastAsiaTheme="minorEastAsia"/>
                                <w:sz w:val="20"/>
                                <w:szCs w:val="20"/>
                                <w:rPrChange w:id="1155" w:author="ANDESTECH\ryjou" w:date="2016-02-25T17:20:00Z">
                                  <w:rPr>
                                    <w:rFonts w:eastAsiaTheme="minorEastAsia"/>
                                    <w:sz w:val="14"/>
                                    <w:szCs w:val="14"/>
                                  </w:rPr>
                                </w:rPrChange>
                              </w:rPr>
                              <w:delText>BRG_RD_DP</w:delText>
                            </w:r>
                          </w:del>
                        </w:p>
                        <w:p w:rsidR="00FA0104" w:rsidRDefault="00FA0104" w:rsidP="006313CE">
                          <w:pPr>
                            <w:pStyle w:val="Web"/>
                            <w:jc w:val="center"/>
                            <w:rPr>
                              <w:ins w:id="1156" w:author="ANDESTECH\ryjou" w:date="2016-03-17T17:20:00Z"/>
                              <w:rFonts w:eastAsiaTheme="minorEastAsia"/>
                              <w:sz w:val="20"/>
                              <w:szCs w:val="20"/>
                            </w:rPr>
                          </w:pPr>
                          <w:del w:id="1157" w:author="ANDESTECH\ryjou" w:date="2016-02-25T17:19:00Z">
                            <w:r w:rsidRPr="006313CE" w:rsidDel="006313CE">
                              <w:rPr>
                                <w:rFonts w:eastAsiaTheme="minorEastAsia"/>
                                <w:sz w:val="20"/>
                                <w:szCs w:val="20"/>
                                <w:rPrChange w:id="1158" w:author="ANDESTECH\ryjou" w:date="2016-02-25T17:20:00Z">
                                  <w:rPr>
                                    <w:rFonts w:eastAsiaTheme="minorEastAsia"/>
                                    <w:sz w:val="14"/>
                                    <w:szCs w:val="14"/>
                                  </w:rPr>
                                </w:rPrChange>
                              </w:rPr>
                              <w:delText>BRG_ERROR_2</w:delText>
                            </w:r>
                          </w:del>
                          <w:ins w:id="1159" w:author="ANDESTECH\ryjou" w:date="2016-02-25T17:21:00Z">
                            <w:r>
                              <w:rPr>
                                <w:rFonts w:eastAsiaTheme="minorEastAsia" w:hint="eastAsia"/>
                                <w:sz w:val="20"/>
                                <w:szCs w:val="20"/>
                              </w:rPr>
                              <w:t>4</w:t>
                            </w:r>
                          </w:ins>
                          <w:ins w:id="1160" w:author="ANDESTECH\ryjou" w:date="2016-02-25T17:19:00Z">
                            <w:r w:rsidRPr="006313CE">
                              <w:rPr>
                                <w:rFonts w:eastAsiaTheme="minorEastAsia"/>
                                <w:sz w:val="20"/>
                                <w:szCs w:val="20"/>
                                <w:rPrChange w:id="1161" w:author="ANDESTECH\ryjou" w:date="2016-02-25T17:20:00Z">
                                  <w:rPr>
                                    <w:rFonts w:eastAsiaTheme="minorEastAsia"/>
                                    <w:sz w:val="14"/>
                                    <w:szCs w:val="14"/>
                                  </w:rPr>
                                </w:rPrChange>
                              </w:rPr>
                              <w:t>-</w:t>
                            </w:r>
                          </w:ins>
                          <w:ins w:id="1162" w:author="ANDESTECH\ryjou" w:date="2016-03-18T15:49:00Z">
                            <w:r w:rsidR="00340272">
                              <w:rPr>
                                <w:rFonts w:eastAsiaTheme="minorEastAsia" w:hint="eastAsia"/>
                                <w:sz w:val="20"/>
                                <w:szCs w:val="20"/>
                              </w:rPr>
                              <w:t>bwe</w:t>
                            </w:r>
                          </w:ins>
                        </w:p>
                        <w:p w:rsidR="001A2299" w:rsidRPr="006313CE" w:rsidRDefault="001A2299" w:rsidP="006313CE">
                          <w:pPr>
                            <w:pStyle w:val="Web"/>
                            <w:jc w:val="center"/>
                            <w:rPr>
                              <w:rFonts w:eastAsiaTheme="minorEastAsia"/>
                              <w:sz w:val="20"/>
                              <w:szCs w:val="20"/>
                              <w:rPrChange w:id="1163" w:author="ANDESTECH\ryjou" w:date="2016-02-25T17:20:00Z">
                                <w:rPr>
                                  <w:rFonts w:eastAsiaTheme="minorEastAsia"/>
                                  <w:sz w:val="14"/>
                                  <w:szCs w:val="14"/>
                                </w:rPr>
                              </w:rPrChange>
                            </w:rPr>
                          </w:pPr>
                          <w:proofErr w:type="gramStart"/>
                          <w:ins w:id="1164" w:author="ANDESTECH\ryjou" w:date="2016-03-17T17:20:00Z">
                            <w:r>
                              <w:rPr>
                                <w:rFonts w:eastAsiaTheme="minorEastAsia" w:hint="eastAsia"/>
                                <w:sz w:val="20"/>
                                <w:szCs w:val="20"/>
                              </w:rPr>
                              <w:t>is</w:t>
                            </w:r>
                            <w:proofErr w:type="gramEnd"/>
                            <w:r>
                              <w:rPr>
                                <w:rFonts w:eastAsiaTheme="minorEastAsia" w:hint="eastAsia"/>
                                <w:sz w:val="20"/>
                                <w:szCs w:val="20"/>
                              </w:rPr>
                              <w:t xml:space="preserve"> 3yte access?</w:t>
                            </w:r>
                          </w:ins>
                        </w:p>
                      </w:txbxContent>
                    </v:textbox>
                  </v:roundrect>
                  <v:roundrect id="圓角矩形 534" o:spid="_x0000_s1297" style="position:absolute;left:39310;top:11758;width:9736;height:51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dw8cA&#10;AADcAAAADwAAAGRycy9kb3ducmV2LnhtbESPQUvDQBSE7wX/w/IEb3bTGkXTbktbFYQexLRIj4/s&#10;azY0+zbNrkn6711B6HGYmW+Y+XKwteio9ZVjBZNxAoK4cLriUsF+937/DMIHZI21Y1JwIQ/Lxc1o&#10;jpl2PX9Rl4dSRAj7DBWYEJpMSl8YsujHriGO3tG1FkOUbSl1i32E21pOk+RJWqw4LhhsaGOoOOU/&#10;VkG/Tc25PEzf9OeLdqvv9aV7TXOl7m6H1QxEoCFcw//tD63g8SG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x3cPHAAAA3AAAAA8AAAAAAAAAAAAAAAAAmAIAAGRy&#10;cy9kb3ducmV2LnhtbFBLBQYAAAAABAAEAPUAAACMAwAAAAA=&#10;" filled="f" strokecolor="black [3200]" strokeweight="1pt">
                    <v:textbox>
                      <w:txbxContent>
                        <w:p w:rsidR="00FA0104" w:rsidRPr="006313CE" w:rsidDel="006313CE" w:rsidRDefault="00FA0104" w:rsidP="006313CE">
                          <w:pPr>
                            <w:pStyle w:val="Web"/>
                            <w:jc w:val="center"/>
                            <w:rPr>
                              <w:del w:id="1165" w:author="ANDESTECH\ryjou" w:date="2016-02-25T17:19:00Z"/>
                              <w:rFonts w:eastAsiaTheme="minorEastAsia"/>
                              <w:sz w:val="20"/>
                              <w:szCs w:val="20"/>
                              <w:rPrChange w:id="1166" w:author="ANDESTECH\ryjou" w:date="2016-02-25T17:20:00Z">
                                <w:rPr>
                                  <w:del w:id="1167" w:author="ANDESTECH\ryjou" w:date="2016-02-25T17:19:00Z"/>
                                  <w:rFonts w:eastAsiaTheme="minorEastAsia"/>
                                  <w:sz w:val="14"/>
                                  <w:szCs w:val="14"/>
                                </w:rPr>
                              </w:rPrChange>
                            </w:rPr>
                          </w:pPr>
                          <w:del w:id="1168" w:author="ANDESTECH\ryjou" w:date="2016-02-25T17:19:00Z">
                            <w:r w:rsidRPr="006313CE" w:rsidDel="006313CE">
                              <w:rPr>
                                <w:rFonts w:eastAsiaTheme="minorEastAsia"/>
                                <w:sz w:val="20"/>
                                <w:szCs w:val="20"/>
                                <w:rPrChange w:id="1169" w:author="ANDESTECH\ryjou" w:date="2016-02-25T17:20:00Z">
                                  <w:rPr>
                                    <w:rFonts w:eastAsiaTheme="minorEastAsia"/>
                                    <w:sz w:val="14"/>
                                    <w:szCs w:val="14"/>
                                  </w:rPr>
                                </w:rPrChange>
                              </w:rPr>
                              <w:delText>BRG_IDLE,</w:delText>
                            </w:r>
                          </w:del>
                        </w:p>
                        <w:p w:rsidR="00FA0104" w:rsidRPr="006313CE" w:rsidDel="006313CE" w:rsidRDefault="00FA0104" w:rsidP="006313CE">
                          <w:pPr>
                            <w:pStyle w:val="Web"/>
                            <w:jc w:val="center"/>
                            <w:rPr>
                              <w:del w:id="1170" w:author="ANDESTECH\ryjou" w:date="2016-02-25T17:19:00Z"/>
                              <w:rFonts w:eastAsiaTheme="minorEastAsia"/>
                              <w:sz w:val="20"/>
                              <w:szCs w:val="20"/>
                              <w:rPrChange w:id="1171" w:author="ANDESTECH\ryjou" w:date="2016-02-25T17:20:00Z">
                                <w:rPr>
                                  <w:del w:id="1172" w:author="ANDESTECH\ryjou" w:date="2016-02-25T17:19:00Z"/>
                                  <w:rFonts w:eastAsiaTheme="minorEastAsia"/>
                                  <w:sz w:val="14"/>
                                  <w:szCs w:val="14"/>
                                </w:rPr>
                              </w:rPrChange>
                            </w:rPr>
                          </w:pPr>
                          <w:del w:id="1173" w:author="ANDESTECH\ryjou" w:date="2016-02-25T17:19:00Z">
                            <w:r w:rsidRPr="006313CE" w:rsidDel="006313CE">
                              <w:rPr>
                                <w:rFonts w:eastAsiaTheme="minorEastAsia"/>
                                <w:sz w:val="20"/>
                                <w:szCs w:val="20"/>
                                <w:rPrChange w:id="1174" w:author="ANDESTECH\ryjou" w:date="2016-02-25T17:20:00Z">
                                  <w:rPr>
                                    <w:rFonts w:eastAsiaTheme="minorEastAsia"/>
                                    <w:sz w:val="14"/>
                                    <w:szCs w:val="14"/>
                                  </w:rPr>
                                </w:rPrChange>
                              </w:rPr>
                              <w:delText>BRG_RD_DP</w:delText>
                            </w:r>
                          </w:del>
                        </w:p>
                        <w:p w:rsidR="00FA0104" w:rsidRDefault="00FA0104" w:rsidP="006313CE">
                          <w:pPr>
                            <w:pStyle w:val="Web"/>
                            <w:jc w:val="center"/>
                            <w:rPr>
                              <w:ins w:id="1175" w:author="ANDESTECH\ryjou" w:date="2016-02-25T17:21:00Z"/>
                              <w:rFonts w:eastAsiaTheme="minorEastAsia"/>
                              <w:sz w:val="20"/>
                              <w:szCs w:val="20"/>
                            </w:rPr>
                          </w:pPr>
                          <w:del w:id="1176" w:author="ANDESTECH\ryjou" w:date="2016-02-25T17:19:00Z">
                            <w:r w:rsidRPr="006313CE" w:rsidDel="006313CE">
                              <w:rPr>
                                <w:rFonts w:eastAsiaTheme="minorEastAsia"/>
                                <w:sz w:val="20"/>
                                <w:szCs w:val="20"/>
                                <w:rPrChange w:id="1177" w:author="ANDESTECH\ryjou" w:date="2016-02-25T17:20:00Z">
                                  <w:rPr>
                                    <w:rFonts w:eastAsiaTheme="minorEastAsia"/>
                                    <w:sz w:val="14"/>
                                    <w:szCs w:val="14"/>
                                  </w:rPr>
                                </w:rPrChange>
                              </w:rPr>
                              <w:delText>BRG_ERROR_2</w:delText>
                            </w:r>
                          </w:del>
                          <w:ins w:id="1178" w:author="ANDESTECH\ryjou" w:date="2016-02-25T17:21:00Z">
                            <w:r>
                              <w:rPr>
                                <w:rFonts w:eastAsiaTheme="minorEastAsia" w:hint="eastAsia"/>
                                <w:sz w:val="20"/>
                                <w:szCs w:val="20"/>
                              </w:rPr>
                              <w:t>3</w:t>
                            </w:r>
                          </w:ins>
                          <w:ins w:id="1179" w:author="ANDESTECH\ryjou" w:date="2016-02-25T17:19:00Z">
                            <w:r w:rsidRPr="006313CE">
                              <w:rPr>
                                <w:rFonts w:eastAsiaTheme="minorEastAsia"/>
                                <w:sz w:val="20"/>
                                <w:szCs w:val="20"/>
                                <w:rPrChange w:id="1180" w:author="ANDESTECH\ryjou" w:date="2016-02-25T17:20:00Z">
                                  <w:rPr>
                                    <w:rFonts w:eastAsiaTheme="minorEastAsia"/>
                                    <w:sz w:val="14"/>
                                    <w:szCs w:val="14"/>
                                  </w:rPr>
                                </w:rPrChange>
                              </w:rPr>
                              <w:t>-byte_access</w:t>
                            </w:r>
                          </w:ins>
                        </w:p>
                        <w:p w:rsidR="00FA0104" w:rsidRPr="006313CE" w:rsidRDefault="00FA0104" w:rsidP="006313CE">
                          <w:pPr>
                            <w:pStyle w:val="Web"/>
                            <w:jc w:val="center"/>
                            <w:rPr>
                              <w:rFonts w:eastAsiaTheme="minorEastAsia"/>
                              <w:sz w:val="20"/>
                              <w:szCs w:val="20"/>
                              <w:rPrChange w:id="1181" w:author="ANDESTECH\ryjou" w:date="2016-02-25T17:20:00Z">
                                <w:rPr>
                                  <w:rFonts w:eastAsiaTheme="minorEastAsia"/>
                                  <w:sz w:val="14"/>
                                  <w:szCs w:val="14"/>
                                </w:rPr>
                              </w:rPrChange>
                            </w:rPr>
                          </w:pPr>
                          <w:proofErr w:type="gramStart"/>
                          <w:ins w:id="1182" w:author="ANDESTECH\ryjou" w:date="2016-02-25T17:21:00Z">
                            <w:r>
                              <w:rPr>
                                <w:rFonts w:eastAsiaTheme="minorEastAsia" w:hint="eastAsia"/>
                                <w:sz w:val="20"/>
                                <w:szCs w:val="20"/>
                              </w:rPr>
                              <w:t>handler</w:t>
                            </w:r>
                          </w:ins>
                          <w:proofErr w:type="gramEnd"/>
                        </w:p>
                      </w:txbxContent>
                    </v:textbox>
                  </v:roundrect>
                  <v:shape id="直線單箭頭接點 543" o:spid="_x0000_s1298" type="#_x0000_t32" style="position:absolute;left:31480;top:14318;width:78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mdl8IAAADcAAAADwAAAGRycy9kb3ducmV2LnhtbESP3WoCMRSE7wXfIRzBG6lZW5WyNYoI&#10;he2lPw9w2JxuFjcnS5L98e1NoeDlMDPfMLvDaBvRkw+1YwWrZQaCuHS65krB7fr99gkiRGSNjWNS&#10;8KAAh/10ssNcu4HP1F9iJRKEQ44KTIxtLmUoDVkMS9cSJ+/XeYsxSV9J7XFIcNvI9yzbSos1pwWD&#10;LZ0MlfdLZxW4ns3PemHjXXbl9YhdcRp8odR8Nh6/QEQa4yv83y60gs36A/7OpCMg9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mdl8IAAADcAAAADwAAAAAAAAAAAAAA&#10;AAChAgAAZHJzL2Rvd25yZXYueG1sUEsFBgAAAAAEAAQA+QAAAJADAAAAAA==&#10;" strokecolor="black [3040]">
                    <v:stroke endarrow="block"/>
                  </v:shape>
                  <v:shape id="直線單箭頭接點 549" o:spid="_x0000_s1299" type="#_x0000_t32" style="position:absolute;left:26176;top:17687;width:1;height:17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GqfcIAAADcAAAADwAAAGRycy9kb3ducmV2LnhtbESP3WoCMRSE7wu+QziCN6VmLSp2axQR&#10;CuulPw9w2JxuFjcnS5L98e1NoeDlMDPfMNv9aBvRkw+1YwWLeQaCuHS65krB7frzsQERIrLGxjEp&#10;eFCA/W7ytsVcu4HP1F9iJRKEQ44KTIxtLmUoDVkMc9cSJ+/XeYsxSV9J7XFIcNvIzyxbS4s1pwWD&#10;LR0NlfdLZxW4ns1p+W7jXXbl9YBdcRx8odRsOh6+QUQa4yv83y60gtXyC/7OpCMgd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GqfcIAAADcAAAADwAAAAAAAAAAAAAA&#10;AAChAgAAZHJzL2Rvd25yZXYueG1sUEsFBgAAAAAEAAQA+QAAAJADAAAAAA==&#10;" strokecolor="black [3040]">
                    <v:stroke endarrow="block"/>
                  </v:shape>
                  <v:roundrect id="圓角矩形 555" o:spid="_x0000_s1300" style="position:absolute;left:21208;top:19475;width:9736;height:28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Kd+MYA&#10;AADcAAAADwAAAGRycy9kb3ducmV2LnhtbESPQWvCQBSE74L/YXlCb3WjGGlTV9G2guBBmpbS4yP7&#10;mg3Nvk2z2yT+e1coeBxm5htmtRlsLTpqfeVYwWyagCAunK64VPDxvr9/AOEDssbaMSk4k4fNejxa&#10;YaZdz2/U5aEUEcI+QwUmhCaT0heGLPqpa4ij9+1aiyHKtpS6xT7CbS3nSbKUFiuOCwYbejZU/OR/&#10;VkF/XJjf8mv+qk+P2m0/d+fuZZErdTcZtk8gAg3hFv5vH7SCNE3heiYeAb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Kd+MYAAADcAAAADwAAAAAAAAAAAAAAAACYAgAAZHJz&#10;L2Rvd25yZXYueG1sUEsFBgAAAAAEAAQA9QAAAIsDAAAAAA==&#10;" filled="f" strokecolor="black [3200]" strokeweight="1pt">
                    <v:textbox>
                      <w:txbxContent>
                        <w:p w:rsidR="00FA0104" w:rsidRPr="006313CE" w:rsidDel="006313CE" w:rsidRDefault="00FA0104" w:rsidP="006313CE">
                          <w:pPr>
                            <w:pStyle w:val="Web"/>
                            <w:jc w:val="center"/>
                            <w:rPr>
                              <w:del w:id="1183" w:author="ANDESTECH\ryjou" w:date="2016-02-25T17:19:00Z"/>
                              <w:rFonts w:eastAsiaTheme="minorEastAsia"/>
                              <w:sz w:val="20"/>
                              <w:szCs w:val="20"/>
                              <w:rPrChange w:id="1184" w:author="ANDESTECH\ryjou" w:date="2016-02-25T17:20:00Z">
                                <w:rPr>
                                  <w:del w:id="1185" w:author="ANDESTECH\ryjou" w:date="2016-02-25T17:19:00Z"/>
                                  <w:rFonts w:eastAsiaTheme="minorEastAsia"/>
                                  <w:sz w:val="14"/>
                                  <w:szCs w:val="14"/>
                                </w:rPr>
                              </w:rPrChange>
                            </w:rPr>
                          </w:pPr>
                          <w:del w:id="1186" w:author="ANDESTECH\ryjou" w:date="2016-02-25T17:19:00Z">
                            <w:r w:rsidRPr="006313CE" w:rsidDel="006313CE">
                              <w:rPr>
                                <w:rFonts w:eastAsiaTheme="minorEastAsia"/>
                                <w:sz w:val="20"/>
                                <w:szCs w:val="20"/>
                                <w:rPrChange w:id="1187" w:author="ANDESTECH\ryjou" w:date="2016-02-25T17:20:00Z">
                                  <w:rPr>
                                    <w:rFonts w:eastAsiaTheme="minorEastAsia"/>
                                    <w:sz w:val="14"/>
                                    <w:szCs w:val="14"/>
                                  </w:rPr>
                                </w:rPrChange>
                              </w:rPr>
                              <w:delText>BRG_IDLE,</w:delText>
                            </w:r>
                          </w:del>
                        </w:p>
                        <w:p w:rsidR="00FA0104" w:rsidRPr="006313CE" w:rsidDel="006313CE" w:rsidRDefault="00FA0104" w:rsidP="006313CE">
                          <w:pPr>
                            <w:pStyle w:val="Web"/>
                            <w:jc w:val="center"/>
                            <w:rPr>
                              <w:del w:id="1188" w:author="ANDESTECH\ryjou" w:date="2016-02-25T17:19:00Z"/>
                              <w:rFonts w:eastAsiaTheme="minorEastAsia"/>
                              <w:sz w:val="20"/>
                              <w:szCs w:val="20"/>
                              <w:rPrChange w:id="1189" w:author="ANDESTECH\ryjou" w:date="2016-02-25T17:20:00Z">
                                <w:rPr>
                                  <w:del w:id="1190" w:author="ANDESTECH\ryjou" w:date="2016-02-25T17:19:00Z"/>
                                  <w:rFonts w:eastAsiaTheme="minorEastAsia"/>
                                  <w:sz w:val="14"/>
                                  <w:szCs w:val="14"/>
                                </w:rPr>
                              </w:rPrChange>
                            </w:rPr>
                          </w:pPr>
                          <w:del w:id="1191" w:author="ANDESTECH\ryjou" w:date="2016-02-25T17:19:00Z">
                            <w:r w:rsidRPr="006313CE" w:rsidDel="006313CE">
                              <w:rPr>
                                <w:rFonts w:eastAsiaTheme="minorEastAsia"/>
                                <w:sz w:val="20"/>
                                <w:szCs w:val="20"/>
                                <w:rPrChange w:id="1192" w:author="ANDESTECH\ryjou" w:date="2016-02-25T17:20:00Z">
                                  <w:rPr>
                                    <w:rFonts w:eastAsiaTheme="minorEastAsia"/>
                                    <w:sz w:val="14"/>
                                    <w:szCs w:val="14"/>
                                  </w:rPr>
                                </w:rPrChange>
                              </w:rPr>
                              <w:delText>BRG_RD_DP</w:delText>
                            </w:r>
                          </w:del>
                        </w:p>
                        <w:p w:rsidR="00FA0104" w:rsidRPr="006313CE" w:rsidRDefault="00FA0104" w:rsidP="006313CE">
                          <w:pPr>
                            <w:pStyle w:val="Web"/>
                            <w:jc w:val="center"/>
                            <w:rPr>
                              <w:rFonts w:eastAsiaTheme="minorEastAsia"/>
                              <w:sz w:val="20"/>
                              <w:szCs w:val="20"/>
                              <w:rPrChange w:id="1193" w:author="ANDESTECH\ryjou" w:date="2016-02-25T17:20:00Z">
                                <w:rPr>
                                  <w:rFonts w:eastAsiaTheme="minorEastAsia"/>
                                  <w:sz w:val="14"/>
                                  <w:szCs w:val="14"/>
                                </w:rPr>
                              </w:rPrChange>
                            </w:rPr>
                          </w:pPr>
                          <w:del w:id="1194" w:author="ANDESTECH\ryjou" w:date="2016-02-25T17:19:00Z">
                            <w:r w:rsidRPr="006313CE" w:rsidDel="006313CE">
                              <w:rPr>
                                <w:rFonts w:eastAsiaTheme="minorEastAsia"/>
                                <w:sz w:val="20"/>
                                <w:szCs w:val="20"/>
                                <w:rPrChange w:id="1195" w:author="ANDESTECH\ryjou" w:date="2016-02-25T17:20:00Z">
                                  <w:rPr>
                                    <w:rFonts w:eastAsiaTheme="minorEastAsia"/>
                                    <w:sz w:val="14"/>
                                    <w:szCs w:val="14"/>
                                  </w:rPr>
                                </w:rPrChange>
                              </w:rPr>
                              <w:delText>BRG_ERROR_2</w:delText>
                            </w:r>
                          </w:del>
                          <w:ins w:id="1196" w:author="ANDESTECH\ryjou" w:date="2016-03-17T17:22:00Z">
                            <w:r w:rsidR="001A2299">
                              <w:rPr>
                                <w:rFonts w:eastAsiaTheme="minorEastAsia"/>
                                <w:sz w:val="20"/>
                                <w:szCs w:val="20"/>
                              </w:rPr>
                              <w:t>A</w:t>
                            </w:r>
                            <w:r w:rsidR="001A2299">
                              <w:rPr>
                                <w:rFonts w:eastAsiaTheme="minorEastAsia" w:hint="eastAsia"/>
                                <w:sz w:val="20"/>
                                <w:szCs w:val="20"/>
                              </w:rPr>
                              <w:t>lign access</w:t>
                            </w:r>
                          </w:ins>
                        </w:p>
                      </w:txbxContent>
                    </v:textbox>
                  </v:roundrect>
                  <v:shape id="直線單箭頭接點 562" o:spid="_x0000_s1301" type="#_x0000_t32" style="position:absolute;left:26177;top:24581;width:181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UAcUAAADcAAAADwAAAGRycy9kb3ducmV2LnhtbESPQWvCQBSE7wX/w/IK3pqNgqGkWUUK&#10;gtiDNBH0+Mg+k9Ts25DdmvXfdwuFHoeZ+YYpNsH04k6j6ywrWCQpCOLa6o4bBadq9/IKwnlkjb1l&#10;UvAgB5v17KnAXNuJP+le+kZECLscFbTeD7mUrm7JoEvsQBy9qx0N+ijHRuoRpwg3vVymaSYNdhwX&#10;WhzovaX6Vn4bBYfz17WSpy6gKUN2+Eh3x/6yUGr+HLZvIDwF/x/+a++1glW2hN8z8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3UAcUAAADcAAAADwAAAAAAAAAA&#10;AAAAAAChAgAAZHJzL2Rvd25yZXYueG1sUEsFBgAAAAAEAAQA+QAAAJMDAAAAAA==&#10;" strokecolor="black [3040]">
                    <v:stroke endarrow="block"/>
                  </v:shape>
                  <v:shape id="文字方塊 536" o:spid="_x0000_s1302" type="#_x0000_t202" style="position:absolute;left:35936;top:1786;width:22668;height:4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UGsMA&#10;AADcAAAADwAAAGRycy9kb3ducmV2LnhtbESPQUsDMRSE74L/ITzBm82qtKxr06KllYKnVvH82Lwm&#10;wc3LkqTb7b83hYLHYWa+YebL0XdioJhcYAWPkwoEcRu0Y6Pg+2vzUINIGVljF5gUnCnBcnF7M8dG&#10;hxPvaNhnIwqEU4MKbM59I2VqLXlMk9ATF+8QosdcZDRSRzwVuO/kU1XNpEfHZcFiTytL7e/+6BWs&#10;382LaWuMdl1r54bx5/BpPpS6vxvfXkFkGvN/+NreagXT5xl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HUGsMAAADcAAAADwAAAAAAAAAAAAAAAACYAgAAZHJzL2Rv&#10;d25yZXYueG1sUEsFBgAAAAAEAAQA9QAAAIgDAAAAAA==&#10;" fillcolor="white [3201]" strokeweight=".5pt">
                    <v:textbox>
                      <w:txbxContent>
                        <w:p w:rsidR="00FE5EE4" w:rsidRDefault="00FE5EE4">
                          <w:pPr>
                            <w:rPr>
                              <w:ins w:id="1197" w:author="ANDESTECH\ryjou" w:date="2016-03-18T15:33:00Z"/>
                              <w:rFonts w:eastAsiaTheme="minorEastAsia"/>
                              <w:sz w:val="20"/>
                              <w:szCs w:val="20"/>
                            </w:rPr>
                          </w:pPr>
                          <w:ins w:id="1198" w:author="ANDESTECH\ryjou" w:date="2016-03-18T15:33:00Z">
                            <w:r>
                              <w:rPr>
                                <w:rFonts w:eastAsiaTheme="minorEastAsia" w:hint="eastAsia"/>
                                <w:sz w:val="20"/>
                                <w:szCs w:val="20"/>
                              </w:rPr>
                              <w:t>7-byte_access as following example</w:t>
                            </w:r>
                          </w:ins>
                        </w:p>
                        <w:p w:rsidR="00FA0104" w:rsidRPr="00976CA9" w:rsidRDefault="00FA0104">
                          <w:pPr>
                            <w:rPr>
                              <w:rFonts w:eastAsiaTheme="minorEastAsia"/>
                              <w:sz w:val="20"/>
                              <w:szCs w:val="20"/>
                              <w:rPrChange w:id="1199" w:author="ANDESTECH\ryjou" w:date="2016-02-25T17:33:00Z">
                                <w:rPr/>
                              </w:rPrChange>
                            </w:rPr>
                          </w:pPr>
                          <w:ins w:id="1200" w:author="ANDESTECH\ryjou" w:date="2016-02-25T17:32:00Z">
                            <w:r w:rsidRPr="00976CA9">
                              <w:rPr>
                                <w:rFonts w:eastAsiaTheme="minorEastAsia"/>
                                <w:sz w:val="20"/>
                                <w:szCs w:val="20"/>
                                <w:rPrChange w:id="1201" w:author="ANDESTECH\ryjou" w:date="2016-02-25T17:33:00Z">
                                  <w:rPr>
                                    <w:rFonts w:eastAsiaTheme="minorEastAsia"/>
                                  </w:rPr>
                                </w:rPrChange>
                              </w:rPr>
                              <w:t xml:space="preserve">EX: </w:t>
                            </w:r>
                          </w:ins>
                          <w:proofErr w:type="spellStart"/>
                          <w:ins w:id="1202" w:author="ANDESTECH\ryjou" w:date="2016-02-26T10:51:00Z">
                            <w:r>
                              <w:rPr>
                                <w:rFonts w:eastAsiaTheme="minorEastAsia" w:hint="eastAsia"/>
                                <w:sz w:val="20"/>
                                <w:szCs w:val="20"/>
                              </w:rPr>
                              <w:t>b</w:t>
                            </w:r>
                          </w:ins>
                          <w:ins w:id="1203" w:author="ANDESTECH\ryjou" w:date="2016-02-25T17:32:00Z">
                            <w:r w:rsidRPr="00976CA9">
                              <w:rPr>
                                <w:rFonts w:eastAsiaTheme="minorEastAsia"/>
                                <w:sz w:val="20"/>
                                <w:szCs w:val="20"/>
                                <w:rPrChange w:id="1204" w:author="ANDESTECH\ryjou" w:date="2016-02-25T17:33:00Z">
                                  <w:rPr>
                                    <w:rFonts w:eastAsiaTheme="minorEastAsia"/>
                                  </w:rPr>
                                </w:rPrChange>
                              </w:rPr>
                              <w:t>we</w:t>
                            </w:r>
                            <w:proofErr w:type="spellEnd"/>
                            <w:r w:rsidRPr="00976CA9">
                              <w:rPr>
                                <w:rFonts w:eastAsiaTheme="minorEastAsia"/>
                                <w:sz w:val="20"/>
                                <w:szCs w:val="20"/>
                                <w:rPrChange w:id="1205" w:author="ANDESTECH\ryjou" w:date="2016-02-25T17:33:00Z">
                                  <w:rPr>
                                    <w:rFonts w:eastAsiaTheme="minorEastAsia"/>
                                  </w:rPr>
                                </w:rPrChange>
                              </w:rPr>
                              <w:t xml:space="preserve"> =8’</w:t>
                            </w:r>
                            <w:r>
                              <w:rPr>
                                <w:rFonts w:eastAsiaTheme="minorEastAsia"/>
                                <w:sz w:val="20"/>
                                <w:szCs w:val="20"/>
                              </w:rPr>
                              <w:t>b</w:t>
                            </w:r>
                          </w:ins>
                          <w:ins w:id="1206" w:author="ANDESTECH\ryjou" w:date="2016-02-26T10:38:00Z">
                            <w:r>
                              <w:rPr>
                                <w:rFonts w:eastAsiaTheme="minorEastAsia" w:hint="eastAsia"/>
                                <w:sz w:val="20"/>
                                <w:szCs w:val="20"/>
                              </w:rPr>
                              <w:t>0</w:t>
                            </w:r>
                          </w:ins>
                          <w:ins w:id="1207" w:author="ANDESTECH\ryjou" w:date="2016-02-25T17:32:00Z">
                            <w:r>
                              <w:rPr>
                                <w:rFonts w:eastAsiaTheme="minorEastAsia"/>
                                <w:sz w:val="20"/>
                                <w:szCs w:val="20"/>
                              </w:rPr>
                              <w:t>11</w:t>
                            </w:r>
                          </w:ins>
                          <w:ins w:id="1208" w:author="ANDESTECH\ryjou" w:date="2016-02-25T17:36:00Z">
                            <w:r>
                              <w:rPr>
                                <w:rFonts w:eastAsiaTheme="minorEastAsia" w:hint="eastAsia"/>
                                <w:sz w:val="20"/>
                                <w:szCs w:val="20"/>
                              </w:rPr>
                              <w:t>00</w:t>
                            </w:r>
                          </w:ins>
                          <w:ins w:id="1209" w:author="ANDESTECH\ryjou" w:date="2016-02-25T17:33:00Z">
                            <w:r w:rsidRPr="00976CA9">
                              <w:rPr>
                                <w:rFonts w:eastAsiaTheme="minorEastAsia"/>
                                <w:sz w:val="20"/>
                                <w:szCs w:val="20"/>
                                <w:rPrChange w:id="1210" w:author="ANDESTECH\ryjou" w:date="2016-02-25T17:33:00Z">
                                  <w:rPr>
                                    <w:rFonts w:eastAsiaTheme="minorEastAsia"/>
                                  </w:rPr>
                                </w:rPrChange>
                              </w:rPr>
                              <w:t>11</w:t>
                            </w:r>
                          </w:ins>
                          <w:ins w:id="1211" w:author="ANDESTECH\ryjou" w:date="2016-02-25T17:36:00Z">
                            <w:r>
                              <w:rPr>
                                <w:rFonts w:eastAsiaTheme="minorEastAsia" w:hint="eastAsia"/>
                                <w:sz w:val="20"/>
                                <w:szCs w:val="20"/>
                              </w:rPr>
                              <w:t>0</w:t>
                            </w:r>
                          </w:ins>
                        </w:p>
                      </w:txbxContent>
                    </v:textbox>
                  </v:shape>
                  <v:shape id="文字方塊 344" o:spid="_x0000_s1303" type="#_x0000_t202" style="position:absolute;left:33600;top:11128;width:4206;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Jec8MA&#10;AADcAAAADwAAAGRycy9kb3ducmV2LnhtbESPQUsDMRSE74L/ITzBm81ai6xr02KlLYKnVvH82Lwm&#10;wc3LksTt9t83QqHHYWa+YebL0XdioJhcYAWPkwoEcRu0Y6Pg+2vzUINIGVljF5gUnCjBcnF7M8dG&#10;hyPvaNhnIwqEU4MKbM59I2VqLXlMk9ATF+8QosdcZDRSRzwWuO/ktKqepUfHZcFiT++W2t/9n1ew&#10;XpkX09YY7brWzg3jz+HTbJW6vxvfXkFkGvM1fGl/aAVPsxn8nylHQC7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Jec8MAAADcAAAADwAAAAAAAAAAAAAAAACYAgAAZHJzL2Rv&#10;d25yZXYueG1sUEsFBgAAAAAEAAQA9QAAAIgDAAAAAA==&#10;" fillcolor="white [3201]" strokeweight=".5pt">
                    <v:textbox>
                      <w:txbxContent>
                        <w:p w:rsidR="001A2299" w:rsidRPr="00976CA9" w:rsidRDefault="001A2299">
                          <w:pPr>
                            <w:rPr>
                              <w:rFonts w:eastAsiaTheme="minorEastAsia"/>
                              <w:sz w:val="20"/>
                              <w:szCs w:val="20"/>
                              <w:rPrChange w:id="1212" w:author="ANDESTECH\ryjou" w:date="2016-02-25T17:33:00Z">
                                <w:rPr/>
                              </w:rPrChange>
                            </w:rPr>
                          </w:pPr>
                          <w:ins w:id="1213" w:author="ANDESTECH\ryjou" w:date="2016-03-17T17:19:00Z">
                            <w:r>
                              <w:rPr>
                                <w:rFonts w:eastAsiaTheme="minorEastAsia" w:hint="eastAsia"/>
                                <w:sz w:val="20"/>
                                <w:szCs w:val="20"/>
                              </w:rPr>
                              <w:t>Yes</w:t>
                            </w:r>
                          </w:ins>
                        </w:p>
                      </w:txbxContent>
                    </v:textbox>
                  </v:shape>
                  <v:shape id="直線單箭頭接點 353" o:spid="_x0000_s1304" type="#_x0000_t32" style="position:absolute;left:26166;top:22284;width:0;height:36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vJssIAAADcAAAADwAAAGRycy9kb3ducmV2LnhtbESP22rDMBBE3wv5B7GBvJRGTnOhuFFC&#10;CBScx1w+YLG2lom1MpJ8yd9HhUIeh5k5w2z3o21ETz7UjhUs5hkI4tLpmisFt+vPxxeIEJE1No5J&#10;wYMC7HeTty3m2g18pv4SK5EgHHJUYGJscylDachimLuWOHm/zluMSfpKao9DgttGfmbZRlqsOS0Y&#10;bOloqLxfOqvA9WxOq3cb77IrrwfsiuPgC6Vm0/HwDSLSGF/h/3ahFSzXS/g7k46A3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vJssIAAADcAAAADwAAAAAAAAAAAAAA&#10;AAChAgAAZHJzL2Rvd25yZXYueG1sUEsFBgAAAAAEAAQA+QAAAJADAAAAAA==&#10;" strokecolor="black [3040]">
                    <v:stroke endarrow="block"/>
                  </v:shape>
                  <v:roundrect id="圓角矩形 354" o:spid="_x0000_s1305" style="position:absolute;left:20589;top:29889;width:10740;height:6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6m8cA&#10;AADcAAAADwAAAGRycy9kb3ducmV2LnhtbESPQUvDQBSE7wX/w/IEb3bTGkXTbktbFYQexLRIj4/s&#10;azY0+zbNrkn6711B6HGYmW+Y+XKwteio9ZVjBZNxAoK4cLriUsF+937/DMIHZI21Y1JwIQ/Lxc1o&#10;jpl2PX9Rl4dSRAj7DBWYEJpMSl8YsujHriGO3tG1FkOUbSl1i32E21pOk+RJWqw4LhhsaGOoOOU/&#10;VkG/Tc25PEzf9OeLdqvv9aV7TXOl7m6H1QxEoCFcw//tD63g4TG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l+pvHAAAA3AAAAA8AAAAAAAAAAAAAAAAAmAIAAGRy&#10;cy9kb3ducmV2LnhtbFBLBQYAAAAABAAEAPUAAACMAwAAAAA=&#10;" filled="f" strokecolor="black [3200]" strokeweight="1pt">
                    <v:textbox>
                      <w:txbxContent>
                        <w:p w:rsidR="001A2299" w:rsidRPr="006313CE" w:rsidDel="006313CE" w:rsidRDefault="001A2299" w:rsidP="006313CE">
                          <w:pPr>
                            <w:pStyle w:val="Web"/>
                            <w:jc w:val="center"/>
                            <w:rPr>
                              <w:del w:id="1214" w:author="ANDESTECH\ryjou" w:date="2016-02-25T17:19:00Z"/>
                              <w:rFonts w:eastAsiaTheme="minorEastAsia"/>
                              <w:sz w:val="20"/>
                              <w:szCs w:val="20"/>
                              <w:rPrChange w:id="1215" w:author="ANDESTECH\ryjou" w:date="2016-02-25T17:20:00Z">
                                <w:rPr>
                                  <w:del w:id="1216" w:author="ANDESTECH\ryjou" w:date="2016-02-25T17:19:00Z"/>
                                  <w:rFonts w:eastAsiaTheme="minorEastAsia"/>
                                  <w:sz w:val="14"/>
                                  <w:szCs w:val="14"/>
                                </w:rPr>
                              </w:rPrChange>
                            </w:rPr>
                          </w:pPr>
                          <w:ins w:id="1217" w:author="ANDESTECH\ryjou" w:date="2016-03-17T17:23:00Z">
                            <w:r>
                              <w:rPr>
                                <w:rFonts w:eastAsiaTheme="minorEastAsia" w:hint="eastAsia"/>
                                <w:sz w:val="20"/>
                                <w:szCs w:val="20"/>
                              </w:rPr>
                              <w:t>High</w:t>
                            </w:r>
                          </w:ins>
                          <w:ins w:id="1218" w:author="ANDESTECH\ryjou" w:date="2016-02-25T17:28:00Z">
                            <w:r>
                              <w:rPr>
                                <w:rFonts w:eastAsiaTheme="minorEastAsia" w:hint="eastAsia"/>
                                <w:sz w:val="20"/>
                                <w:szCs w:val="20"/>
                              </w:rPr>
                              <w:t xml:space="preserve"> </w:t>
                            </w:r>
                          </w:ins>
                          <w:del w:id="1219" w:author="ANDESTECH\ryjou" w:date="2016-02-25T17:19:00Z">
                            <w:r w:rsidRPr="006313CE" w:rsidDel="006313CE">
                              <w:rPr>
                                <w:rFonts w:eastAsiaTheme="minorEastAsia"/>
                                <w:sz w:val="20"/>
                                <w:szCs w:val="20"/>
                                <w:rPrChange w:id="1220" w:author="ANDESTECH\ryjou" w:date="2016-02-25T17:20:00Z">
                                  <w:rPr>
                                    <w:rFonts w:eastAsiaTheme="minorEastAsia"/>
                                    <w:sz w:val="14"/>
                                    <w:szCs w:val="14"/>
                                  </w:rPr>
                                </w:rPrChange>
                              </w:rPr>
                              <w:delText>BRG_IDLE,</w:delText>
                            </w:r>
                          </w:del>
                        </w:p>
                        <w:p w:rsidR="001A2299" w:rsidRPr="006313CE" w:rsidDel="006313CE" w:rsidRDefault="001A2299" w:rsidP="006313CE">
                          <w:pPr>
                            <w:pStyle w:val="Web"/>
                            <w:jc w:val="center"/>
                            <w:rPr>
                              <w:del w:id="1221" w:author="ANDESTECH\ryjou" w:date="2016-02-25T17:19:00Z"/>
                              <w:rFonts w:eastAsiaTheme="minorEastAsia"/>
                              <w:sz w:val="20"/>
                              <w:szCs w:val="20"/>
                              <w:rPrChange w:id="1222" w:author="ANDESTECH\ryjou" w:date="2016-02-25T17:20:00Z">
                                <w:rPr>
                                  <w:del w:id="1223" w:author="ANDESTECH\ryjou" w:date="2016-02-25T17:19:00Z"/>
                                  <w:rFonts w:eastAsiaTheme="minorEastAsia"/>
                                  <w:sz w:val="14"/>
                                  <w:szCs w:val="14"/>
                                </w:rPr>
                              </w:rPrChange>
                            </w:rPr>
                          </w:pPr>
                          <w:del w:id="1224" w:author="ANDESTECH\ryjou" w:date="2016-02-25T17:19:00Z">
                            <w:r w:rsidRPr="006313CE" w:rsidDel="006313CE">
                              <w:rPr>
                                <w:rFonts w:eastAsiaTheme="minorEastAsia"/>
                                <w:sz w:val="20"/>
                                <w:szCs w:val="20"/>
                                <w:rPrChange w:id="1225" w:author="ANDESTECH\ryjou" w:date="2016-02-25T17:20:00Z">
                                  <w:rPr>
                                    <w:rFonts w:eastAsiaTheme="minorEastAsia"/>
                                    <w:sz w:val="14"/>
                                    <w:szCs w:val="14"/>
                                  </w:rPr>
                                </w:rPrChange>
                              </w:rPr>
                              <w:delText>BRG_RD_DP</w:delText>
                            </w:r>
                          </w:del>
                        </w:p>
                        <w:p w:rsidR="001A2299" w:rsidRDefault="001A2299" w:rsidP="006313CE">
                          <w:pPr>
                            <w:pStyle w:val="Web"/>
                            <w:jc w:val="center"/>
                            <w:rPr>
                              <w:ins w:id="1226" w:author="ANDESTECH\ryjou" w:date="2016-03-17T17:20:00Z"/>
                              <w:rFonts w:eastAsiaTheme="minorEastAsia"/>
                              <w:sz w:val="20"/>
                              <w:szCs w:val="20"/>
                            </w:rPr>
                          </w:pPr>
                          <w:del w:id="1227" w:author="ANDESTECH\ryjou" w:date="2016-02-25T17:19:00Z">
                            <w:r w:rsidRPr="006313CE" w:rsidDel="006313CE">
                              <w:rPr>
                                <w:rFonts w:eastAsiaTheme="minorEastAsia"/>
                                <w:sz w:val="20"/>
                                <w:szCs w:val="20"/>
                                <w:rPrChange w:id="1228" w:author="ANDESTECH\ryjou" w:date="2016-02-25T17:20:00Z">
                                  <w:rPr>
                                    <w:rFonts w:eastAsiaTheme="minorEastAsia"/>
                                    <w:sz w:val="14"/>
                                    <w:szCs w:val="14"/>
                                  </w:rPr>
                                </w:rPrChange>
                              </w:rPr>
                              <w:delText>BRG_ERROR_2</w:delText>
                            </w:r>
                          </w:del>
                          <w:ins w:id="1229" w:author="ANDESTECH\ryjou" w:date="2016-02-25T17:21:00Z">
                            <w:r>
                              <w:rPr>
                                <w:rFonts w:eastAsiaTheme="minorEastAsia" w:hint="eastAsia"/>
                                <w:sz w:val="20"/>
                                <w:szCs w:val="20"/>
                              </w:rPr>
                              <w:t>4</w:t>
                            </w:r>
                          </w:ins>
                          <w:ins w:id="1230" w:author="ANDESTECH\ryjou" w:date="2016-02-25T17:19:00Z">
                            <w:r w:rsidRPr="006313CE">
                              <w:rPr>
                                <w:rFonts w:eastAsiaTheme="minorEastAsia"/>
                                <w:sz w:val="20"/>
                                <w:szCs w:val="20"/>
                                <w:rPrChange w:id="1231" w:author="ANDESTECH\ryjou" w:date="2016-02-25T17:20:00Z">
                                  <w:rPr>
                                    <w:rFonts w:eastAsiaTheme="minorEastAsia"/>
                                    <w:sz w:val="14"/>
                                    <w:szCs w:val="14"/>
                                  </w:rPr>
                                </w:rPrChange>
                              </w:rPr>
                              <w:t>-</w:t>
                            </w:r>
                          </w:ins>
                          <w:ins w:id="1232" w:author="ANDESTECH\ryjou" w:date="2016-03-18T15:49:00Z">
                            <w:r w:rsidR="00340272">
                              <w:rPr>
                                <w:rFonts w:eastAsiaTheme="minorEastAsia" w:hint="eastAsia"/>
                                <w:sz w:val="20"/>
                                <w:szCs w:val="20"/>
                              </w:rPr>
                              <w:t>bwe</w:t>
                            </w:r>
                          </w:ins>
                        </w:p>
                        <w:p w:rsidR="001A2299" w:rsidRPr="006313CE" w:rsidRDefault="001A2299" w:rsidP="006313CE">
                          <w:pPr>
                            <w:pStyle w:val="Web"/>
                            <w:jc w:val="center"/>
                            <w:rPr>
                              <w:rFonts w:eastAsiaTheme="minorEastAsia"/>
                              <w:sz w:val="20"/>
                              <w:szCs w:val="20"/>
                              <w:rPrChange w:id="1233" w:author="ANDESTECH\ryjou" w:date="2016-02-25T17:20:00Z">
                                <w:rPr>
                                  <w:rFonts w:eastAsiaTheme="minorEastAsia"/>
                                  <w:sz w:val="14"/>
                                  <w:szCs w:val="14"/>
                                </w:rPr>
                              </w:rPrChange>
                            </w:rPr>
                          </w:pPr>
                          <w:proofErr w:type="gramStart"/>
                          <w:ins w:id="1234" w:author="ANDESTECH\ryjou" w:date="2016-03-17T17:20:00Z">
                            <w:r>
                              <w:rPr>
                                <w:rFonts w:eastAsiaTheme="minorEastAsia" w:hint="eastAsia"/>
                                <w:sz w:val="20"/>
                                <w:szCs w:val="20"/>
                              </w:rPr>
                              <w:t>is</w:t>
                            </w:r>
                            <w:proofErr w:type="gramEnd"/>
                            <w:r>
                              <w:rPr>
                                <w:rFonts w:eastAsiaTheme="minorEastAsia" w:hint="eastAsia"/>
                                <w:sz w:val="20"/>
                                <w:szCs w:val="20"/>
                              </w:rPr>
                              <w:t xml:space="preserve"> 3yte access?</w:t>
                            </w:r>
                          </w:ins>
                        </w:p>
                      </w:txbxContent>
                    </v:textbox>
                  </v:roundrect>
                  <v:shape id="直線單箭頭接點 355" o:spid="_x0000_s1306" type="#_x0000_t32" style="position:absolute;left:44361;top:35621;width:0;height:76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cNBsYAAADcAAAADwAAAGRycy9kb3ducmV2LnhtbESPzWrCQBSF94W+w3AFd3USS0qIjiKF&#10;YEW60Jba5TVzTYKZOzEzatqn7wgFl4fz83Gm89404kKdqy0riEcRCOLC6ppLBZ8f+VMKwnlkjY1l&#10;UvBDDuazx4cpZtpeeUOXrS9FGGGXoYLK+zaT0hUVGXQj2xIH72A7gz7IrpS6w2sYN40cR9GLNFhz&#10;IFTY0mtFxXF7NoHb7E7vsd+Vp/R3+RXl3+vNivZKDQf9YgLCU+/v4f/2m1bwnCRwOxOOgJ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HDQbGAAAA3AAAAA8AAAAAAAAA&#10;AAAAAAAAoQIAAGRycy9kb3ducmV2LnhtbFBLBQYAAAAABAAEAPkAAACUAwAAAAA=&#10;" strokecolor="black [3040]"/>
                  <v:roundrect id="圓角矩形 356" o:spid="_x0000_s1307" style="position:absolute;left:39310;top:30488;width:9736;height:51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Bd8YA&#10;AADcAAAADwAAAGRycy9kb3ducmV2LnhtbESPT2vCQBTE7wW/w/IKvdVNrRVNXcX+EQQPYpTS4yP7&#10;mg1m36bZbRK/vSsUPA4z8xtmvuxtJVpqfOlYwdMwAUGcO11yoeB4WD9OQfiArLFyTArO5GG5GNzN&#10;MdWu4z21WShEhLBPUYEJoU6l9Lkhi37oauLo/bjGYoiyKaRusItwW8lRkkykxZLjgsGa3g3lp+zP&#10;Kui2Y/NbfI8+9W6m3err7dx+jDOlHu771SuIQH24hf/bG63g+WUC1zPxCM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vBd8YAAADcAAAADwAAAAAAAAAAAAAAAACYAgAAZHJz&#10;L2Rvd25yZXYueG1sUEsFBgAAAAAEAAQA9QAAAIsDAAAAAA==&#10;" filled="f" strokecolor="black [3200]" strokeweight="1pt">
                    <v:textbox>
                      <w:txbxContent>
                        <w:p w:rsidR="001A2299" w:rsidRPr="006313CE" w:rsidDel="006313CE" w:rsidRDefault="001A2299" w:rsidP="006313CE">
                          <w:pPr>
                            <w:pStyle w:val="Web"/>
                            <w:jc w:val="center"/>
                            <w:rPr>
                              <w:del w:id="1235" w:author="ANDESTECH\ryjou" w:date="2016-02-25T17:19:00Z"/>
                              <w:rFonts w:eastAsiaTheme="minorEastAsia"/>
                              <w:sz w:val="20"/>
                              <w:szCs w:val="20"/>
                              <w:rPrChange w:id="1236" w:author="ANDESTECH\ryjou" w:date="2016-02-25T17:20:00Z">
                                <w:rPr>
                                  <w:del w:id="1237" w:author="ANDESTECH\ryjou" w:date="2016-02-25T17:19:00Z"/>
                                  <w:rFonts w:eastAsiaTheme="minorEastAsia"/>
                                  <w:sz w:val="14"/>
                                  <w:szCs w:val="14"/>
                                </w:rPr>
                              </w:rPrChange>
                            </w:rPr>
                          </w:pPr>
                          <w:del w:id="1238" w:author="ANDESTECH\ryjou" w:date="2016-02-25T17:19:00Z">
                            <w:r w:rsidRPr="006313CE" w:rsidDel="006313CE">
                              <w:rPr>
                                <w:rFonts w:eastAsiaTheme="minorEastAsia"/>
                                <w:sz w:val="20"/>
                                <w:szCs w:val="20"/>
                                <w:rPrChange w:id="1239" w:author="ANDESTECH\ryjou" w:date="2016-02-25T17:20:00Z">
                                  <w:rPr>
                                    <w:rFonts w:eastAsiaTheme="minorEastAsia"/>
                                    <w:sz w:val="14"/>
                                    <w:szCs w:val="14"/>
                                  </w:rPr>
                                </w:rPrChange>
                              </w:rPr>
                              <w:delText>BRG_IDLE,</w:delText>
                            </w:r>
                          </w:del>
                        </w:p>
                        <w:p w:rsidR="001A2299" w:rsidRPr="006313CE" w:rsidDel="006313CE" w:rsidRDefault="001A2299" w:rsidP="006313CE">
                          <w:pPr>
                            <w:pStyle w:val="Web"/>
                            <w:jc w:val="center"/>
                            <w:rPr>
                              <w:del w:id="1240" w:author="ANDESTECH\ryjou" w:date="2016-02-25T17:19:00Z"/>
                              <w:rFonts w:eastAsiaTheme="minorEastAsia"/>
                              <w:sz w:val="20"/>
                              <w:szCs w:val="20"/>
                              <w:rPrChange w:id="1241" w:author="ANDESTECH\ryjou" w:date="2016-02-25T17:20:00Z">
                                <w:rPr>
                                  <w:del w:id="1242" w:author="ANDESTECH\ryjou" w:date="2016-02-25T17:19:00Z"/>
                                  <w:rFonts w:eastAsiaTheme="minorEastAsia"/>
                                  <w:sz w:val="14"/>
                                  <w:szCs w:val="14"/>
                                </w:rPr>
                              </w:rPrChange>
                            </w:rPr>
                          </w:pPr>
                          <w:del w:id="1243" w:author="ANDESTECH\ryjou" w:date="2016-02-25T17:19:00Z">
                            <w:r w:rsidRPr="006313CE" w:rsidDel="006313CE">
                              <w:rPr>
                                <w:rFonts w:eastAsiaTheme="minorEastAsia"/>
                                <w:sz w:val="20"/>
                                <w:szCs w:val="20"/>
                                <w:rPrChange w:id="1244" w:author="ANDESTECH\ryjou" w:date="2016-02-25T17:20:00Z">
                                  <w:rPr>
                                    <w:rFonts w:eastAsiaTheme="minorEastAsia"/>
                                    <w:sz w:val="14"/>
                                    <w:szCs w:val="14"/>
                                  </w:rPr>
                                </w:rPrChange>
                              </w:rPr>
                              <w:delText>BRG_RD_DP</w:delText>
                            </w:r>
                          </w:del>
                        </w:p>
                        <w:p w:rsidR="001A2299" w:rsidRDefault="001A2299" w:rsidP="006313CE">
                          <w:pPr>
                            <w:pStyle w:val="Web"/>
                            <w:jc w:val="center"/>
                            <w:rPr>
                              <w:ins w:id="1245" w:author="ANDESTECH\ryjou" w:date="2016-02-25T17:21:00Z"/>
                              <w:rFonts w:eastAsiaTheme="minorEastAsia"/>
                              <w:sz w:val="20"/>
                              <w:szCs w:val="20"/>
                            </w:rPr>
                          </w:pPr>
                          <w:del w:id="1246" w:author="ANDESTECH\ryjou" w:date="2016-02-25T17:19:00Z">
                            <w:r w:rsidRPr="006313CE" w:rsidDel="006313CE">
                              <w:rPr>
                                <w:rFonts w:eastAsiaTheme="minorEastAsia"/>
                                <w:sz w:val="20"/>
                                <w:szCs w:val="20"/>
                                <w:rPrChange w:id="1247" w:author="ANDESTECH\ryjou" w:date="2016-02-25T17:20:00Z">
                                  <w:rPr>
                                    <w:rFonts w:eastAsiaTheme="minorEastAsia"/>
                                    <w:sz w:val="14"/>
                                    <w:szCs w:val="14"/>
                                  </w:rPr>
                                </w:rPrChange>
                              </w:rPr>
                              <w:delText>BRG_ERROR_2</w:delText>
                            </w:r>
                          </w:del>
                          <w:ins w:id="1248" w:author="ANDESTECH\ryjou" w:date="2016-02-25T17:21:00Z">
                            <w:r>
                              <w:rPr>
                                <w:rFonts w:eastAsiaTheme="minorEastAsia" w:hint="eastAsia"/>
                                <w:sz w:val="20"/>
                                <w:szCs w:val="20"/>
                              </w:rPr>
                              <w:t>3</w:t>
                            </w:r>
                          </w:ins>
                          <w:ins w:id="1249" w:author="ANDESTECH\ryjou" w:date="2016-02-25T17:19:00Z">
                            <w:r w:rsidRPr="006313CE">
                              <w:rPr>
                                <w:rFonts w:eastAsiaTheme="minorEastAsia"/>
                                <w:sz w:val="20"/>
                                <w:szCs w:val="20"/>
                                <w:rPrChange w:id="1250" w:author="ANDESTECH\ryjou" w:date="2016-02-25T17:20:00Z">
                                  <w:rPr>
                                    <w:rFonts w:eastAsiaTheme="minorEastAsia"/>
                                    <w:sz w:val="14"/>
                                    <w:szCs w:val="14"/>
                                  </w:rPr>
                                </w:rPrChange>
                              </w:rPr>
                              <w:t>-byte_access</w:t>
                            </w:r>
                          </w:ins>
                        </w:p>
                        <w:p w:rsidR="001A2299" w:rsidRPr="006313CE" w:rsidRDefault="001A2299" w:rsidP="006313CE">
                          <w:pPr>
                            <w:pStyle w:val="Web"/>
                            <w:jc w:val="center"/>
                            <w:rPr>
                              <w:rFonts w:eastAsiaTheme="minorEastAsia"/>
                              <w:sz w:val="20"/>
                              <w:szCs w:val="20"/>
                              <w:rPrChange w:id="1251" w:author="ANDESTECH\ryjou" w:date="2016-02-25T17:20:00Z">
                                <w:rPr>
                                  <w:rFonts w:eastAsiaTheme="minorEastAsia"/>
                                  <w:sz w:val="14"/>
                                  <w:szCs w:val="14"/>
                                </w:rPr>
                              </w:rPrChange>
                            </w:rPr>
                          </w:pPr>
                          <w:proofErr w:type="gramStart"/>
                          <w:ins w:id="1252" w:author="ANDESTECH\ryjou" w:date="2016-02-25T17:21:00Z">
                            <w:r>
                              <w:rPr>
                                <w:rFonts w:eastAsiaTheme="minorEastAsia" w:hint="eastAsia"/>
                                <w:sz w:val="20"/>
                                <w:szCs w:val="20"/>
                              </w:rPr>
                              <w:t>handler</w:t>
                            </w:r>
                          </w:ins>
                          <w:proofErr w:type="gramEnd"/>
                        </w:p>
                      </w:txbxContent>
                    </v:textbox>
                  </v:roundrect>
                  <v:shape id="直線單箭頭接點 357" o:spid="_x0000_s1308" type="#_x0000_t32" style="position:absolute;left:31480;top:33048;width:78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DPscIAAADcAAAADwAAAGRycy9kb3ducmV2LnhtbESP3WoCMRSE7wu+QziF3ohmbbXK1igi&#10;CNvLah/gsDluFjcnS5L98e2NUOjlMDPfMNv9aBvRkw+1YwWLeQaCuHS65krB7+U024AIEVlj45gU&#10;3CnAfjd52WKu3cA/1J9jJRKEQ44KTIxtLmUoDVkMc9cSJ+/qvMWYpK+k9jgkuG3ke5Z9Sos1pwWD&#10;LR0NlbdzZxW4ns33cmrjTXbl5YBdcRx8odTb63j4AhFpjP/hv3ahFXys1vA8k46A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DPscIAAADcAAAADwAAAAAAAAAAAAAA&#10;AAChAgAAZHJzL2Rvd25yZXYueG1sUEsFBgAAAAAEAAQA+QAAAJADAAAAAA==&#10;" strokecolor="black [3040]">
                    <v:stroke endarrow="block"/>
                  </v:shape>
                  <v:shape id="直線單箭頭接點 358" o:spid="_x0000_s1309" type="#_x0000_t32" style="position:absolute;left:26177;top:43310;width:181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rrsEAAADcAAAADwAAAGRycy9kb3ducmV2LnhtbERPTYvCMBC9C/6HMII3Taso0jWWRRAW&#10;9yBWQY9DM7bdbSalyWr235uD4PHxvtd5MK24U+8aywrSaQKCuLS64UrB+bSbrEA4j6yxtUwK/slB&#10;vhkO1php++Aj3QtfiRjCLkMFtfddJqUrazLoprYjjtzN9gZ9hH0ldY+PGG5aOUuSpTTYcGyosaNt&#10;TeVv8WcU7C8/t5M8NwFNEZb772R3aK+pUuNR+PwA4Sn4t/jl/tIK5ou4Np6JR0B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suuuwQAAANwAAAAPAAAAAAAAAAAAAAAA&#10;AKECAABkcnMvZG93bnJldi54bWxQSwUGAAAAAAQABAD5AAAAjwMAAAAA&#10;" strokecolor="black [3040]">
                    <v:stroke endarrow="block"/>
                  </v:shape>
                  <v:shape id="文字方塊 359" o:spid="_x0000_s1310" type="#_x0000_t202" style="position:absolute;left:33600;top:29858;width:4206;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pnMMMA&#10;AADcAAAADwAAAGRycy9kb3ducmV2LnhtbESPQUsDMRSE74L/ITzBm81aadmuTYuWWgo9tYrnx+Y1&#10;CW5eliRu139vCoLHYWa+YZbr0XdioJhcYAWPkwoEcRu0Y6Pg4/3toQaRMrLGLjAp+KEE69XtzRIb&#10;HS58pOGUjSgQTg0qsDn3jZSpteQxTUJPXLxziB5zkdFIHfFS4L6T06qaS4+Oy4LFnjaW2q/Tt1ew&#10;fTUL09YY7bbWzg3j5/lgdkrd340vzyAyjfk//NfeawVPs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pnMMMAAADcAAAADwAAAAAAAAAAAAAAAACYAgAAZHJzL2Rv&#10;d25yZXYueG1sUEsFBgAAAAAEAAQA9QAAAIgDAAAAAA==&#10;" fillcolor="white [3201]" strokeweight=".5pt">
                    <v:textbox>
                      <w:txbxContent>
                        <w:p w:rsidR="001A2299" w:rsidRPr="00976CA9" w:rsidRDefault="001A2299">
                          <w:pPr>
                            <w:rPr>
                              <w:rFonts w:eastAsiaTheme="minorEastAsia"/>
                              <w:sz w:val="20"/>
                              <w:szCs w:val="20"/>
                              <w:rPrChange w:id="1253" w:author="ANDESTECH\ryjou" w:date="2016-02-25T17:33:00Z">
                                <w:rPr/>
                              </w:rPrChange>
                            </w:rPr>
                          </w:pPr>
                          <w:ins w:id="1254" w:author="ANDESTECH\ryjou" w:date="2016-03-17T17:19:00Z">
                            <w:r>
                              <w:rPr>
                                <w:rFonts w:eastAsiaTheme="minorEastAsia" w:hint="eastAsia"/>
                                <w:sz w:val="20"/>
                                <w:szCs w:val="20"/>
                              </w:rPr>
                              <w:t>Yes</w:t>
                            </w:r>
                          </w:ins>
                        </w:p>
                      </w:txbxContent>
                    </v:textbox>
                  </v:shape>
                  <v:shape id="直線單箭頭接點 364" o:spid="_x0000_s1311" type="#_x0000_t32" style="position:absolute;left:26176;top:36224;width:1;height:17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be8EAAADcAAAADwAAAGRycy9kb3ducmV2LnhtbESP3YrCMBSE7wXfIRxhb2RNd1dkqUYR&#10;YaFervoAh+bYFJuTkqQ/vr0RBC+HmfmG2exG24iefKgdK/haZCCIS6drrhRczn+fvyBCRNbYOCYF&#10;dwqw204nG8y1G/if+lOsRIJwyFGBibHNpQylIYth4Vri5F2dtxiT9JXUHocEt438zrKVtFhzWjDY&#10;0sFQeTt1VoHr2RyXcxtvsivPe+yKw+ALpT5m434NItIY3+FXu9AKflZLeJ5JR0B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rpt7wQAAANwAAAAPAAAAAAAAAAAAAAAA&#10;AKECAABkcnMvZG93bnJldi54bWxQSwUGAAAAAAQABAD5AAAAjwMAAAAA&#10;" strokecolor="black [3040]">
                    <v:stroke endarrow="block"/>
                  </v:shape>
                  <v:roundrect id="圓角矩形 365" o:spid="_x0000_s1312" style="position:absolute;left:21208;top:38012;width:9736;height:28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WVvcYA&#10;AADcAAAADwAAAGRycy9kb3ducmV2LnhtbESPT2vCQBTE7wW/w/IKvdVNrRVNXcX+EQQPYpTS4yP7&#10;mg1m36bZbRK/vSsUPA4z8xtmvuxtJVpqfOlYwdMwAUGcO11yoeB4WD9OQfiArLFyTArO5GG5GNzN&#10;MdWu4z21WShEhLBPUYEJoU6l9Lkhi37oauLo/bjGYoiyKaRusItwW8lRkkykxZLjgsGa3g3lp+zP&#10;Kui2Y/NbfI8+9W6m3err7dx+jDOlHu771SuIQH24hf/bG63gefIC1zPxCM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WVvcYAAADcAAAADwAAAAAAAAAAAAAAAACYAgAAZHJz&#10;L2Rvd25yZXYueG1sUEsFBgAAAAAEAAQA9QAAAIsDAAAAAA==&#10;" filled="f" strokecolor="black [3200]" strokeweight="1pt">
                    <v:textbox>
                      <w:txbxContent>
                        <w:p w:rsidR="001A2299" w:rsidRPr="006313CE" w:rsidDel="006313CE" w:rsidRDefault="001A2299" w:rsidP="006313CE">
                          <w:pPr>
                            <w:pStyle w:val="Web"/>
                            <w:jc w:val="center"/>
                            <w:rPr>
                              <w:del w:id="1255" w:author="ANDESTECH\ryjou" w:date="2016-02-25T17:19:00Z"/>
                              <w:rFonts w:eastAsiaTheme="minorEastAsia"/>
                              <w:sz w:val="20"/>
                              <w:szCs w:val="20"/>
                              <w:rPrChange w:id="1256" w:author="ANDESTECH\ryjou" w:date="2016-02-25T17:20:00Z">
                                <w:rPr>
                                  <w:del w:id="1257" w:author="ANDESTECH\ryjou" w:date="2016-02-25T17:19:00Z"/>
                                  <w:rFonts w:eastAsiaTheme="minorEastAsia"/>
                                  <w:sz w:val="14"/>
                                  <w:szCs w:val="14"/>
                                </w:rPr>
                              </w:rPrChange>
                            </w:rPr>
                          </w:pPr>
                          <w:del w:id="1258" w:author="ANDESTECH\ryjou" w:date="2016-02-25T17:19:00Z">
                            <w:r w:rsidRPr="006313CE" w:rsidDel="006313CE">
                              <w:rPr>
                                <w:rFonts w:eastAsiaTheme="minorEastAsia"/>
                                <w:sz w:val="20"/>
                                <w:szCs w:val="20"/>
                                <w:rPrChange w:id="1259" w:author="ANDESTECH\ryjou" w:date="2016-02-25T17:20:00Z">
                                  <w:rPr>
                                    <w:rFonts w:eastAsiaTheme="minorEastAsia"/>
                                    <w:sz w:val="14"/>
                                    <w:szCs w:val="14"/>
                                  </w:rPr>
                                </w:rPrChange>
                              </w:rPr>
                              <w:delText>BRG_IDLE,</w:delText>
                            </w:r>
                          </w:del>
                        </w:p>
                        <w:p w:rsidR="001A2299" w:rsidRPr="006313CE" w:rsidDel="006313CE" w:rsidRDefault="001A2299" w:rsidP="006313CE">
                          <w:pPr>
                            <w:pStyle w:val="Web"/>
                            <w:jc w:val="center"/>
                            <w:rPr>
                              <w:del w:id="1260" w:author="ANDESTECH\ryjou" w:date="2016-02-25T17:19:00Z"/>
                              <w:rFonts w:eastAsiaTheme="minorEastAsia"/>
                              <w:sz w:val="20"/>
                              <w:szCs w:val="20"/>
                              <w:rPrChange w:id="1261" w:author="ANDESTECH\ryjou" w:date="2016-02-25T17:20:00Z">
                                <w:rPr>
                                  <w:del w:id="1262" w:author="ANDESTECH\ryjou" w:date="2016-02-25T17:19:00Z"/>
                                  <w:rFonts w:eastAsiaTheme="minorEastAsia"/>
                                  <w:sz w:val="14"/>
                                  <w:szCs w:val="14"/>
                                </w:rPr>
                              </w:rPrChange>
                            </w:rPr>
                          </w:pPr>
                          <w:del w:id="1263" w:author="ANDESTECH\ryjou" w:date="2016-02-25T17:19:00Z">
                            <w:r w:rsidRPr="006313CE" w:rsidDel="006313CE">
                              <w:rPr>
                                <w:rFonts w:eastAsiaTheme="minorEastAsia"/>
                                <w:sz w:val="20"/>
                                <w:szCs w:val="20"/>
                                <w:rPrChange w:id="1264" w:author="ANDESTECH\ryjou" w:date="2016-02-25T17:20:00Z">
                                  <w:rPr>
                                    <w:rFonts w:eastAsiaTheme="minorEastAsia"/>
                                    <w:sz w:val="14"/>
                                    <w:szCs w:val="14"/>
                                  </w:rPr>
                                </w:rPrChange>
                              </w:rPr>
                              <w:delText>BRG_RD_DP</w:delText>
                            </w:r>
                          </w:del>
                        </w:p>
                        <w:p w:rsidR="001A2299" w:rsidRPr="006313CE" w:rsidRDefault="001A2299" w:rsidP="006313CE">
                          <w:pPr>
                            <w:pStyle w:val="Web"/>
                            <w:jc w:val="center"/>
                            <w:rPr>
                              <w:rFonts w:eastAsiaTheme="minorEastAsia"/>
                              <w:sz w:val="20"/>
                              <w:szCs w:val="20"/>
                              <w:rPrChange w:id="1265" w:author="ANDESTECH\ryjou" w:date="2016-02-25T17:20:00Z">
                                <w:rPr>
                                  <w:rFonts w:eastAsiaTheme="minorEastAsia"/>
                                  <w:sz w:val="14"/>
                                  <w:szCs w:val="14"/>
                                </w:rPr>
                              </w:rPrChange>
                            </w:rPr>
                          </w:pPr>
                          <w:del w:id="1266" w:author="ANDESTECH\ryjou" w:date="2016-02-25T17:19:00Z">
                            <w:r w:rsidRPr="006313CE" w:rsidDel="006313CE">
                              <w:rPr>
                                <w:rFonts w:eastAsiaTheme="minorEastAsia"/>
                                <w:sz w:val="20"/>
                                <w:szCs w:val="20"/>
                                <w:rPrChange w:id="1267" w:author="ANDESTECH\ryjou" w:date="2016-02-25T17:20:00Z">
                                  <w:rPr>
                                    <w:rFonts w:eastAsiaTheme="minorEastAsia"/>
                                    <w:sz w:val="14"/>
                                    <w:szCs w:val="14"/>
                                  </w:rPr>
                                </w:rPrChange>
                              </w:rPr>
                              <w:delText>BRG_ERROR_2</w:delText>
                            </w:r>
                          </w:del>
                          <w:ins w:id="1268" w:author="ANDESTECH\ryjou" w:date="2016-03-17T17:22:00Z">
                            <w:r>
                              <w:rPr>
                                <w:rFonts w:eastAsiaTheme="minorEastAsia"/>
                                <w:sz w:val="20"/>
                                <w:szCs w:val="20"/>
                              </w:rPr>
                              <w:t>A</w:t>
                            </w:r>
                            <w:r>
                              <w:rPr>
                                <w:rFonts w:eastAsiaTheme="minorEastAsia" w:hint="eastAsia"/>
                                <w:sz w:val="20"/>
                                <w:szCs w:val="20"/>
                              </w:rPr>
                              <w:t>lign access</w:t>
                            </w:r>
                          </w:ins>
                        </w:p>
                      </w:txbxContent>
                    </v:textbox>
                  </v:roundrect>
                  <v:shape id="直線單箭頭接點 366" o:spid="_x0000_s1313" type="#_x0000_t32" style="position:absolute;left:26166;top:40821;width:0;height:36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Cgl8EAAADcAAAADwAAAGRycy9kb3ducmV2LnhtbESP3WoCMRSE74W+QzgFb0SztbKUrVFE&#10;KKyX1T7AYXPcLG5OliT707c3guDlMDPfMNv9ZFsxkA+NYwUfqwwEceV0w7WCv8vP8gtEiMgaW8ek&#10;4J8C7Hdvsy0W2o38S8M51iJBOBSowMTYFVKGypDFsHIdcfKuzluMSfpaao9jgttWrrMslxYbTgsG&#10;Ozoaqm7n3ipwA5vTZmHjTfbV5YB9eRx9qdT8fTp8g4g0xVf42S61gs88h8eZdATk7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MKCXwQAAANwAAAAPAAAAAAAAAAAAAAAA&#10;AKECAABkcnMvZG93bnJldi54bWxQSwUGAAAAAAQABAD5AAAAjwMAAAAA&#10;" strokecolor="black [3040]">
                    <v:stroke endarrow="block"/>
                  </v:shape>
                  <v:roundrect id="圓角矩形 360" o:spid="_x0000_s1314" style="position:absolute;left:15245;top:25977;width:21568;height:27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2JcMA&#10;AADcAAAADwAAAGRycy9kb3ducmV2LnhtbERPy2rCQBTdF/yH4Qru6sQHYqOj+Gih4KI0ltLlJXPN&#10;BDN3YmaaxL93FoUuD+e93va2Ei01vnSsYDJOQBDnTpdcKPg6vz0vQfiArLFyTAru5GG7GTytMdWu&#10;409qs1CIGMI+RQUmhDqV0ueGLPqxq4kjd3GNxRBhU0jdYBfDbSWnSbKQFkuODQZrOhjKr9mvVdCd&#10;5uZW/Exf9ceLdrvv/b09zjOlRsN+twIRqA//4j/3u1YwW8T58Uw8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I2JcMAAADcAAAADwAAAAAAAAAAAAAAAACYAgAAZHJzL2Rv&#10;d25yZXYueG1sUEsFBgAAAAAEAAQA9QAAAIgDAAAAAA==&#10;" filled="f" strokecolor="black [3200]" strokeweight="1pt">
                    <v:textbox>
                      <w:txbxContent>
                        <w:p w:rsidR="00340272" w:rsidRPr="006313CE" w:rsidDel="006313CE" w:rsidRDefault="00340272" w:rsidP="006313CE">
                          <w:pPr>
                            <w:pStyle w:val="Web"/>
                            <w:jc w:val="center"/>
                            <w:rPr>
                              <w:del w:id="1269" w:author="ANDESTECH\ryjou" w:date="2016-02-25T17:19:00Z"/>
                              <w:rFonts w:eastAsiaTheme="minorEastAsia"/>
                              <w:sz w:val="20"/>
                              <w:szCs w:val="20"/>
                              <w:rPrChange w:id="1270" w:author="ANDESTECH\ryjou" w:date="2016-02-25T17:20:00Z">
                                <w:rPr>
                                  <w:del w:id="1271" w:author="ANDESTECH\ryjou" w:date="2016-02-25T17:19:00Z"/>
                                  <w:rFonts w:eastAsiaTheme="minorEastAsia"/>
                                  <w:sz w:val="14"/>
                                  <w:szCs w:val="14"/>
                                </w:rPr>
                              </w:rPrChange>
                            </w:rPr>
                          </w:pPr>
                          <w:ins w:id="1272" w:author="ANDESTECH\ryjou" w:date="2016-03-17T17:23:00Z">
                            <w:r>
                              <w:rPr>
                                <w:rFonts w:eastAsiaTheme="minorEastAsia" w:hint="eastAsia"/>
                                <w:sz w:val="20"/>
                                <w:szCs w:val="20"/>
                              </w:rPr>
                              <w:t>High</w:t>
                            </w:r>
                          </w:ins>
                          <w:ins w:id="1273" w:author="ANDESTECH\ryjou" w:date="2016-02-25T17:28:00Z">
                            <w:r>
                              <w:rPr>
                                <w:rFonts w:eastAsiaTheme="minorEastAsia" w:hint="eastAsia"/>
                                <w:sz w:val="20"/>
                                <w:szCs w:val="20"/>
                              </w:rPr>
                              <w:t xml:space="preserve"> </w:t>
                            </w:r>
                          </w:ins>
                          <w:del w:id="1274" w:author="ANDESTECH\ryjou" w:date="2016-02-25T17:19:00Z">
                            <w:r w:rsidRPr="006313CE" w:rsidDel="006313CE">
                              <w:rPr>
                                <w:rFonts w:eastAsiaTheme="minorEastAsia"/>
                                <w:sz w:val="20"/>
                                <w:szCs w:val="20"/>
                                <w:rPrChange w:id="1275" w:author="ANDESTECH\ryjou" w:date="2016-02-25T17:20:00Z">
                                  <w:rPr>
                                    <w:rFonts w:eastAsiaTheme="minorEastAsia"/>
                                    <w:sz w:val="14"/>
                                    <w:szCs w:val="14"/>
                                  </w:rPr>
                                </w:rPrChange>
                              </w:rPr>
                              <w:delText>BRG_IDLE,</w:delText>
                            </w:r>
                          </w:del>
                        </w:p>
                        <w:p w:rsidR="00340272" w:rsidRPr="006313CE" w:rsidDel="006313CE" w:rsidRDefault="00340272" w:rsidP="006313CE">
                          <w:pPr>
                            <w:pStyle w:val="Web"/>
                            <w:jc w:val="center"/>
                            <w:rPr>
                              <w:del w:id="1276" w:author="ANDESTECH\ryjou" w:date="2016-02-25T17:19:00Z"/>
                              <w:rFonts w:eastAsiaTheme="minorEastAsia"/>
                              <w:sz w:val="20"/>
                              <w:szCs w:val="20"/>
                              <w:rPrChange w:id="1277" w:author="ANDESTECH\ryjou" w:date="2016-02-25T17:20:00Z">
                                <w:rPr>
                                  <w:del w:id="1278" w:author="ANDESTECH\ryjou" w:date="2016-02-25T17:19:00Z"/>
                                  <w:rFonts w:eastAsiaTheme="minorEastAsia"/>
                                  <w:sz w:val="14"/>
                                  <w:szCs w:val="14"/>
                                </w:rPr>
                              </w:rPrChange>
                            </w:rPr>
                          </w:pPr>
                          <w:del w:id="1279" w:author="ANDESTECH\ryjou" w:date="2016-02-25T17:19:00Z">
                            <w:r w:rsidRPr="006313CE" w:rsidDel="006313CE">
                              <w:rPr>
                                <w:rFonts w:eastAsiaTheme="minorEastAsia"/>
                                <w:sz w:val="20"/>
                                <w:szCs w:val="20"/>
                                <w:rPrChange w:id="1280" w:author="ANDESTECH\ryjou" w:date="2016-02-25T17:20:00Z">
                                  <w:rPr>
                                    <w:rFonts w:eastAsiaTheme="minorEastAsia"/>
                                    <w:sz w:val="14"/>
                                    <w:szCs w:val="14"/>
                                  </w:rPr>
                                </w:rPrChange>
                              </w:rPr>
                              <w:delText>BRG_RD_DP</w:delText>
                            </w:r>
                          </w:del>
                        </w:p>
                        <w:p w:rsidR="00340272" w:rsidRPr="006313CE" w:rsidRDefault="00340272" w:rsidP="00340272">
                          <w:pPr>
                            <w:pStyle w:val="Web"/>
                            <w:jc w:val="center"/>
                            <w:rPr>
                              <w:rFonts w:eastAsiaTheme="minorEastAsia"/>
                              <w:sz w:val="20"/>
                              <w:szCs w:val="20"/>
                              <w:rPrChange w:id="1281" w:author="ANDESTECH\ryjou" w:date="2016-02-25T17:20:00Z">
                                <w:rPr>
                                  <w:rFonts w:eastAsiaTheme="minorEastAsia"/>
                                  <w:sz w:val="14"/>
                                  <w:szCs w:val="14"/>
                                </w:rPr>
                              </w:rPrChange>
                            </w:rPr>
                            <w:pPrChange w:id="1282" w:author="ANDESTECH\ryjou" w:date="2016-03-18T15:48:00Z">
                              <w:pPr>
                                <w:pStyle w:val="Web"/>
                                <w:jc w:val="center"/>
                              </w:pPr>
                            </w:pPrChange>
                          </w:pPr>
                          <w:del w:id="1283" w:author="ANDESTECH\ryjou" w:date="2016-02-25T17:19:00Z">
                            <w:r w:rsidRPr="006313CE" w:rsidDel="006313CE">
                              <w:rPr>
                                <w:rFonts w:eastAsiaTheme="minorEastAsia"/>
                                <w:sz w:val="20"/>
                                <w:szCs w:val="20"/>
                                <w:rPrChange w:id="1284" w:author="ANDESTECH\ryjou" w:date="2016-02-25T17:20:00Z">
                                  <w:rPr>
                                    <w:rFonts w:eastAsiaTheme="minorEastAsia"/>
                                    <w:sz w:val="14"/>
                                    <w:szCs w:val="14"/>
                                  </w:rPr>
                                </w:rPrChange>
                              </w:rPr>
                              <w:delText>BRG_ERROR_2</w:delText>
                            </w:r>
                          </w:del>
                          <w:ins w:id="1285" w:author="ANDESTECH\ryjou" w:date="2016-02-25T17:21:00Z">
                            <w:r>
                              <w:rPr>
                                <w:rFonts w:eastAsiaTheme="minorEastAsia" w:hint="eastAsia"/>
                                <w:sz w:val="20"/>
                                <w:szCs w:val="20"/>
                              </w:rPr>
                              <w:t>4</w:t>
                            </w:r>
                          </w:ins>
                          <w:ins w:id="1286" w:author="ANDESTECH\ryjou" w:date="2016-02-25T17:19:00Z">
                            <w:r w:rsidRPr="006313CE">
                              <w:rPr>
                                <w:rFonts w:eastAsiaTheme="minorEastAsia"/>
                                <w:sz w:val="20"/>
                                <w:szCs w:val="20"/>
                                <w:rPrChange w:id="1287" w:author="ANDESTECH\ryjou" w:date="2016-02-25T17:20:00Z">
                                  <w:rPr>
                                    <w:rFonts w:eastAsiaTheme="minorEastAsia"/>
                                    <w:sz w:val="14"/>
                                    <w:szCs w:val="14"/>
                                  </w:rPr>
                                </w:rPrChange>
                              </w:rPr>
                              <w:t>-</w:t>
                            </w:r>
                          </w:ins>
                          <w:ins w:id="1288" w:author="ANDESTECH\ryjou" w:date="2016-03-18T15:49:00Z">
                            <w:r>
                              <w:rPr>
                                <w:rFonts w:eastAsiaTheme="minorEastAsia" w:hint="eastAsia"/>
                                <w:sz w:val="20"/>
                                <w:szCs w:val="20"/>
                              </w:rPr>
                              <w:t>bwe</w:t>
                            </w:r>
                          </w:ins>
                          <w:ins w:id="1289" w:author="ANDESTECH\ryjou" w:date="2016-03-18T15:48:00Z">
                            <w:r>
                              <w:rPr>
                                <w:rFonts w:eastAsiaTheme="minorEastAsia" w:hint="eastAsia"/>
                                <w:sz w:val="20"/>
                                <w:szCs w:val="20"/>
                              </w:rPr>
                              <w:t xml:space="preserve"> </w:t>
                            </w:r>
                          </w:ins>
                          <w:ins w:id="1290" w:author="ANDESTECH\ryjou" w:date="2016-03-17T17:20:00Z">
                            <w:r>
                              <w:rPr>
                                <w:rFonts w:eastAsiaTheme="minorEastAsia" w:hint="eastAsia"/>
                                <w:sz w:val="20"/>
                                <w:szCs w:val="20"/>
                              </w:rPr>
                              <w:t xml:space="preserve">is </w:t>
                            </w:r>
                          </w:ins>
                          <w:proofErr w:type="gramStart"/>
                          <w:ins w:id="1291" w:author="ANDESTECH\ryjou" w:date="2016-03-18T15:48:00Z">
                            <w:r>
                              <w:rPr>
                                <w:rFonts w:eastAsiaTheme="minorEastAsia" w:hint="eastAsia"/>
                                <w:sz w:val="20"/>
                                <w:szCs w:val="20"/>
                              </w:rPr>
                              <w:t>4</w:t>
                            </w:r>
                            <w:r>
                              <w:rPr>
                                <w:rFonts w:eastAsiaTheme="minorEastAsia"/>
                                <w:sz w:val="20"/>
                                <w:szCs w:val="20"/>
                              </w:rPr>
                              <w:t>’</w:t>
                            </w:r>
                            <w:r>
                              <w:rPr>
                                <w:rFonts w:eastAsiaTheme="minorEastAsia" w:hint="eastAsia"/>
                                <w:sz w:val="20"/>
                                <w:szCs w:val="20"/>
                              </w:rPr>
                              <w:t xml:space="preserve">b0000 </w:t>
                            </w:r>
                          </w:ins>
                          <w:ins w:id="1292" w:author="ANDESTECH\ryjou" w:date="2016-03-17T17:20:00Z">
                            <w:r>
                              <w:rPr>
                                <w:rFonts w:eastAsiaTheme="minorEastAsia" w:hint="eastAsia"/>
                                <w:sz w:val="20"/>
                                <w:szCs w:val="20"/>
                              </w:rPr>
                              <w:t>?</w:t>
                            </w:r>
                          </w:ins>
                          <w:proofErr w:type="gramEnd"/>
                        </w:p>
                      </w:txbxContent>
                    </v:textbox>
                  </v:roundrect>
                  <v:shape id="直線單箭頭接點 363" o:spid="_x0000_s1315" type="#_x0000_t32" style="position:absolute;left:9447;top:27321;width:57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2E3cUAAADcAAAADwAAAGRycy9kb3ducmV2LnhtbESPT2sCMRTE7wW/Q3iCl6JZtYhsjaIV&#10;0UMR/Hd/bl43i5uX7Sa622/fFAoeh5n5DTNbtLYUD6p94VjBcJCAIM6cLjhXcD5t+lMQPiBrLB2T&#10;gh/ysJh3XmaYatfwgR7HkIsIYZ+iAhNClUrpM0MW/cBVxNH7crXFEGWdS11jE+G2lKMkmUiLBccF&#10;gxV9GMpux7tVsFqvtjt6dad2832dNmY9fNt/XpTqddvlO4hAbXiG/9s7rWA8GcPfmXg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W2E3cUAAADcAAAADwAAAAAAAAAA&#10;AAAAAAChAgAAZHJzL2Rvd25yZXYueG1sUEsFBgAAAAAEAAQA+QAAAJMDAAAAAA==&#10;" strokecolor="black [3040]"/>
                  <v:shape id="直線單箭頭接點 367" o:spid="_x0000_s1316" type="#_x0000_t32" style="position:absolute;left:44357;top:16892;width:67;height:76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X8V8YAAADcAAAADwAAAGRycy9kb3ducmV2LnhtbESPzWrCQBSF94W+w3AFd3USC2mIjiKF&#10;YEW60Jba5TVzTYKZOzEzatqn7wgFl4fz83Gm89404kKdqy0riEcRCOLC6ppLBZ8f+VMKwnlkjY1l&#10;UvBDDuazx4cpZtpeeUOXrS9FGGGXoYLK+zaT0hUVGXQj2xIH72A7gz7IrpS6w2sYN40cR1EiDdYc&#10;CBW29FpRcdyeTeA2u9N77HflKf1dfkX593qzor1Sw0G/mIDw1Pt7+L/9phU8Jy9wOxOOgJ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71/FfGAAAA3AAAAA8AAAAAAAAA&#10;AAAAAAAAoQIAAGRycy9kb3ducmV2LnhtbFBLBQYAAAAABAAEAPkAAACUAwAAAAA=&#10;" strokecolor="black [3040]"/>
                  <v:shape id="直線單箭頭接點 368" o:spid="_x0000_s1317" type="#_x0000_t32" style="position:absolute;left:9447;top:45835;width:121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ORfr4AAADcAAAADwAAAGRycy9kb3ducmV2LnhtbERPy4rCMBTdD8w/hDvgZtB0VIpUo4gw&#10;UJc+PuDSXJtic1OS9OHfm8XALA/nvTtMthUD+dA4VvCzyEAQV043XCu4337nGxAhImtsHZOCFwU4&#10;7D8/dlhoN/KFhmusRQrhUKACE2NXSBkqQxbDwnXEiXs4bzEm6GupPY4p3LZymWW5tNhwajDY0clQ&#10;9bz2VoEb2JzX3zY+ZV/djtiXp9GXSs2+puMWRKQp/ov/3KVWsMrT2nQmHQG5f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645F+vgAAANwAAAAPAAAAAAAAAAAAAAAAAKEC&#10;AABkcnMvZG93bnJldi54bWxQSwUGAAAAAAQABAD5AAAAjAMAAAAA&#10;" strokecolor="black [3040]">
                    <v:stroke endarrow="block"/>
                  </v:shape>
                  <v:shape id="文字方塊 369" o:spid="_x0000_s1318" type="#_x0000_t202" style="position:absolute;left:9968;top:24581;width:4206;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tjcMA&#10;AADcAAAADwAAAGRycy9kb3ducmV2LnhtbESPQWsCMRSE70L/Q3gFb5ptC7JujdIWWwRP1dLzY/NM&#10;QjcvS5Ku679vBKHHYWa+YVab0XdioJhcYAUP8woEcRu0Y6Pg6/g+q0GkjKyxC0wKLpRgs76brLDR&#10;4cyfNByyEQXCqUEFNue+kTK1ljymeeiJi3cK0WMuMhqpI54L3HfysaoW0qPjsmCxpzdL7c/h1yvY&#10;vpqlaWuMdltr54bx+7Q3H0pN78eXZxCZxvwfvrV3WsHT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tjcMAAADcAAAADwAAAAAAAAAAAAAAAACYAgAAZHJzL2Rv&#10;d25yZXYueG1sUEsFBgAAAAAEAAQA9QAAAIgDAAAAAA==&#10;" fillcolor="white [3201]" strokeweight=".5pt">
                    <v:textbox>
                      <w:txbxContent>
                        <w:p w:rsidR="00340272" w:rsidRPr="00976CA9" w:rsidRDefault="00340272">
                          <w:pPr>
                            <w:rPr>
                              <w:rFonts w:eastAsiaTheme="minorEastAsia"/>
                              <w:sz w:val="20"/>
                              <w:szCs w:val="20"/>
                              <w:rPrChange w:id="1293" w:author="ANDESTECH\ryjou" w:date="2016-02-25T17:33:00Z">
                                <w:rPr/>
                              </w:rPrChange>
                            </w:rPr>
                          </w:pPr>
                          <w:ins w:id="1294" w:author="ANDESTECH\ryjou" w:date="2016-03-17T17:19:00Z">
                            <w:r>
                              <w:rPr>
                                <w:rFonts w:eastAsiaTheme="minorEastAsia" w:hint="eastAsia"/>
                                <w:sz w:val="20"/>
                                <w:szCs w:val="20"/>
                              </w:rPr>
                              <w:t>Yes</w:t>
                            </w:r>
                          </w:ins>
                        </w:p>
                      </w:txbxContent>
                    </v:textbox>
                  </v:shape>
                  <v:shape id="直線單箭頭接點 370" o:spid="_x0000_s1319" type="#_x0000_t32" style="position:absolute;left:26154;top:28698;width:22;height:11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wLpb4AAADcAAAADwAAAGRycy9kb3ducmV2LnhtbERPy4rCMBTdD/gP4QpuBk0dB5VqFBEG&#10;6nLUD7g016bY3JQkffj3ZjEwy8N574+jbURPPtSOFSwXGQji0umaKwX32898CyJEZI2NY1LwogDH&#10;w+Rjj7l2A/9Sf42VSCEcclRgYmxzKUNpyGJYuJY4cQ/nLcYEfSW1xyGF20Z+ZdlaWqw5NRhs6Wyo&#10;fF47q8D1bC7fnzY+ZVfeTtgV58EXSs2m42kHItIY/8V/7kIrWG3S/HQmHQF5e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TAulvgAAANwAAAAPAAAAAAAAAAAAAAAAAKEC&#10;AABkcnMvZG93bnJldi54bWxQSwUGAAAAAAQABAD5AAAAjAMAAAAA&#10;" strokecolor="black [3040]">
                    <v:stroke endarrow="block"/>
                  </v:shape>
                  <w10:anchorlock/>
                </v:group>
              </w:pict>
            </mc:Fallback>
          </mc:AlternateContent>
        </w:r>
      </w:ins>
    </w:p>
    <w:p w:rsidR="00D65E06" w:rsidRPr="00654312" w:rsidRDefault="00D65E06" w:rsidP="00D65E06">
      <w:pPr>
        <w:pStyle w:val="ae"/>
        <w:jc w:val="center"/>
        <w:rPr>
          <w:ins w:id="1126" w:author="ANDESTECH\ryjou" w:date="2016-02-25T17:26:00Z"/>
          <w:rFonts w:eastAsia="新細明體"/>
        </w:rPr>
      </w:pPr>
      <w:bookmarkStart w:id="1127" w:name="_Toc445889148"/>
      <w:ins w:id="1128" w:author="ANDESTECH\ryjou" w:date="2016-02-25T17:26:00Z">
        <w:r>
          <w:t xml:space="preserve">Figure </w:t>
        </w:r>
        <w:r>
          <w:fldChar w:fldCharType="begin"/>
        </w:r>
        <w:r>
          <w:instrText xml:space="preserve"> SEQ Figure \* ARABIC </w:instrText>
        </w:r>
        <w:r>
          <w:fldChar w:fldCharType="separate"/>
        </w:r>
        <w:r>
          <w:rPr>
            <w:noProof/>
          </w:rPr>
          <w:t>17</w:t>
        </w:r>
        <w:r>
          <w:fldChar w:fldCharType="end"/>
        </w:r>
        <w:r w:rsidR="00DD665C">
          <w:rPr>
            <w:rFonts w:eastAsia="新細明體" w:hint="eastAsia"/>
          </w:rPr>
          <w:t xml:space="preserve"> </w:t>
        </w:r>
      </w:ins>
      <w:ins w:id="1129" w:author="ANDESTECH\ryjou" w:date="2016-03-09T13:37:00Z">
        <w:r w:rsidR="00295191">
          <w:rPr>
            <w:rFonts w:eastAsia="新細明體" w:hint="eastAsia"/>
          </w:rPr>
          <w:t>flow chart</w:t>
        </w:r>
      </w:ins>
      <w:ins w:id="1130" w:author="ANDESTECH\ryjou" w:date="2016-02-25T17:26:00Z">
        <w:r w:rsidR="00DD665C">
          <w:rPr>
            <w:rFonts w:eastAsia="新細明體" w:hint="eastAsia"/>
          </w:rPr>
          <w:t xml:space="preserve"> of </w:t>
        </w:r>
      </w:ins>
      <w:ins w:id="1131" w:author="ANDESTECH\ryjou" w:date="2016-03-09T13:37:00Z">
        <w:r w:rsidR="00DD665C">
          <w:rPr>
            <w:rFonts w:eastAsia="新細明體" w:hint="eastAsia"/>
          </w:rPr>
          <w:t>7</w:t>
        </w:r>
      </w:ins>
      <w:ins w:id="1132" w:author="ANDESTECH\ryjou" w:date="2016-02-25T17:26:00Z">
        <w:r>
          <w:rPr>
            <w:rFonts w:eastAsia="新細明體" w:hint="eastAsia"/>
          </w:rPr>
          <w:t>-byte access</w:t>
        </w:r>
        <w:bookmarkEnd w:id="1127"/>
      </w:ins>
    </w:p>
    <w:p w:rsidR="00B52B39" w:rsidRDefault="00D65E06">
      <w:pPr>
        <w:widowControl/>
        <w:snapToGrid/>
        <w:spacing w:line="240" w:lineRule="auto"/>
        <w:rPr>
          <w:ins w:id="1133" w:author="ANDESTECH\ryjou" w:date="2016-03-17T17:25:00Z"/>
          <w:rFonts w:eastAsia="新細明體"/>
        </w:rPr>
      </w:pPr>
      <w:ins w:id="1134" w:author="ANDESTECH\ryjou" w:date="2016-02-25T17:26:00Z">
        <w:r>
          <w:rPr>
            <w:rFonts w:eastAsia="新細明體" w:hint="eastAsia"/>
          </w:rPr>
          <w:lastRenderedPageBreak/>
          <w:t xml:space="preserve">When 7-byte access is detected, the </w:t>
        </w:r>
      </w:ins>
      <w:ins w:id="1135" w:author="ANDESTECH\ryjou" w:date="2016-02-25T17:27:00Z">
        <w:r>
          <w:rPr>
            <w:rFonts w:eastAsia="新細明體" w:hint="eastAsia"/>
          </w:rPr>
          <w:t>low</w:t>
        </w:r>
      </w:ins>
      <w:ins w:id="1136" w:author="ANDESTECH\ryjou" w:date="2016-02-25T17:26:00Z">
        <w:r>
          <w:rPr>
            <w:rFonts w:eastAsia="新細明體" w:hint="eastAsia"/>
          </w:rPr>
          <w:t xml:space="preserve"> 4-byte will be </w:t>
        </w:r>
      </w:ins>
      <w:ins w:id="1137" w:author="ANDESTECH\ryjou" w:date="2016-02-25T17:27:00Z">
        <w:r>
          <w:rPr>
            <w:rFonts w:eastAsia="新細明體" w:hint="eastAsia"/>
          </w:rPr>
          <w:t xml:space="preserve">serviced first. If the 3-byte access is encountered in </w:t>
        </w:r>
      </w:ins>
      <w:ins w:id="1138" w:author="ANDESTECH\ryjou" w:date="2016-02-25T17:28:00Z">
        <w:r>
          <w:rPr>
            <w:rFonts w:eastAsia="新細明體" w:hint="eastAsia"/>
          </w:rPr>
          <w:t>the low 4-byte</w:t>
        </w:r>
      </w:ins>
      <w:ins w:id="1139" w:author="ANDESTECH\ryjou" w:date="2016-02-26T10:40:00Z">
        <w:r w:rsidR="000B0133">
          <w:rPr>
            <w:rFonts w:eastAsia="新細明體" w:hint="eastAsia"/>
          </w:rPr>
          <w:t xml:space="preserve"> </w:t>
        </w:r>
      </w:ins>
      <w:ins w:id="1140" w:author="ANDESTECH\ryjou" w:date="2016-02-26T10:36:00Z">
        <w:r w:rsidR="00397D83">
          <w:rPr>
            <w:rFonts w:eastAsia="新細明體" w:hint="eastAsia"/>
          </w:rPr>
          <w:t xml:space="preserve">(ex: bwe[3:0] is </w:t>
        </w:r>
      </w:ins>
      <w:ins w:id="1141" w:author="ANDESTECH\ryjou" w:date="2016-02-26T10:37:00Z">
        <w:r w:rsidR="0055039C">
          <w:rPr>
            <w:rFonts w:eastAsia="新細明體" w:hint="eastAsia"/>
          </w:rPr>
          <w:t>4</w:t>
        </w:r>
        <w:r w:rsidR="0055039C">
          <w:rPr>
            <w:rFonts w:eastAsia="新細明體"/>
          </w:rPr>
          <w:t>’</w:t>
        </w:r>
        <w:r w:rsidR="0055039C">
          <w:rPr>
            <w:rFonts w:eastAsia="新細明體" w:hint="eastAsia"/>
          </w:rPr>
          <w:t>b</w:t>
        </w:r>
      </w:ins>
      <w:ins w:id="1142" w:author="ANDESTECH\ryjou" w:date="2016-02-26T10:36:00Z">
        <w:r w:rsidR="00397D83">
          <w:rPr>
            <w:rFonts w:eastAsia="新細明體" w:hint="eastAsia"/>
          </w:rPr>
          <w:t>0110)</w:t>
        </w:r>
      </w:ins>
      <w:ins w:id="1143" w:author="ANDESTECH\ryjou" w:date="2016-02-25T17:41:00Z">
        <w:r w:rsidR="0071186D">
          <w:rPr>
            <w:rFonts w:eastAsia="新細明體" w:hint="eastAsia"/>
          </w:rPr>
          <w:t>, the data will be processed in 3-byte access handler</w:t>
        </w:r>
      </w:ins>
      <w:ins w:id="1144" w:author="ANDESTECH\ryjou" w:date="2016-03-17T17:25:00Z">
        <w:r w:rsidR="00B52B39">
          <w:rPr>
            <w:rFonts w:eastAsia="新細明體" w:hint="eastAsia"/>
          </w:rPr>
          <w:t>.</w:t>
        </w:r>
      </w:ins>
      <w:ins w:id="1145" w:author="ANDESTECH\ryjou" w:date="2016-02-25T17:42:00Z">
        <w:r w:rsidR="0071186D">
          <w:rPr>
            <w:rFonts w:eastAsia="新細明體" w:hint="eastAsia"/>
          </w:rPr>
          <w:t xml:space="preserve"> </w:t>
        </w:r>
      </w:ins>
      <w:ins w:id="1146" w:author="ANDESTECH\ryjou" w:date="2016-03-17T17:25:00Z">
        <w:r w:rsidR="00B52B39">
          <w:rPr>
            <w:rFonts w:eastAsia="新細明體" w:hint="eastAsia"/>
          </w:rPr>
          <w:t>Else, the low 4-byte will be processed in align access.</w:t>
        </w:r>
      </w:ins>
    </w:p>
    <w:p w:rsidR="00B52B39" w:rsidRDefault="00D16E06">
      <w:pPr>
        <w:widowControl/>
        <w:snapToGrid/>
        <w:spacing w:line="240" w:lineRule="auto"/>
        <w:rPr>
          <w:ins w:id="1147" w:author="ANDESTECH\ryjou" w:date="2016-03-17T17:26:00Z"/>
          <w:rFonts w:eastAsia="新細明體"/>
        </w:rPr>
      </w:pPr>
      <w:ins w:id="1148" w:author="ANDESTECH\ryjou" w:date="2016-02-26T10:39:00Z">
        <w:r>
          <w:rPr>
            <w:rFonts w:eastAsia="新細明體" w:hint="eastAsia"/>
          </w:rPr>
          <w:t>If the 3-byte access is encountered in the high 4-byte</w:t>
        </w:r>
      </w:ins>
      <w:ins w:id="1149" w:author="ANDESTECH\ryjou" w:date="2016-02-26T10:40:00Z">
        <w:r w:rsidR="000B0133">
          <w:rPr>
            <w:rFonts w:eastAsia="新細明體" w:hint="eastAsia"/>
          </w:rPr>
          <w:t xml:space="preserve"> </w:t>
        </w:r>
      </w:ins>
      <w:ins w:id="1150" w:author="ANDESTECH\ryjou" w:date="2016-02-26T10:39:00Z">
        <w:r>
          <w:rPr>
            <w:rFonts w:eastAsia="新細明體" w:hint="eastAsia"/>
          </w:rPr>
          <w:t>(ex: bwe[7:4] is 4</w:t>
        </w:r>
        <w:r>
          <w:rPr>
            <w:rFonts w:eastAsia="新細明體"/>
          </w:rPr>
          <w:t>’</w:t>
        </w:r>
        <w:r>
          <w:rPr>
            <w:rFonts w:eastAsia="新細明體" w:hint="eastAsia"/>
          </w:rPr>
          <w:t>b0110), the data also be processed in 3-byte access handler.</w:t>
        </w:r>
      </w:ins>
      <w:ins w:id="1151" w:author="ANDESTECH\ryjou" w:date="2016-02-26T10:40:00Z">
        <w:r>
          <w:rPr>
            <w:rFonts w:eastAsia="新細明體" w:hint="eastAsia"/>
          </w:rPr>
          <w:t xml:space="preserve"> </w:t>
        </w:r>
      </w:ins>
      <w:ins w:id="1152" w:author="ANDESTECH\ryjou" w:date="2016-03-17T17:26:00Z">
        <w:r w:rsidR="00B52B39">
          <w:rPr>
            <w:rFonts w:eastAsia="新細明體" w:hint="eastAsia"/>
          </w:rPr>
          <w:t>Else, the high 4-byte will be processed in align access.</w:t>
        </w:r>
      </w:ins>
    </w:p>
    <w:p w:rsidR="00D65E06" w:rsidRDefault="00D16E06">
      <w:pPr>
        <w:widowControl/>
        <w:snapToGrid/>
        <w:spacing w:line="240" w:lineRule="auto"/>
        <w:rPr>
          <w:ins w:id="1153" w:author="ANDESTECH\ryjou" w:date="2016-02-26T10:47:00Z"/>
          <w:rFonts w:eastAsia="新細明體"/>
        </w:rPr>
      </w:pPr>
      <w:ins w:id="1154" w:author="ANDESTECH\ryjou" w:date="2016-02-26T10:40:00Z">
        <w:r>
          <w:rPr>
            <w:rFonts w:eastAsia="新細明體" w:hint="eastAsia"/>
          </w:rPr>
          <w:t>(Note:</w:t>
        </w:r>
      </w:ins>
      <w:ins w:id="1155" w:author="ANDESTECH\ryjou" w:date="2016-02-25T17:43:00Z">
        <w:r w:rsidR="0071186D">
          <w:rPr>
            <w:rFonts w:eastAsia="新細明體" w:hint="eastAsia"/>
          </w:rPr>
          <w:t xml:space="preserve"> the </w:t>
        </w:r>
      </w:ins>
      <w:ins w:id="1156" w:author="ANDESTECH\ryjou" w:date="2016-02-25T17:46:00Z">
        <w:r w:rsidR="0071186D">
          <w:rPr>
            <w:rFonts w:eastAsia="新細明體" w:hint="eastAsia"/>
          </w:rPr>
          <w:t xml:space="preserve">process of </w:t>
        </w:r>
        <w:r w:rsidR="00FA6C6A">
          <w:rPr>
            <w:rFonts w:eastAsia="新細明體" w:hint="eastAsia"/>
          </w:rPr>
          <w:t xml:space="preserve">high </w:t>
        </w:r>
      </w:ins>
      <w:ins w:id="1157" w:author="ANDESTECH\ryjou" w:date="2016-02-25T17:49:00Z">
        <w:r w:rsidR="00FA6C6A">
          <w:rPr>
            <w:rFonts w:eastAsia="新細明體" w:hint="eastAsia"/>
          </w:rPr>
          <w:t>4</w:t>
        </w:r>
      </w:ins>
      <w:ins w:id="1158" w:author="ANDESTECH\ryjou" w:date="2016-02-25T17:46:00Z">
        <w:r w:rsidR="0071186D">
          <w:rPr>
            <w:rFonts w:eastAsia="新細明體" w:hint="eastAsia"/>
          </w:rPr>
          <w:t xml:space="preserve">-byte is the same </w:t>
        </w:r>
      </w:ins>
      <w:ins w:id="1159" w:author="ANDESTECH\ryjou" w:date="2016-03-09T13:34:00Z">
        <w:r w:rsidR="00CA5D7D">
          <w:rPr>
            <w:rFonts w:eastAsia="新細明體" w:hint="eastAsia"/>
          </w:rPr>
          <w:t xml:space="preserve">with </w:t>
        </w:r>
      </w:ins>
      <w:ins w:id="1160" w:author="ANDESTECH\ryjou" w:date="2016-02-25T17:46:00Z">
        <w:r w:rsidR="0071186D">
          <w:rPr>
            <w:rFonts w:eastAsia="新細明體" w:hint="eastAsia"/>
          </w:rPr>
          <w:t>the process</w:t>
        </w:r>
        <w:r w:rsidR="0071186D" w:rsidRPr="0071186D">
          <w:rPr>
            <w:rFonts w:eastAsia="新細明體" w:hint="eastAsia"/>
          </w:rPr>
          <w:t xml:space="preserve"> </w:t>
        </w:r>
        <w:r w:rsidR="0071186D">
          <w:rPr>
            <w:rFonts w:eastAsia="新細明體" w:hint="eastAsia"/>
          </w:rPr>
          <w:t xml:space="preserve">of </w:t>
        </w:r>
      </w:ins>
      <w:ins w:id="1161" w:author="ANDESTECH\ryjou" w:date="2016-02-25T17:49:00Z">
        <w:r w:rsidR="007B6892">
          <w:rPr>
            <w:rFonts w:eastAsia="新細明體" w:hint="eastAsia"/>
          </w:rPr>
          <w:t xml:space="preserve">the </w:t>
        </w:r>
      </w:ins>
      <w:ins w:id="1162" w:author="ANDESTECH\ryjou" w:date="2016-02-25T17:46:00Z">
        <w:r w:rsidR="0071186D">
          <w:rPr>
            <w:rFonts w:eastAsia="新細明體" w:hint="eastAsia"/>
          </w:rPr>
          <w:t>low 4-byte.</w:t>
        </w:r>
      </w:ins>
      <w:ins w:id="1163" w:author="ANDESTECH\ryjou" w:date="2016-02-26T10:40:00Z">
        <w:r>
          <w:rPr>
            <w:rFonts w:eastAsia="新細明體" w:hint="eastAsia"/>
          </w:rPr>
          <w:t>)</w:t>
        </w:r>
      </w:ins>
    </w:p>
    <w:p w:rsidR="00132524" w:rsidRDefault="00132524">
      <w:pPr>
        <w:widowControl/>
        <w:snapToGrid/>
        <w:spacing w:line="240" w:lineRule="auto"/>
        <w:rPr>
          <w:ins w:id="1164" w:author="ANDESTECH\ryjou" w:date="2016-02-26T10:48:00Z"/>
          <w:rFonts w:eastAsia="新細明體"/>
        </w:rPr>
      </w:pPr>
      <w:ins w:id="1165" w:author="ANDESTECH\ryjou" w:date="2016-02-26T10:48:00Z">
        <w:r>
          <w:rPr>
            <w:rFonts w:eastAsia="新細明體"/>
          </w:rPr>
          <w:br w:type="page"/>
        </w:r>
      </w:ins>
    </w:p>
    <w:p w:rsidR="0037428E" w:rsidRDefault="0037428E" w:rsidP="0037428E">
      <w:pPr>
        <w:pStyle w:val="31"/>
        <w:tabs>
          <w:tab w:val="clear" w:pos="216"/>
          <w:tab w:val="num" w:pos="576"/>
        </w:tabs>
        <w:spacing w:before="203"/>
        <w:ind w:left="360"/>
        <w:rPr>
          <w:ins w:id="1166" w:author="ANDESTECH\ryjou" w:date="2016-02-24T14:37:00Z"/>
          <w:rFonts w:eastAsia="新細明體"/>
        </w:rPr>
      </w:pPr>
      <w:bookmarkStart w:id="1167" w:name="_Toc272064466"/>
      <w:bookmarkStart w:id="1168" w:name="_Toc444090123"/>
      <w:ins w:id="1169" w:author="ANDESTECH\ryjou" w:date="2016-02-24T14:37:00Z">
        <w:r>
          <w:rPr>
            <w:rFonts w:eastAsia="新細明體" w:hint="eastAsia"/>
          </w:rPr>
          <w:lastRenderedPageBreak/>
          <w:t>3-byte command handle</w:t>
        </w:r>
        <w:bookmarkEnd w:id="1167"/>
        <w:bookmarkEnd w:id="1168"/>
      </w:ins>
    </w:p>
    <w:p w:rsidR="0037428E" w:rsidRDefault="002D7409" w:rsidP="0037428E">
      <w:pPr>
        <w:rPr>
          <w:ins w:id="1170" w:author="ANDESTECH\ryjou" w:date="2016-02-24T14:37:00Z"/>
          <w:rFonts w:eastAsia="新細明體"/>
        </w:rPr>
      </w:pPr>
      <w:ins w:id="1171" w:author="ANDESTECH\ryjou" w:date="2016-02-25T17:04:00Z">
        <w:r>
          <w:rPr>
            <w:rFonts w:eastAsia="新細明體" w:hint="eastAsia"/>
          </w:rPr>
          <w:t>3</w:t>
        </w:r>
      </w:ins>
      <w:ins w:id="1172" w:author="ANDESTECH\ryjou" w:date="2016-02-24T14:37:00Z">
        <w:r w:rsidR="0037428E">
          <w:rPr>
            <w:rFonts w:eastAsia="新細明體" w:hint="eastAsia"/>
          </w:rPr>
          <w:t>-b</w:t>
        </w:r>
        <w:r w:rsidR="00A32174">
          <w:rPr>
            <w:rFonts w:eastAsia="新細明體" w:hint="eastAsia"/>
          </w:rPr>
          <w:t xml:space="preserve">yte command handler can handle </w:t>
        </w:r>
      </w:ins>
      <w:ins w:id="1173" w:author="ANDESTECH\ryjou" w:date="2016-02-25T17:04:00Z">
        <w:r>
          <w:rPr>
            <w:rFonts w:eastAsia="新細明體" w:hint="eastAsia"/>
          </w:rPr>
          <w:t>3</w:t>
        </w:r>
      </w:ins>
      <w:ins w:id="1174" w:author="ANDESTECH\ryjou" w:date="2016-02-24T14:37:00Z">
        <w:r w:rsidR="0037428E">
          <w:rPr>
            <w:rFonts w:eastAsia="新細明體" w:hint="eastAsia"/>
          </w:rPr>
          <w:t>-byte write access. There are t</w:t>
        </w:r>
      </w:ins>
      <w:ins w:id="1175" w:author="ANDESTECH\ryjou" w:date="2016-02-25T16:38:00Z">
        <w:r w:rsidR="00A32174">
          <w:rPr>
            <w:rFonts w:eastAsia="新細明體" w:hint="eastAsia"/>
          </w:rPr>
          <w:t>hree</w:t>
        </w:r>
      </w:ins>
      <w:ins w:id="1176" w:author="ANDESTECH\ryjou" w:date="2016-02-24T14:37:00Z">
        <w:r w:rsidR="0037428E">
          <w:rPr>
            <w:rFonts w:eastAsia="新細明體" w:hint="eastAsia"/>
          </w:rPr>
          <w:t xml:space="preserve"> cases of 3-byte access</w:t>
        </w:r>
      </w:ins>
      <w:ins w:id="1177" w:author="ANDESTECH\ryjou" w:date="2016-02-25T17:05:00Z">
        <w:r w:rsidR="00C2135B">
          <w:rPr>
            <w:rFonts w:eastAsia="新細明體" w:hint="eastAsia"/>
          </w:rPr>
          <w:t>.</w:t>
        </w:r>
      </w:ins>
      <w:ins w:id="1178" w:author="ANDESTECH\ryjou" w:date="2016-02-24T14:37:00Z">
        <w:r w:rsidR="0037428E">
          <w:rPr>
            <w:rFonts w:eastAsia="新細明體" w:hint="eastAsia"/>
          </w:rPr>
          <w:t xml:space="preserve"> </w:t>
        </w:r>
      </w:ins>
      <w:ins w:id="1179" w:author="ANDESTECH\ryjou" w:date="2016-02-25T17:05:00Z">
        <w:r w:rsidR="00C2135B">
          <w:rPr>
            <w:rFonts w:eastAsia="新細明體" w:hint="eastAsia"/>
          </w:rPr>
          <w:t>A</w:t>
        </w:r>
      </w:ins>
      <w:ins w:id="1180" w:author="ANDESTECH\ryjou" w:date="2016-02-24T14:37:00Z">
        <w:r w:rsidR="0037428E">
          <w:rPr>
            <w:rFonts w:eastAsia="新細明體" w:hint="eastAsia"/>
          </w:rPr>
          <w:t xml:space="preserve">s </w:t>
        </w:r>
        <w:r w:rsidR="0037428E">
          <w:rPr>
            <w:rFonts w:eastAsia="新細明體"/>
          </w:rPr>
          <w:fldChar w:fldCharType="begin"/>
        </w:r>
        <w:r w:rsidR="0037428E">
          <w:rPr>
            <w:rFonts w:eastAsia="新細明體"/>
          </w:rPr>
          <w:instrText xml:space="preserve"> </w:instrText>
        </w:r>
        <w:r w:rsidR="0037428E">
          <w:rPr>
            <w:rFonts w:eastAsia="新細明體" w:hint="eastAsia"/>
          </w:rPr>
          <w:instrText>REF _Ref270582513 \h</w:instrText>
        </w:r>
        <w:r w:rsidR="0037428E">
          <w:rPr>
            <w:rFonts w:eastAsia="新細明體"/>
          </w:rPr>
          <w:instrText xml:space="preserve"> </w:instrText>
        </w:r>
      </w:ins>
      <w:r w:rsidR="0037428E">
        <w:rPr>
          <w:rFonts w:eastAsia="新細明體"/>
        </w:rPr>
      </w:r>
      <w:ins w:id="1181" w:author="ANDESTECH\ryjou" w:date="2016-02-24T14:37:00Z">
        <w:r w:rsidR="0037428E">
          <w:rPr>
            <w:rFonts w:eastAsia="新細明體"/>
          </w:rPr>
          <w:fldChar w:fldCharType="separate"/>
        </w:r>
      </w:ins>
      <w:ins w:id="1182" w:author="ANDESTECH\ryjou" w:date="2016-02-25T17:48:00Z">
        <w:r w:rsidR="00B35F4F">
          <w:t xml:space="preserve">Figure </w:t>
        </w:r>
        <w:r w:rsidR="00B35F4F">
          <w:rPr>
            <w:noProof/>
          </w:rPr>
          <w:t>18</w:t>
        </w:r>
      </w:ins>
      <w:ins w:id="1183" w:author="ANDESTECH\ryjou" w:date="2016-02-24T14:37:00Z">
        <w:r w:rsidR="0037428E">
          <w:rPr>
            <w:rFonts w:eastAsia="新細明體"/>
          </w:rPr>
          <w:fldChar w:fldCharType="end"/>
        </w:r>
        <w:r w:rsidR="0037428E">
          <w:rPr>
            <w:rFonts w:eastAsia="新細明體" w:hint="eastAsia"/>
          </w:rPr>
          <w:t xml:space="preserve"> shows, the 3-byte handler divides 3-bytes access into </w:t>
        </w:r>
      </w:ins>
      <w:ins w:id="1184" w:author="ANDESTECH\ryjou" w:date="2016-02-25T17:02:00Z">
        <w:r w:rsidR="008C34E5">
          <w:rPr>
            <w:rFonts w:eastAsia="新細明體" w:hint="eastAsia"/>
          </w:rPr>
          <w:t>thre</w:t>
        </w:r>
      </w:ins>
      <w:ins w:id="1185" w:author="ANDESTECH\ryjou" w:date="2016-02-25T17:48:00Z">
        <w:r w:rsidR="00644B60">
          <w:rPr>
            <w:rFonts w:eastAsia="新細明體" w:hint="eastAsia"/>
          </w:rPr>
          <w:t>e</w:t>
        </w:r>
      </w:ins>
      <w:ins w:id="1186" w:author="ANDESTECH\ryjou" w:date="2016-02-24T14:37:00Z">
        <w:r w:rsidR="0037428E">
          <w:rPr>
            <w:rFonts w:eastAsia="新細明體" w:hint="eastAsia"/>
          </w:rPr>
          <w:t xml:space="preserve"> write access.</w:t>
        </w:r>
      </w:ins>
    </w:p>
    <w:p w:rsidR="0037428E" w:rsidRDefault="0037428E">
      <w:pPr>
        <w:keepNext/>
        <w:ind w:firstLineChars="50" w:firstLine="120"/>
        <w:rPr>
          <w:ins w:id="1187" w:author="ANDESTECH\ryjou" w:date="2016-02-24T14:37:00Z"/>
        </w:rPr>
        <w:pPrChange w:id="1188" w:author="ANDESTECH\ryjou" w:date="2016-02-25T17:01:00Z">
          <w:pPr>
            <w:keepNext/>
          </w:pPr>
        </w:pPrChange>
      </w:pPr>
      <w:ins w:id="1189" w:author="ANDESTECH\ryjou" w:date="2016-02-24T14:37:00Z">
        <w:r>
          <w:rPr>
            <w:rFonts w:eastAsia="新細明體"/>
            <w:noProof/>
            <w:rPrChange w:id="1190">
              <w:rPr>
                <w:noProof/>
              </w:rPr>
            </w:rPrChange>
          </w:rPr>
          <mc:AlternateContent>
            <mc:Choice Requires="wpc">
              <w:drawing>
                <wp:inline distT="0" distB="0" distL="0" distR="0" wp14:anchorId="7576BAFC" wp14:editId="66F05440">
                  <wp:extent cx="6477000" cy="6089650"/>
                  <wp:effectExtent l="0" t="0" r="0" b="0"/>
                  <wp:docPr id="186" name="畫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8" name="Text Box 71"/>
                          <wps:cNvSpPr txBox="1">
                            <a:spLocks noChangeArrowheads="1"/>
                          </wps:cNvSpPr>
                          <wps:spPr bwMode="auto">
                            <a:xfrm>
                              <a:off x="457200" y="128905"/>
                              <a:ext cx="1143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Default="00FA0104" w:rsidP="0037428E">
                                <w:pPr>
                                  <w:rPr>
                                    <w:rFonts w:eastAsia="新細明體"/>
                                  </w:rPr>
                                </w:pPr>
                                <w:r>
                                  <w:rPr>
                                    <w:rFonts w:eastAsia="新細明體" w:hint="eastAsia"/>
                                  </w:rPr>
                                  <w:t>ADDR= 0</w:t>
                                </w:r>
                              </w:p>
                              <w:p w:rsidR="00FA0104" w:rsidRPr="00BC04BD" w:rsidRDefault="00FA0104" w:rsidP="0037428E">
                                <w:pPr>
                                  <w:rPr>
                                    <w:rFonts w:eastAsia="新細明體"/>
                                  </w:rPr>
                                </w:pPr>
                                <w:r>
                                  <w:rPr>
                                    <w:rFonts w:eastAsia="新細明體" w:hint="eastAsia"/>
                                  </w:rPr>
                                  <w:t>bwe =</w:t>
                                </w:r>
                                <w:smartTag w:uri="urn:schemas-microsoft-com:office:smarttags" w:element="chmetcnv">
                                  <w:smartTagPr>
                                    <w:attr w:name="UnitName" w:val="’"/>
                                    <w:attr w:name="SourceValue" w:val="4"/>
                                    <w:attr w:name="HasSpace" w:val="False"/>
                                    <w:attr w:name="Negative" w:val="False"/>
                                    <w:attr w:name="NumberType" w:val="1"/>
                                    <w:attr w:name="TCSC" w:val="0"/>
                                  </w:smartTagPr>
                                  <w:r>
                                    <w:rPr>
                                      <w:rFonts w:eastAsia="新細明體" w:hint="eastAsia"/>
                                    </w:rPr>
                                    <w:t>4</w:t>
                                  </w:r>
                                  <w:r>
                                    <w:rPr>
                                      <w:rFonts w:eastAsia="新細明體"/>
                                    </w:rPr>
                                    <w:t>’</w:t>
                                  </w:r>
                                </w:smartTag>
                                <w:r>
                                  <w:rPr>
                                    <w:rFonts w:eastAsia="新細明體" w:hint="eastAsia"/>
                                  </w:rPr>
                                  <w:t>b0111</w:t>
                                </w:r>
                              </w:p>
                            </w:txbxContent>
                          </wps:txbx>
                          <wps:bodyPr rot="0" vert="horz" wrap="square" lIns="91440" tIns="45720" rIns="91440" bIns="45720" anchor="t" anchorCtr="0" upright="1">
                            <a:noAutofit/>
                          </wps:bodyPr>
                        </wps:wsp>
                        <wps:wsp>
                          <wps:cNvPr id="1009" name="Text Box 72"/>
                          <wps:cNvSpPr txBox="1">
                            <a:spLocks noChangeArrowheads="1"/>
                          </wps:cNvSpPr>
                          <wps:spPr bwMode="auto">
                            <a:xfrm>
                              <a:off x="533400" y="644525"/>
                              <a:ext cx="30480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010" name="Text Box 73"/>
                          <wps:cNvSpPr txBox="1">
                            <a:spLocks noChangeArrowheads="1"/>
                          </wps:cNvSpPr>
                          <wps:spPr bwMode="auto">
                            <a:xfrm>
                              <a:off x="836930" y="644525"/>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B</w:t>
                                </w:r>
                              </w:p>
                            </w:txbxContent>
                          </wps:txbx>
                          <wps:bodyPr rot="0" vert="horz" wrap="square" lIns="91440" tIns="45720" rIns="91440" bIns="45720" anchor="t" anchorCtr="0" upright="1">
                            <a:noAutofit/>
                          </wps:bodyPr>
                        </wps:wsp>
                        <wps:wsp>
                          <wps:cNvPr id="1011" name="Text Box 74"/>
                          <wps:cNvSpPr txBox="1">
                            <a:spLocks noChangeArrowheads="1"/>
                          </wps:cNvSpPr>
                          <wps:spPr bwMode="auto">
                            <a:xfrm>
                              <a:off x="1137285" y="644525"/>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C</w:t>
                                </w:r>
                              </w:p>
                            </w:txbxContent>
                          </wps:txbx>
                          <wps:bodyPr rot="0" vert="horz" wrap="square" lIns="91440" tIns="45720" rIns="91440" bIns="45720" anchor="t" anchorCtr="0" upright="1">
                            <a:noAutofit/>
                          </wps:bodyPr>
                        </wps:wsp>
                        <wps:wsp>
                          <wps:cNvPr id="1012" name="Text Box 75"/>
                          <wps:cNvSpPr txBox="1">
                            <a:spLocks noChangeArrowheads="1"/>
                          </wps:cNvSpPr>
                          <wps:spPr bwMode="auto">
                            <a:xfrm>
                              <a:off x="1440815" y="644525"/>
                              <a:ext cx="30607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D</w:t>
                                </w:r>
                              </w:p>
                            </w:txbxContent>
                          </wps:txbx>
                          <wps:bodyPr rot="0" vert="horz" wrap="square" lIns="91440" tIns="45720" rIns="91440" bIns="45720" anchor="t" anchorCtr="0" upright="1">
                            <a:noAutofit/>
                          </wps:bodyPr>
                        </wps:wsp>
                        <wps:wsp>
                          <wps:cNvPr id="1013" name="Line 76"/>
                          <wps:cNvCnPr/>
                          <wps:spPr bwMode="auto">
                            <a:xfrm flipV="1">
                              <a:off x="1981200" y="386715"/>
                              <a:ext cx="609600" cy="3867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4" name="Line 77"/>
                          <wps:cNvCnPr/>
                          <wps:spPr bwMode="auto">
                            <a:xfrm>
                              <a:off x="1981200" y="773430"/>
                              <a:ext cx="609600" cy="644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5" name="Text Box 78"/>
                          <wps:cNvSpPr txBox="1">
                            <a:spLocks noChangeArrowheads="1"/>
                          </wps:cNvSpPr>
                          <wps:spPr bwMode="auto">
                            <a:xfrm>
                              <a:off x="2667000" y="0"/>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Default="00FA0104" w:rsidP="0037428E">
                                <w:pPr>
                                  <w:rPr>
                                    <w:rFonts w:eastAsia="新細明體"/>
                                  </w:rPr>
                                </w:pPr>
                                <w:r>
                                  <w:rPr>
                                    <w:rFonts w:eastAsia="新細明體" w:hint="eastAsia"/>
                                  </w:rPr>
                                  <w:t xml:space="preserve">ADDR= </w:t>
                                </w:r>
                                <w:del w:id="1191" w:author="ANDESTECH\ryjou" w:date="2016-02-25T18:57:00Z">
                                  <w:r w:rsidDel="00D82891">
                                    <w:rPr>
                                      <w:rFonts w:eastAsia="新細明體" w:hint="eastAsia"/>
                                    </w:rPr>
                                    <w:delText>0</w:delText>
                                  </w:r>
                                </w:del>
                                <w:ins w:id="1192" w:author="ANDESTECH\ryjou" w:date="2016-02-26T09:01:00Z">
                                  <w:r>
                                    <w:rPr>
                                      <w:rFonts w:eastAsia="新細明體" w:hint="eastAsia"/>
                                    </w:rPr>
                                    <w:t>0</w:t>
                                  </w:r>
                                </w:ins>
                              </w:p>
                              <w:p w:rsidR="00FA0104" w:rsidRPr="00BC04BD" w:rsidRDefault="00FA0104" w:rsidP="0037428E">
                                <w:pPr>
                                  <w:rPr>
                                    <w:rFonts w:eastAsia="新細明體"/>
                                  </w:rPr>
                                </w:pPr>
                                <w:r>
                                  <w:rPr>
                                    <w:rFonts w:eastAsia="新細明體" w:hint="eastAsia"/>
                                  </w:rPr>
                                  <w:t>hsize = halfword</w:t>
                                </w:r>
                              </w:p>
                            </w:txbxContent>
                          </wps:txbx>
                          <wps:bodyPr rot="0" vert="horz" wrap="square" lIns="91440" tIns="45720" rIns="91440" bIns="45720" anchor="t" anchorCtr="0" upright="1">
                            <a:noAutofit/>
                          </wps:bodyPr>
                        </wps:wsp>
                        <wps:wsp>
                          <wps:cNvPr id="1016" name="Text Box 79"/>
                          <wps:cNvSpPr txBox="1">
                            <a:spLocks noChangeArrowheads="1"/>
                          </wps:cNvSpPr>
                          <wps:spPr bwMode="auto">
                            <a:xfrm>
                              <a:off x="2743200" y="515620"/>
                              <a:ext cx="30480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017" name="Text Box 80"/>
                          <wps:cNvSpPr txBox="1">
                            <a:spLocks noChangeArrowheads="1"/>
                          </wps:cNvSpPr>
                          <wps:spPr bwMode="auto">
                            <a:xfrm>
                              <a:off x="3046730" y="515620"/>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018" name="Text Box 81"/>
                          <wps:cNvSpPr txBox="1">
                            <a:spLocks noChangeArrowheads="1"/>
                          </wps:cNvSpPr>
                          <wps:spPr bwMode="auto">
                            <a:xfrm>
                              <a:off x="3346450" y="515620"/>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C</w:t>
                                </w:r>
                              </w:p>
                            </w:txbxContent>
                          </wps:txbx>
                          <wps:bodyPr rot="0" vert="horz" wrap="square" lIns="91440" tIns="45720" rIns="91440" bIns="45720" anchor="t" anchorCtr="0" upright="1">
                            <a:noAutofit/>
                          </wps:bodyPr>
                        </wps:wsp>
                        <wps:wsp>
                          <wps:cNvPr id="1019" name="Text Box 82"/>
                          <wps:cNvSpPr txBox="1">
                            <a:spLocks noChangeArrowheads="1"/>
                          </wps:cNvSpPr>
                          <wps:spPr bwMode="auto">
                            <a:xfrm>
                              <a:off x="3649980" y="515620"/>
                              <a:ext cx="30607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D</w:t>
                                </w:r>
                              </w:p>
                            </w:txbxContent>
                          </wps:txbx>
                          <wps:bodyPr rot="0" vert="horz" wrap="square" lIns="91440" tIns="45720" rIns="91440" bIns="45720" anchor="t" anchorCtr="0" upright="1">
                            <a:noAutofit/>
                          </wps:bodyPr>
                        </wps:wsp>
                        <wps:wsp>
                          <wps:cNvPr id="1020" name="Text Box 83"/>
                          <wps:cNvSpPr txBox="1">
                            <a:spLocks noChangeArrowheads="1"/>
                          </wps:cNvSpPr>
                          <wps:spPr bwMode="auto">
                            <a:xfrm>
                              <a:off x="2667000" y="1031240"/>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Default="00FA0104" w:rsidP="0037428E">
                                <w:pPr>
                                  <w:rPr>
                                    <w:rFonts w:eastAsia="新細明體"/>
                                  </w:rPr>
                                </w:pPr>
                                <w:r>
                                  <w:rPr>
                                    <w:rFonts w:eastAsia="新細明體" w:hint="eastAsia"/>
                                  </w:rPr>
                                  <w:t xml:space="preserve">ADDR= </w:t>
                                </w:r>
                                <w:del w:id="1193" w:author="ANDESTECH\ryjou" w:date="2016-02-25T18:57:00Z">
                                  <w:r w:rsidDel="00D82891">
                                    <w:rPr>
                                      <w:rFonts w:eastAsia="新細明體" w:hint="eastAsia"/>
                                    </w:rPr>
                                    <w:delText>2</w:delText>
                                  </w:r>
                                </w:del>
                                <w:ins w:id="1194" w:author="ANDESTECH\ryjou" w:date="2016-02-26T09:01:00Z">
                                  <w:r>
                                    <w:rPr>
                                      <w:rFonts w:eastAsia="新細明體" w:hint="eastAsia"/>
                                    </w:rPr>
                                    <w:t>2</w:t>
                                  </w:r>
                                </w:ins>
                              </w:p>
                              <w:p w:rsidR="00FA0104" w:rsidRPr="00BC04BD" w:rsidRDefault="00FA0104" w:rsidP="0037428E">
                                <w:pPr>
                                  <w:rPr>
                                    <w:rFonts w:eastAsia="新細明體"/>
                                  </w:rPr>
                                </w:pPr>
                                <w:r>
                                  <w:rPr>
                                    <w:rFonts w:eastAsia="新細明體" w:hint="eastAsia"/>
                                  </w:rPr>
                                  <w:t>hsize = byte</w:t>
                                </w:r>
                              </w:p>
                            </w:txbxContent>
                          </wps:txbx>
                          <wps:bodyPr rot="0" vert="horz" wrap="square" lIns="91440" tIns="45720" rIns="91440" bIns="45720" anchor="t" anchorCtr="0" upright="1">
                            <a:noAutofit/>
                          </wps:bodyPr>
                        </wps:wsp>
                        <wps:wsp>
                          <wps:cNvPr id="1021" name="Text Box 84"/>
                          <wps:cNvSpPr txBox="1">
                            <a:spLocks noChangeArrowheads="1"/>
                          </wps:cNvSpPr>
                          <wps:spPr bwMode="auto">
                            <a:xfrm>
                              <a:off x="2742565" y="1546860"/>
                              <a:ext cx="30480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022" name="Text Box 85"/>
                          <wps:cNvSpPr txBox="1">
                            <a:spLocks noChangeArrowheads="1"/>
                          </wps:cNvSpPr>
                          <wps:spPr bwMode="auto">
                            <a:xfrm>
                              <a:off x="3046095" y="1546860"/>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B</w:t>
                                </w:r>
                              </w:p>
                            </w:txbxContent>
                          </wps:txbx>
                          <wps:bodyPr rot="0" vert="horz" wrap="square" lIns="91440" tIns="45720" rIns="91440" bIns="45720" anchor="t" anchorCtr="0" upright="1">
                            <a:noAutofit/>
                          </wps:bodyPr>
                        </wps:wsp>
                        <wps:wsp>
                          <wps:cNvPr id="1023" name="Text Box 86"/>
                          <wps:cNvSpPr txBox="1">
                            <a:spLocks noChangeArrowheads="1"/>
                          </wps:cNvSpPr>
                          <wps:spPr bwMode="auto">
                            <a:xfrm>
                              <a:off x="3346450" y="1546860"/>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63" name="Text Box 87"/>
                          <wps:cNvSpPr txBox="1">
                            <a:spLocks noChangeArrowheads="1"/>
                          </wps:cNvSpPr>
                          <wps:spPr bwMode="auto">
                            <a:xfrm>
                              <a:off x="3649980" y="1546860"/>
                              <a:ext cx="30607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68" name="Text Box 88"/>
                          <wps:cNvSpPr txBox="1">
                            <a:spLocks noChangeArrowheads="1"/>
                          </wps:cNvSpPr>
                          <wps:spPr bwMode="auto">
                            <a:xfrm>
                              <a:off x="457200" y="2320290"/>
                              <a:ext cx="1143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Default="00FA0104" w:rsidP="0037428E">
                                <w:pPr>
                                  <w:rPr>
                                    <w:rFonts w:eastAsia="新細明體"/>
                                  </w:rPr>
                                </w:pPr>
                                <w:r>
                                  <w:rPr>
                                    <w:rFonts w:eastAsia="新細明體" w:hint="eastAsia"/>
                                  </w:rPr>
                                  <w:t>ADDR= 0</w:t>
                                </w:r>
                              </w:p>
                              <w:p w:rsidR="00FA0104" w:rsidRPr="00BC04BD" w:rsidRDefault="00FA0104" w:rsidP="0037428E">
                                <w:pPr>
                                  <w:rPr>
                                    <w:rFonts w:eastAsia="新細明體"/>
                                  </w:rPr>
                                </w:pPr>
                                <w:r>
                                  <w:rPr>
                                    <w:rFonts w:eastAsia="新細明體" w:hint="eastAsia"/>
                                  </w:rPr>
                                  <w:t>bwe =</w:t>
                                </w:r>
                                <w:smartTag w:uri="urn:schemas-microsoft-com:office:smarttags" w:element="chmetcnv">
                                  <w:smartTagPr>
                                    <w:attr w:name="UnitName" w:val="’"/>
                                    <w:attr w:name="SourceValue" w:val="4"/>
                                    <w:attr w:name="HasSpace" w:val="False"/>
                                    <w:attr w:name="Negative" w:val="False"/>
                                    <w:attr w:name="NumberType" w:val="1"/>
                                    <w:attr w:name="TCSC" w:val="0"/>
                                  </w:smartTagPr>
                                  <w:r>
                                    <w:rPr>
                                      <w:rFonts w:eastAsia="新細明體" w:hint="eastAsia"/>
                                    </w:rPr>
                                    <w:t>4</w:t>
                                  </w:r>
                                  <w:r>
                                    <w:rPr>
                                      <w:rFonts w:eastAsia="新細明體"/>
                                    </w:rPr>
                                    <w:t>’</w:t>
                                  </w:r>
                                </w:smartTag>
                                <w:r>
                                  <w:rPr>
                                    <w:rFonts w:eastAsia="新細明體" w:hint="eastAsia"/>
                                  </w:rPr>
                                  <w:t>b1110</w:t>
                                </w:r>
                              </w:p>
                            </w:txbxContent>
                          </wps:txbx>
                          <wps:bodyPr rot="0" vert="horz" wrap="square" lIns="91440" tIns="45720" rIns="91440" bIns="45720" anchor="t" anchorCtr="0" upright="1">
                            <a:noAutofit/>
                          </wps:bodyPr>
                        </wps:wsp>
                        <wps:wsp>
                          <wps:cNvPr id="169" name="Text Box 89"/>
                          <wps:cNvSpPr txBox="1">
                            <a:spLocks noChangeArrowheads="1"/>
                          </wps:cNvSpPr>
                          <wps:spPr bwMode="auto">
                            <a:xfrm>
                              <a:off x="535305" y="2835910"/>
                              <a:ext cx="30480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A</w:t>
                                </w:r>
                              </w:p>
                            </w:txbxContent>
                          </wps:txbx>
                          <wps:bodyPr rot="0" vert="horz" wrap="square" lIns="91440" tIns="45720" rIns="91440" bIns="45720" anchor="t" anchorCtr="0" upright="1">
                            <a:noAutofit/>
                          </wps:bodyPr>
                        </wps:wsp>
                        <wps:wsp>
                          <wps:cNvPr id="170" name="Text Box 90"/>
                          <wps:cNvSpPr txBox="1">
                            <a:spLocks noChangeArrowheads="1"/>
                          </wps:cNvSpPr>
                          <wps:spPr bwMode="auto">
                            <a:xfrm>
                              <a:off x="838835" y="2835910"/>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B</w:t>
                                </w:r>
                              </w:p>
                            </w:txbxContent>
                          </wps:txbx>
                          <wps:bodyPr rot="0" vert="horz" wrap="square" lIns="91440" tIns="45720" rIns="91440" bIns="45720" anchor="t" anchorCtr="0" upright="1">
                            <a:noAutofit/>
                          </wps:bodyPr>
                        </wps:wsp>
                        <wps:wsp>
                          <wps:cNvPr id="171" name="Text Box 91"/>
                          <wps:cNvSpPr txBox="1">
                            <a:spLocks noChangeArrowheads="1"/>
                          </wps:cNvSpPr>
                          <wps:spPr bwMode="auto">
                            <a:xfrm>
                              <a:off x="1145540" y="2835910"/>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C</w:t>
                                </w:r>
                              </w:p>
                            </w:txbxContent>
                          </wps:txbx>
                          <wps:bodyPr rot="0" vert="horz" wrap="square" lIns="91440" tIns="45720" rIns="91440" bIns="45720" anchor="t" anchorCtr="0" upright="1">
                            <a:noAutofit/>
                          </wps:bodyPr>
                        </wps:wsp>
                        <wps:wsp>
                          <wps:cNvPr id="172" name="Text Box 92"/>
                          <wps:cNvSpPr txBox="1">
                            <a:spLocks noChangeArrowheads="1"/>
                          </wps:cNvSpPr>
                          <wps:spPr bwMode="auto">
                            <a:xfrm>
                              <a:off x="1449070" y="2835910"/>
                              <a:ext cx="30607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73" name="Line 93"/>
                          <wps:cNvCnPr/>
                          <wps:spPr bwMode="auto">
                            <a:xfrm flipV="1">
                              <a:off x="1983105" y="2578100"/>
                              <a:ext cx="609600" cy="3867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Line 94"/>
                          <wps:cNvCnPr/>
                          <wps:spPr bwMode="auto">
                            <a:xfrm>
                              <a:off x="1983105" y="2964815"/>
                              <a:ext cx="609600" cy="644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Text Box 95"/>
                          <wps:cNvSpPr txBox="1">
                            <a:spLocks noChangeArrowheads="1"/>
                          </wps:cNvSpPr>
                          <wps:spPr bwMode="auto">
                            <a:xfrm>
                              <a:off x="2667000" y="2191385"/>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Default="00FA0104" w:rsidP="0037428E">
                                <w:pPr>
                                  <w:rPr>
                                    <w:rFonts w:eastAsia="新細明體"/>
                                  </w:rPr>
                                </w:pPr>
                                <w:r>
                                  <w:rPr>
                                    <w:rFonts w:eastAsia="新細明體" w:hint="eastAsia"/>
                                  </w:rPr>
                                  <w:t xml:space="preserve">ADDR= </w:t>
                                </w:r>
                                <w:del w:id="1195" w:author="ANDESTECH\ryjou" w:date="2016-02-25T18:57:00Z">
                                  <w:r w:rsidDel="00D82891">
                                    <w:rPr>
                                      <w:rFonts w:eastAsia="新細明體" w:hint="eastAsia"/>
                                    </w:rPr>
                                    <w:delText>1</w:delText>
                                  </w:r>
                                </w:del>
                                <w:ins w:id="1196" w:author="ANDESTECH\ryjou" w:date="2016-02-26T09:01:00Z">
                                  <w:r>
                                    <w:rPr>
                                      <w:rFonts w:eastAsia="新細明體" w:hint="eastAsia"/>
                                    </w:rPr>
                                    <w:t>1</w:t>
                                  </w:r>
                                </w:ins>
                              </w:p>
                              <w:p w:rsidR="00FA0104" w:rsidRPr="00BC04BD" w:rsidRDefault="00FA0104" w:rsidP="0037428E">
                                <w:pPr>
                                  <w:rPr>
                                    <w:rFonts w:eastAsia="新細明體"/>
                                  </w:rPr>
                                </w:pPr>
                                <w:r>
                                  <w:rPr>
                                    <w:rFonts w:eastAsia="新細明體" w:hint="eastAsia"/>
                                  </w:rPr>
                                  <w:t>hsize = byte</w:t>
                                </w:r>
                              </w:p>
                            </w:txbxContent>
                          </wps:txbx>
                          <wps:bodyPr rot="0" vert="horz" wrap="square" lIns="91440" tIns="45720" rIns="91440" bIns="45720" anchor="t" anchorCtr="0" upright="1">
                            <a:noAutofit/>
                          </wps:bodyPr>
                        </wps:wsp>
                        <wps:wsp>
                          <wps:cNvPr id="177" name="Text Box 96"/>
                          <wps:cNvSpPr txBox="1">
                            <a:spLocks noChangeArrowheads="1"/>
                          </wps:cNvSpPr>
                          <wps:spPr bwMode="auto">
                            <a:xfrm>
                              <a:off x="2745105" y="2707005"/>
                              <a:ext cx="30480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78" name="Text Box 97"/>
                          <wps:cNvSpPr txBox="1">
                            <a:spLocks noChangeArrowheads="1"/>
                          </wps:cNvSpPr>
                          <wps:spPr bwMode="auto">
                            <a:xfrm>
                              <a:off x="3048635" y="2707005"/>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79" name="Text Box 98"/>
                          <wps:cNvSpPr txBox="1">
                            <a:spLocks noChangeArrowheads="1"/>
                          </wps:cNvSpPr>
                          <wps:spPr bwMode="auto">
                            <a:xfrm>
                              <a:off x="3352800" y="2707005"/>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C</w:t>
                                </w:r>
                              </w:p>
                            </w:txbxContent>
                          </wps:txbx>
                          <wps:bodyPr rot="0" vert="horz" wrap="square" lIns="91440" tIns="45720" rIns="91440" bIns="45720" anchor="t" anchorCtr="0" upright="1">
                            <a:noAutofit/>
                          </wps:bodyPr>
                        </wps:wsp>
                        <wps:wsp>
                          <wps:cNvPr id="180" name="Text Box 99"/>
                          <wps:cNvSpPr txBox="1">
                            <a:spLocks noChangeArrowheads="1"/>
                          </wps:cNvSpPr>
                          <wps:spPr bwMode="auto">
                            <a:xfrm>
                              <a:off x="3656330" y="2707005"/>
                              <a:ext cx="30607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81" name="Text Box 100"/>
                          <wps:cNvSpPr txBox="1">
                            <a:spLocks noChangeArrowheads="1"/>
                          </wps:cNvSpPr>
                          <wps:spPr bwMode="auto">
                            <a:xfrm>
                              <a:off x="2667000" y="3222625"/>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Default="00FA0104" w:rsidP="0037428E">
                                <w:pPr>
                                  <w:rPr>
                                    <w:rFonts w:eastAsia="新細明體"/>
                                  </w:rPr>
                                </w:pPr>
                                <w:r>
                                  <w:rPr>
                                    <w:rFonts w:eastAsia="新細明體" w:hint="eastAsia"/>
                                  </w:rPr>
                                  <w:t xml:space="preserve">ADDR= </w:t>
                                </w:r>
                                <w:del w:id="1197" w:author="ANDESTECH\ryjou" w:date="2016-02-25T18:56:00Z">
                                  <w:r w:rsidDel="00D82891">
                                    <w:rPr>
                                      <w:rFonts w:eastAsia="新細明體" w:hint="eastAsia"/>
                                    </w:rPr>
                                    <w:delText>2</w:delText>
                                  </w:r>
                                </w:del>
                                <w:ins w:id="1198" w:author="ANDESTECH\ryjou" w:date="2016-02-26T09:01:00Z">
                                  <w:r>
                                    <w:rPr>
                                      <w:rFonts w:eastAsia="新細明體" w:hint="eastAsia"/>
                                    </w:rPr>
                                    <w:t>2</w:t>
                                  </w:r>
                                </w:ins>
                              </w:p>
                              <w:p w:rsidR="00FA0104" w:rsidRPr="00BC04BD" w:rsidRDefault="00FA0104" w:rsidP="0037428E">
                                <w:pPr>
                                  <w:rPr>
                                    <w:rFonts w:eastAsia="新細明體"/>
                                  </w:rPr>
                                </w:pPr>
                                <w:r>
                                  <w:rPr>
                                    <w:rFonts w:eastAsia="新細明體" w:hint="eastAsia"/>
                                  </w:rPr>
                                  <w:t>hsize = halfword</w:t>
                                </w:r>
                              </w:p>
                            </w:txbxContent>
                          </wps:txbx>
                          <wps:bodyPr rot="0" vert="horz" wrap="square" lIns="91440" tIns="45720" rIns="91440" bIns="45720" anchor="t" anchorCtr="0" upright="1">
                            <a:noAutofit/>
                          </wps:bodyPr>
                        </wps:wsp>
                        <wps:wsp>
                          <wps:cNvPr id="182" name="Text Box 101"/>
                          <wps:cNvSpPr txBox="1">
                            <a:spLocks noChangeArrowheads="1"/>
                          </wps:cNvSpPr>
                          <wps:spPr bwMode="auto">
                            <a:xfrm>
                              <a:off x="2744470" y="3738245"/>
                              <a:ext cx="30480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A</w:t>
                                </w:r>
                              </w:p>
                            </w:txbxContent>
                          </wps:txbx>
                          <wps:bodyPr rot="0" vert="horz" wrap="square" lIns="91440" tIns="45720" rIns="91440" bIns="45720" anchor="t" anchorCtr="0" upright="1">
                            <a:noAutofit/>
                          </wps:bodyPr>
                        </wps:wsp>
                        <wps:wsp>
                          <wps:cNvPr id="183" name="Text Box 102"/>
                          <wps:cNvSpPr txBox="1">
                            <a:spLocks noChangeArrowheads="1"/>
                          </wps:cNvSpPr>
                          <wps:spPr bwMode="auto">
                            <a:xfrm>
                              <a:off x="3048000" y="3738245"/>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B</w:t>
                                </w:r>
                              </w:p>
                            </w:txbxContent>
                          </wps:txbx>
                          <wps:bodyPr rot="0" vert="horz" wrap="square" lIns="91440" tIns="45720" rIns="91440" bIns="45720" anchor="t" anchorCtr="0" upright="1">
                            <a:noAutofit/>
                          </wps:bodyPr>
                        </wps:wsp>
                        <wps:wsp>
                          <wps:cNvPr id="184" name="Text Box 103"/>
                          <wps:cNvSpPr txBox="1">
                            <a:spLocks noChangeArrowheads="1"/>
                          </wps:cNvSpPr>
                          <wps:spPr bwMode="auto">
                            <a:xfrm>
                              <a:off x="3354705" y="3738245"/>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85" name="Text Box 104"/>
                          <wps:cNvSpPr txBox="1">
                            <a:spLocks noChangeArrowheads="1"/>
                          </wps:cNvSpPr>
                          <wps:spPr bwMode="auto">
                            <a:xfrm>
                              <a:off x="3658235" y="3738245"/>
                              <a:ext cx="30607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325" name="Text Box 95"/>
                          <wps:cNvSpPr txBox="1">
                            <a:spLocks noChangeArrowheads="1"/>
                          </wps:cNvSpPr>
                          <wps:spPr bwMode="auto">
                            <a:xfrm>
                              <a:off x="2667000" y="3569335"/>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Default="00FA0104"/>
                            </w:txbxContent>
                          </wps:txbx>
                          <wps:bodyPr rot="0" vert="horz" wrap="square" lIns="91440" tIns="45720" rIns="91440" bIns="45720" anchor="t" anchorCtr="0" upright="1">
                            <a:noAutofit/>
                          </wps:bodyPr>
                        </wps:wsp>
                        <wps:wsp>
                          <wps:cNvPr id="330" name="Text Box 100"/>
                          <wps:cNvSpPr txBox="1">
                            <a:spLocks noChangeArrowheads="1"/>
                          </wps:cNvSpPr>
                          <wps:spPr bwMode="auto">
                            <a:xfrm>
                              <a:off x="2667000" y="4600575"/>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Default="00FA0104"/>
                            </w:txbxContent>
                          </wps:txbx>
                          <wps:bodyPr rot="0" vert="horz" wrap="square" lIns="91440" tIns="45720" rIns="91440" bIns="45720" anchor="t" anchorCtr="0" upright="1">
                            <a:noAutofit/>
                          </wps:bodyPr>
                        </wps:wsp>
                        <wps:wsp>
                          <wps:cNvPr id="345" name="Text Box 88"/>
                          <wps:cNvSpPr txBox="1">
                            <a:spLocks noChangeArrowheads="1"/>
                          </wps:cNvSpPr>
                          <wps:spPr bwMode="auto">
                            <a:xfrm>
                              <a:off x="406400" y="4276090"/>
                              <a:ext cx="1143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Default="00FA0104" w:rsidP="0037428E">
                                <w:pPr>
                                  <w:rPr>
                                    <w:rFonts w:eastAsia="新細明體"/>
                                  </w:rPr>
                                </w:pPr>
                                <w:r>
                                  <w:rPr>
                                    <w:rFonts w:eastAsia="新細明體" w:hint="eastAsia"/>
                                  </w:rPr>
                                  <w:t xml:space="preserve">ADDR= </w:t>
                                </w:r>
                                <w:ins w:id="1199" w:author="ANDESTECH\ryjou" w:date="2016-02-25T16:43:00Z">
                                  <w:r>
                                    <w:rPr>
                                      <w:rFonts w:eastAsia="新細明體" w:hint="eastAsia"/>
                                    </w:rPr>
                                    <w:t>0</w:t>
                                  </w:r>
                                </w:ins>
                                <w:del w:id="1200" w:author="ANDESTECH\ryjou" w:date="2016-02-25T16:43:00Z">
                                  <w:r w:rsidDel="00B11933">
                                    <w:rPr>
                                      <w:rFonts w:eastAsia="新細明體" w:hint="eastAsia"/>
                                    </w:rPr>
                                    <w:delText>0</w:delText>
                                  </w:r>
                                </w:del>
                              </w:p>
                              <w:p w:rsidR="00FA0104" w:rsidRPr="00BC04BD" w:rsidRDefault="00FA0104" w:rsidP="0037428E">
                                <w:pPr>
                                  <w:rPr>
                                    <w:rFonts w:eastAsia="新細明體"/>
                                  </w:rPr>
                                </w:pPr>
                                <w:r>
                                  <w:rPr>
                                    <w:rFonts w:eastAsia="新細明體" w:hint="eastAsia"/>
                                  </w:rPr>
                                  <w:t>bwe =</w:t>
                                </w:r>
                                <w:smartTag w:uri="urn:schemas-microsoft-com:office:smarttags" w:element="chmetcnv">
                                  <w:smartTagPr>
                                    <w:attr w:name="UnitName" w:val="’"/>
                                    <w:attr w:name="SourceValue" w:val="4"/>
                                    <w:attr w:name="HasSpace" w:val="False"/>
                                    <w:attr w:name="Negative" w:val="False"/>
                                    <w:attr w:name="NumberType" w:val="1"/>
                                    <w:attr w:name="TCSC" w:val="0"/>
                                  </w:smartTagPr>
                                  <w:r>
                                    <w:rPr>
                                      <w:rFonts w:eastAsia="新細明體" w:hint="eastAsia"/>
                                    </w:rPr>
                                    <w:t>4</w:t>
                                  </w:r>
                                  <w:r>
                                    <w:rPr>
                                      <w:rFonts w:eastAsia="新細明體"/>
                                    </w:rPr>
                                    <w:t>’</w:t>
                                  </w:r>
                                </w:smartTag>
                                <w:r>
                                  <w:rPr>
                                    <w:rFonts w:eastAsia="新細明體" w:hint="eastAsia"/>
                                  </w:rPr>
                                  <w:t>b</w:t>
                                </w:r>
                                <w:del w:id="1201" w:author="ANDESTECH\ryjou" w:date="2016-02-25T16:42:00Z">
                                  <w:r w:rsidDel="00A32174">
                                    <w:rPr>
                                      <w:rFonts w:eastAsia="新細明體" w:hint="eastAsia"/>
                                    </w:rPr>
                                    <w:delText>1</w:delText>
                                  </w:r>
                                </w:del>
                                <w:ins w:id="1202" w:author="ANDESTECH\ryjou" w:date="2016-02-25T16:42:00Z">
                                  <w:r>
                                    <w:rPr>
                                      <w:rFonts w:eastAsia="新細明體" w:hint="eastAsia"/>
                                    </w:rPr>
                                    <w:t>0</w:t>
                                  </w:r>
                                </w:ins>
                                <w:r>
                                  <w:rPr>
                                    <w:rFonts w:eastAsia="新細明體" w:hint="eastAsia"/>
                                  </w:rPr>
                                  <w:t>110</w:t>
                                </w:r>
                              </w:p>
                            </w:txbxContent>
                          </wps:txbx>
                          <wps:bodyPr rot="0" vert="horz" wrap="square" lIns="91440" tIns="45720" rIns="91440" bIns="45720" anchor="t" anchorCtr="0" upright="1">
                            <a:noAutofit/>
                          </wps:bodyPr>
                        </wps:wsp>
                        <wps:wsp>
                          <wps:cNvPr id="346" name="Text Box 89"/>
                          <wps:cNvSpPr txBox="1">
                            <a:spLocks noChangeArrowheads="1"/>
                          </wps:cNvSpPr>
                          <wps:spPr bwMode="auto">
                            <a:xfrm>
                              <a:off x="484505" y="4791710"/>
                              <a:ext cx="30480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ins w:id="1203" w:author="ANDESTECH\ryjou" w:date="2016-02-25T16:42:00Z">
                                  <w:r>
                                    <w:rPr>
                                      <w:rFonts w:eastAsia="新細明體" w:hint="eastAsia"/>
                                    </w:rPr>
                                    <w:t>0</w:t>
                                  </w:r>
                                </w:ins>
                                <w:del w:id="1204" w:author="ANDESTECH\ryjou" w:date="2016-02-25T16:42:00Z">
                                  <w:r w:rsidDel="00A32174">
                                    <w:rPr>
                                      <w:rFonts w:eastAsia="新細明體" w:hint="eastAsia"/>
                                    </w:rPr>
                                    <w:delText>A</w:delText>
                                  </w:r>
                                </w:del>
                              </w:p>
                            </w:txbxContent>
                          </wps:txbx>
                          <wps:bodyPr rot="0" vert="horz" wrap="square" lIns="91440" tIns="45720" rIns="91440" bIns="45720" anchor="t" anchorCtr="0" upright="1">
                            <a:noAutofit/>
                          </wps:bodyPr>
                        </wps:wsp>
                        <wps:wsp>
                          <wps:cNvPr id="347" name="Text Box 90"/>
                          <wps:cNvSpPr txBox="1">
                            <a:spLocks noChangeArrowheads="1"/>
                          </wps:cNvSpPr>
                          <wps:spPr bwMode="auto">
                            <a:xfrm>
                              <a:off x="788035" y="4791710"/>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B</w:t>
                                </w:r>
                              </w:p>
                            </w:txbxContent>
                          </wps:txbx>
                          <wps:bodyPr rot="0" vert="horz" wrap="square" lIns="91440" tIns="45720" rIns="91440" bIns="45720" anchor="t" anchorCtr="0" upright="1">
                            <a:noAutofit/>
                          </wps:bodyPr>
                        </wps:wsp>
                        <wps:wsp>
                          <wps:cNvPr id="348" name="Text Box 91"/>
                          <wps:cNvSpPr txBox="1">
                            <a:spLocks noChangeArrowheads="1"/>
                          </wps:cNvSpPr>
                          <wps:spPr bwMode="auto">
                            <a:xfrm>
                              <a:off x="1094740" y="4791710"/>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C</w:t>
                                </w:r>
                              </w:p>
                            </w:txbxContent>
                          </wps:txbx>
                          <wps:bodyPr rot="0" vert="horz" wrap="square" lIns="91440" tIns="45720" rIns="91440" bIns="45720" anchor="t" anchorCtr="0" upright="1">
                            <a:noAutofit/>
                          </wps:bodyPr>
                        </wps:wsp>
                        <wps:wsp>
                          <wps:cNvPr id="349" name="Text Box 92"/>
                          <wps:cNvSpPr txBox="1">
                            <a:spLocks noChangeArrowheads="1"/>
                          </wps:cNvSpPr>
                          <wps:spPr bwMode="auto">
                            <a:xfrm>
                              <a:off x="1398270" y="4791710"/>
                              <a:ext cx="30607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350" name="Line 93"/>
                          <wps:cNvCnPr/>
                          <wps:spPr bwMode="auto">
                            <a:xfrm flipV="1">
                              <a:off x="1932305" y="4533900"/>
                              <a:ext cx="609600" cy="3867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1" name="Line 94"/>
                          <wps:cNvCnPr/>
                          <wps:spPr bwMode="auto">
                            <a:xfrm>
                              <a:off x="1932305" y="4920615"/>
                              <a:ext cx="609600" cy="644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Text Box 95"/>
                          <wps:cNvSpPr txBox="1">
                            <a:spLocks noChangeArrowheads="1"/>
                          </wps:cNvSpPr>
                          <wps:spPr bwMode="auto">
                            <a:xfrm>
                              <a:off x="2616200" y="4147185"/>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Default="00FA0104" w:rsidP="0037428E">
                                <w:pPr>
                                  <w:rPr>
                                    <w:rFonts w:eastAsia="新細明體"/>
                                  </w:rPr>
                                </w:pPr>
                                <w:r>
                                  <w:rPr>
                                    <w:rFonts w:eastAsia="新細明體" w:hint="eastAsia"/>
                                  </w:rPr>
                                  <w:t xml:space="preserve">ADDR= </w:t>
                                </w:r>
                                <w:ins w:id="1205" w:author="ANDESTECH\ryjou" w:date="2016-02-26T09:02:00Z">
                                  <w:r>
                                    <w:rPr>
                                      <w:rFonts w:eastAsia="新細明體" w:hint="eastAsia"/>
                                    </w:rPr>
                                    <w:t>1</w:t>
                                  </w:r>
                                </w:ins>
                                <w:del w:id="1206" w:author="ANDESTECH\ryjou" w:date="2016-02-26T09:01:00Z">
                                  <w:r w:rsidDel="005F02B3">
                                    <w:rPr>
                                      <w:rFonts w:eastAsia="新細明體" w:hint="eastAsia"/>
                                    </w:rPr>
                                    <w:delText>1</w:delText>
                                  </w:r>
                                </w:del>
                              </w:p>
                              <w:p w:rsidR="00FA0104" w:rsidRPr="00BC04BD" w:rsidRDefault="00FA0104" w:rsidP="0037428E">
                                <w:pPr>
                                  <w:rPr>
                                    <w:rFonts w:eastAsia="新細明體"/>
                                  </w:rPr>
                                </w:pPr>
                                <w:r>
                                  <w:rPr>
                                    <w:rFonts w:eastAsia="新細明體" w:hint="eastAsia"/>
                                  </w:rPr>
                                  <w:t>hsize = byte</w:t>
                                </w:r>
                              </w:p>
                            </w:txbxContent>
                          </wps:txbx>
                          <wps:bodyPr rot="0" vert="horz" wrap="square" lIns="91440" tIns="45720" rIns="91440" bIns="45720" anchor="t" anchorCtr="0" upright="1">
                            <a:noAutofit/>
                          </wps:bodyPr>
                        </wps:wsp>
                        <wps:wsp>
                          <wps:cNvPr id="362" name="Text Box 95"/>
                          <wps:cNvSpPr txBox="1">
                            <a:spLocks noChangeArrowheads="1"/>
                          </wps:cNvSpPr>
                          <wps:spPr bwMode="auto">
                            <a:xfrm>
                              <a:off x="2616200" y="5525135"/>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Default="00FA0104"/>
                            </w:txbxContent>
                          </wps:txbx>
                          <wps:bodyPr rot="0" vert="horz" wrap="square" lIns="91440" tIns="45720" rIns="91440" bIns="45720" anchor="t" anchorCtr="0" upright="1">
                            <a:noAutofit/>
                          </wps:bodyPr>
                        </wps:wsp>
                        <wps:wsp>
                          <wps:cNvPr id="372" name="Text Box 100"/>
                          <wps:cNvSpPr txBox="1">
                            <a:spLocks noChangeArrowheads="1"/>
                          </wps:cNvSpPr>
                          <wps:spPr bwMode="auto">
                            <a:xfrm>
                              <a:off x="2667000" y="5057140"/>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0104" w:rsidRDefault="00FA0104" w:rsidP="0037428E">
                                <w:pPr>
                                  <w:rPr>
                                    <w:rFonts w:eastAsia="新細明體"/>
                                  </w:rPr>
                                </w:pPr>
                                <w:r>
                                  <w:rPr>
                                    <w:rFonts w:eastAsia="新細明體" w:hint="eastAsia"/>
                                  </w:rPr>
                                  <w:t>ADDR= 2</w:t>
                                </w:r>
                              </w:p>
                              <w:p w:rsidR="00FA0104" w:rsidRPr="00BC04BD" w:rsidRDefault="00FA0104" w:rsidP="0037428E">
                                <w:pPr>
                                  <w:rPr>
                                    <w:rFonts w:eastAsia="新細明體"/>
                                  </w:rPr>
                                </w:pPr>
                                <w:r>
                                  <w:rPr>
                                    <w:rFonts w:eastAsia="新細明體" w:hint="eastAsia"/>
                                  </w:rPr>
                                  <w:t xml:space="preserve">hsize = </w:t>
                                </w:r>
                                <w:del w:id="1207" w:author="ANDESTECH\ryjou" w:date="2016-02-25T16:43:00Z">
                                  <w:r w:rsidDel="00A32174">
                                    <w:rPr>
                                      <w:rFonts w:eastAsia="新細明體" w:hint="eastAsia"/>
                                    </w:rPr>
                                    <w:delText>halfword</w:delText>
                                  </w:r>
                                </w:del>
                                <w:ins w:id="1208" w:author="ANDESTECH\ryjou" w:date="2016-02-25T16:43:00Z">
                                  <w:r>
                                    <w:rPr>
                                      <w:rFonts w:eastAsia="新細明體" w:hint="eastAsia"/>
                                    </w:rPr>
                                    <w:t>byte</w:t>
                                  </w:r>
                                </w:ins>
                              </w:p>
                            </w:txbxContent>
                          </wps:txbx>
                          <wps:bodyPr rot="0" vert="horz" wrap="square" lIns="91440" tIns="45720" rIns="91440" bIns="45720" anchor="t" anchorCtr="0" upright="1">
                            <a:noAutofit/>
                          </wps:bodyPr>
                        </wps:wsp>
                        <wps:wsp>
                          <wps:cNvPr id="399" name="Text Box 101"/>
                          <wps:cNvSpPr txBox="1">
                            <a:spLocks noChangeArrowheads="1"/>
                          </wps:cNvSpPr>
                          <wps:spPr bwMode="auto">
                            <a:xfrm>
                              <a:off x="2736215" y="4663440"/>
                              <a:ext cx="30480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ins w:id="1209" w:author="ANDESTECH\ryjou" w:date="2016-02-25T16:42:00Z">
                                  <w:r>
                                    <w:rPr>
                                      <w:rFonts w:eastAsia="新細明體" w:hint="eastAsia"/>
                                    </w:rPr>
                                    <w:t>0</w:t>
                                  </w:r>
                                </w:ins>
                                <w:del w:id="1210" w:author="ANDESTECH\ryjou" w:date="2016-02-25T16:42:00Z">
                                  <w:r w:rsidDel="00A32174">
                                    <w:rPr>
                                      <w:rFonts w:eastAsia="新細明體" w:hint="eastAsia"/>
                                    </w:rPr>
                                    <w:delText>A</w:delText>
                                  </w:r>
                                </w:del>
                              </w:p>
                            </w:txbxContent>
                          </wps:txbx>
                          <wps:bodyPr rot="0" vert="horz" wrap="square" lIns="91440" tIns="45720" rIns="91440" bIns="45720" anchor="t" anchorCtr="0" upright="1">
                            <a:noAutofit/>
                          </wps:bodyPr>
                        </wps:wsp>
                        <wps:wsp>
                          <wps:cNvPr id="400" name="Text Box 102"/>
                          <wps:cNvSpPr txBox="1">
                            <a:spLocks noChangeArrowheads="1"/>
                          </wps:cNvSpPr>
                          <wps:spPr bwMode="auto">
                            <a:xfrm>
                              <a:off x="3039745" y="4663440"/>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ins w:id="1211" w:author="ANDESTECH\ryjou" w:date="2016-02-25T16:42:00Z">
                                  <w:r>
                                    <w:rPr>
                                      <w:rFonts w:eastAsia="新細明體" w:hint="eastAsia"/>
                                    </w:rPr>
                                    <w:t>0</w:t>
                                  </w:r>
                                </w:ins>
                                <w:del w:id="1212" w:author="ANDESTECH\ryjou" w:date="2016-02-25T16:42:00Z">
                                  <w:r w:rsidDel="00A32174">
                                    <w:rPr>
                                      <w:rFonts w:eastAsia="新細明體" w:hint="eastAsia"/>
                                    </w:rPr>
                                    <w:delText>B</w:delText>
                                  </w:r>
                                </w:del>
                              </w:p>
                            </w:txbxContent>
                          </wps:txbx>
                          <wps:bodyPr rot="0" vert="horz" wrap="square" lIns="91440" tIns="45720" rIns="91440" bIns="45720" anchor="t" anchorCtr="0" upright="1">
                            <a:noAutofit/>
                          </wps:bodyPr>
                        </wps:wsp>
                        <wps:wsp>
                          <wps:cNvPr id="401" name="Text Box 103"/>
                          <wps:cNvSpPr txBox="1">
                            <a:spLocks noChangeArrowheads="1"/>
                          </wps:cNvSpPr>
                          <wps:spPr bwMode="auto">
                            <a:xfrm>
                              <a:off x="3346450" y="4663440"/>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ins w:id="1213" w:author="ANDESTECH\ryjou" w:date="2016-02-25T17:02:00Z">
                                  <w:r>
                                    <w:rPr>
                                      <w:rFonts w:eastAsia="新細明體" w:hint="eastAsia"/>
                                    </w:rPr>
                                    <w:t>C</w:t>
                                  </w:r>
                                </w:ins>
                                <w:del w:id="1214" w:author="ANDESTECH\ryjou" w:date="2016-02-25T16:42:00Z">
                                  <w:r w:rsidDel="00A32174">
                                    <w:rPr>
                                      <w:rFonts w:eastAsia="新細明體" w:hint="eastAsia"/>
                                    </w:rPr>
                                    <w:delText>0</w:delText>
                                  </w:r>
                                </w:del>
                              </w:p>
                            </w:txbxContent>
                          </wps:txbx>
                          <wps:bodyPr rot="0" vert="horz" wrap="square" lIns="91440" tIns="45720" rIns="91440" bIns="45720" anchor="t" anchorCtr="0" upright="1">
                            <a:noAutofit/>
                          </wps:bodyPr>
                        </wps:wsp>
                        <wps:wsp>
                          <wps:cNvPr id="402" name="Text Box 104"/>
                          <wps:cNvSpPr txBox="1">
                            <a:spLocks noChangeArrowheads="1"/>
                          </wps:cNvSpPr>
                          <wps:spPr bwMode="auto">
                            <a:xfrm>
                              <a:off x="3649980" y="4663440"/>
                              <a:ext cx="30607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419" name="Text Box 101"/>
                          <wps:cNvSpPr txBox="1">
                            <a:spLocks noChangeArrowheads="1"/>
                          </wps:cNvSpPr>
                          <wps:spPr bwMode="auto">
                            <a:xfrm>
                              <a:off x="2746375" y="5565140"/>
                              <a:ext cx="30480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ins w:id="1215" w:author="ANDESTECH\ryjou" w:date="2016-02-25T16:42:00Z">
                                  <w:r>
                                    <w:rPr>
                                      <w:rFonts w:eastAsia="新細明體" w:hint="eastAsia"/>
                                    </w:rPr>
                                    <w:t>0</w:t>
                                  </w:r>
                                </w:ins>
                                <w:del w:id="1216" w:author="ANDESTECH\ryjou" w:date="2016-02-25T16:42:00Z">
                                  <w:r w:rsidDel="00A32174">
                                    <w:rPr>
                                      <w:rFonts w:eastAsia="新細明體" w:hint="eastAsia"/>
                                    </w:rPr>
                                    <w:delText>A</w:delText>
                                  </w:r>
                                </w:del>
                              </w:p>
                            </w:txbxContent>
                          </wps:txbx>
                          <wps:bodyPr rot="0" vert="horz" wrap="square" lIns="91440" tIns="45720" rIns="91440" bIns="45720" anchor="t" anchorCtr="0" upright="1">
                            <a:noAutofit/>
                          </wps:bodyPr>
                        </wps:wsp>
                        <wps:wsp>
                          <wps:cNvPr id="420" name="Text Box 102"/>
                          <wps:cNvSpPr txBox="1">
                            <a:spLocks noChangeArrowheads="1"/>
                          </wps:cNvSpPr>
                          <wps:spPr bwMode="auto">
                            <a:xfrm>
                              <a:off x="3049905" y="5565140"/>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ins w:id="1217" w:author="ANDESTECH\ryjou" w:date="2016-02-25T17:02:00Z">
                                  <w:r>
                                    <w:rPr>
                                      <w:rFonts w:eastAsia="新細明體" w:hint="eastAsia"/>
                                    </w:rPr>
                                    <w:t>B</w:t>
                                  </w:r>
                                </w:ins>
                                <w:del w:id="1218" w:author="ANDESTECH\ryjou" w:date="2016-02-25T16:42:00Z">
                                  <w:r w:rsidDel="00A32174">
                                    <w:rPr>
                                      <w:rFonts w:eastAsia="新細明體" w:hint="eastAsia"/>
                                    </w:rPr>
                                    <w:delText>B</w:delText>
                                  </w:r>
                                </w:del>
                              </w:p>
                            </w:txbxContent>
                          </wps:txbx>
                          <wps:bodyPr rot="0" vert="horz" wrap="square" lIns="91440" tIns="45720" rIns="91440" bIns="45720" anchor="t" anchorCtr="0" upright="1">
                            <a:noAutofit/>
                          </wps:bodyPr>
                        </wps:wsp>
                        <wps:wsp>
                          <wps:cNvPr id="421" name="Text Box 103"/>
                          <wps:cNvSpPr txBox="1">
                            <a:spLocks noChangeArrowheads="1"/>
                          </wps:cNvSpPr>
                          <wps:spPr bwMode="auto">
                            <a:xfrm>
                              <a:off x="3356610" y="5565140"/>
                              <a:ext cx="305435"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ins w:id="1219" w:author="ANDESTECH\ryjou" w:date="2016-02-25T17:02:00Z">
                                  <w:r>
                                    <w:rPr>
                                      <w:rFonts w:eastAsia="新細明體" w:hint="eastAsia"/>
                                    </w:rPr>
                                    <w:t>0</w:t>
                                  </w:r>
                                </w:ins>
                                <w:del w:id="1220" w:author="ANDESTECH\ryjou" w:date="2016-02-25T16:42:00Z">
                                  <w:r w:rsidDel="00A32174">
                                    <w:rPr>
                                      <w:rFonts w:eastAsia="新細明體" w:hint="eastAsia"/>
                                    </w:rPr>
                                    <w:delText>0</w:delText>
                                  </w:r>
                                </w:del>
                              </w:p>
                            </w:txbxContent>
                          </wps:txbx>
                          <wps:bodyPr rot="0" vert="horz" wrap="square" lIns="91440" tIns="45720" rIns="91440" bIns="45720" anchor="t" anchorCtr="0" upright="1">
                            <a:noAutofit/>
                          </wps:bodyPr>
                        </wps:wsp>
                        <wps:wsp>
                          <wps:cNvPr id="422" name="Text Box 104"/>
                          <wps:cNvSpPr txBox="1">
                            <a:spLocks noChangeArrowheads="1"/>
                          </wps:cNvSpPr>
                          <wps:spPr bwMode="auto">
                            <a:xfrm>
                              <a:off x="3660140" y="5565140"/>
                              <a:ext cx="306070" cy="257810"/>
                            </a:xfrm>
                            <a:prstGeom prst="rect">
                              <a:avLst/>
                            </a:prstGeom>
                            <a:solidFill>
                              <a:srgbClr val="FFFFFF"/>
                            </a:solidFill>
                            <a:ln w="9525">
                              <a:solidFill>
                                <a:srgbClr val="000000"/>
                              </a:solidFill>
                              <a:miter lim="800000"/>
                              <a:headEnd/>
                              <a:tailEnd/>
                            </a:ln>
                          </wps:spPr>
                          <wps:txbx>
                            <w:txbxContent>
                              <w:p w:rsidR="00FA0104" w:rsidRPr="00BC04BD" w:rsidRDefault="00FA0104"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c:wpc>
                    </a:graphicData>
                  </a:graphic>
                </wp:inline>
              </w:drawing>
            </mc:Choice>
            <mc:Fallback>
              <w:pict>
                <v:group id="畫布 186" o:spid="_x0000_s1308" editas="canvas" style="width:510pt;height:479.5pt;mso-position-horizontal-relative:char;mso-position-vertical-relative:line" coordsize="64770,6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">
                  <v:shape id="_x0000_s1309" type="#_x0000_t75" style="position:absolute;width:64770;height:60896;visibility:visible;mso-wrap-style:square">
                    <v:fill o:detectmouseclick="t"/>
                    <v:path o:connecttype="none"/>
                  </v:shape>
                  <v:shape id="Text Box 71" o:spid="_x0000_s1310" type="#_x0000_t202" style="position:absolute;left:4572;top:1289;width:1143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9rLcUA&#10;AADdAAAADwAAAGRycy9kb3ducmV2LnhtbESPQWvCQBCF74L/YRmhN921tKKpq4hF6KnF2Aq9Ddkx&#10;CWZnQ3Y16b/vHAq9zfDevPfNejv4Rt2pi3VgC/OZAUVcBFdzaeHzdJguQcWE7LAJTBZ+KMJ2Mx6t&#10;MXOh5yPd81QqCeGYoYUqpTbTOhYVeYyz0BKLdgmdxyRrV2rXYS/hvtGPxiy0x5qlocKW9hUV1/zm&#10;LXy9X77PT+ajfPXPbR8Go9mvtLUPk2H3AirRkP7Nf9dvTvCNEVz5Rk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2stxQAAAN0AAAAPAAAAAAAAAAAAAAAAAJgCAABkcnMv&#10;ZG93bnJldi54bWxQSwUGAAAAAAQABAD1AAAAigMAAAAA&#10;" filled="f" stroked="f">
                    <v:textbox>
                      <w:txbxContent>
                        <w:p w:rsidR="00FA0104" w:rsidRDefault="00FA0104" w:rsidP="0037428E">
                          <w:pPr>
                            <w:rPr>
                              <w:rFonts w:eastAsia="新細明體"/>
                            </w:rPr>
                          </w:pPr>
                          <w:r>
                            <w:rPr>
                              <w:rFonts w:eastAsia="新細明體" w:hint="eastAsia"/>
                            </w:rPr>
                            <w:t>ADDR= 0</w:t>
                          </w:r>
                        </w:p>
                        <w:p w:rsidR="00FA0104" w:rsidRPr="00BC04BD" w:rsidRDefault="00FA0104" w:rsidP="0037428E">
                          <w:pPr>
                            <w:rPr>
                              <w:rFonts w:eastAsia="新細明體"/>
                            </w:rPr>
                          </w:pPr>
                          <w:proofErr w:type="spellStart"/>
                          <w:proofErr w:type="gramStart"/>
                          <w:r>
                            <w:rPr>
                              <w:rFonts w:eastAsia="新細明體" w:hint="eastAsia"/>
                            </w:rPr>
                            <w:t>bwe</w:t>
                          </w:r>
                          <w:proofErr w:type="spellEnd"/>
                          <w:proofErr w:type="gramEnd"/>
                          <w:r>
                            <w:rPr>
                              <w:rFonts w:eastAsia="新細明體" w:hint="eastAsia"/>
                            </w:rPr>
                            <w:t xml:space="preserve"> =</w:t>
                          </w:r>
                          <w:smartTag w:uri="urn:schemas-microsoft-com:office:smarttags" w:element="chmetcnv">
                            <w:smartTagPr>
                              <w:attr w:name="TCSC" w:val="0"/>
                              <w:attr w:name="NumberType" w:val="1"/>
                              <w:attr w:name="Negative" w:val="False"/>
                              <w:attr w:name="HasSpace" w:val="False"/>
                              <w:attr w:name="SourceValue" w:val="4"/>
                              <w:attr w:name="UnitName" w:val="’"/>
                            </w:smartTagPr>
                            <w:r>
                              <w:rPr>
                                <w:rFonts w:eastAsia="新細明體" w:hint="eastAsia"/>
                              </w:rPr>
                              <w:t>4</w:t>
                            </w:r>
                            <w:r>
                              <w:rPr>
                                <w:rFonts w:eastAsia="新細明體"/>
                              </w:rPr>
                              <w:t>’</w:t>
                            </w:r>
                          </w:smartTag>
                          <w:r>
                            <w:rPr>
                              <w:rFonts w:eastAsia="新細明體" w:hint="eastAsia"/>
                            </w:rPr>
                            <w:t>b0111</w:t>
                          </w:r>
                        </w:p>
                      </w:txbxContent>
                    </v:textbox>
                  </v:shape>
                  <v:shape id="Text Box 72" o:spid="_x0000_s1311" type="#_x0000_t202" style="position:absolute;left:5334;top:6445;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sMMA&#10;AADdAAAADwAAAGRycy9kb3ducmV2LnhtbERPTWsCMRC9C/0PYQpeRJPaYnU1Sim06E2ttNdhM+4u&#10;bibbJF3Xf2+Egrd5vM9ZrDpbi5Z8qBxreBopEMS5MxUXGg5fH8MpiBCRDdaOScOFAqyWD70FZsad&#10;eUftPhYihXDIUEMZY5NJGfKSLIaRa4gTd3TeYkzQF9J4PKdwW8uxUhNpseLUUGJD7yXlp/2f1TB9&#10;Wbc/YfO8/c4nx3oWB6/t56/Xuv/Yvc1BROriXfzvXps0X6kZ3L5JJ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W+sMMAAADd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0</w:t>
                          </w:r>
                        </w:p>
                      </w:txbxContent>
                    </v:textbox>
                  </v:shape>
                  <v:shape id="Text Box 73" o:spid="_x0000_s1312" type="#_x0000_t202" style="position:absolute;left:8369;top:6445;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aB8McA&#10;AADdAAAADwAAAGRycy9kb3ducmV2LnhtbESPQW/CMAyF75P4D5En7TJByoYYFAKaJm2C28YQXK3G&#10;tNUapyRZKf8eHybtZus9v/d5ue5dozoKsfZsYDzKQBEX3tZcGth/vw9noGJCtth4JgNXirBeDe6W&#10;mFt/4S/qdqlUEsIxRwNVSm2udSwqchhHviUW7eSDwyRrKLUNeJFw1+inLJtqhzVLQ4UtvVVU/Ox+&#10;nYHZZNMd4/b581BMT808Pb50H+dgzMN9/7oAlahP/+a/640V/Gws/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mgfDHAAAA3QAAAA8AAAAAAAAAAAAAAAAAmAIAAGRy&#10;cy9kb3ducmV2LnhtbFBLBQYAAAAABAAEAPUAAACMAwAAAAA=&#10;">
                    <v:textbox>
                      <w:txbxContent>
                        <w:p w:rsidR="00FA0104" w:rsidRPr="00BC04BD" w:rsidRDefault="00FA0104" w:rsidP="0037428E">
                          <w:pPr>
                            <w:rPr>
                              <w:rFonts w:eastAsia="新細明體"/>
                            </w:rPr>
                          </w:pPr>
                          <w:r>
                            <w:rPr>
                              <w:rFonts w:eastAsia="新細明體" w:hint="eastAsia"/>
                            </w:rPr>
                            <w:t>B</w:t>
                          </w:r>
                        </w:p>
                      </w:txbxContent>
                    </v:textbox>
                  </v:shape>
                  <v:shape id="_x0000_s1313" type="#_x0000_t202" style="position:absolute;left:11372;top:6445;width:3055;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oka8QA&#10;AADdAAAADwAAAGRycy9kb3ducmV2LnhtbERPTWvCQBC9F/oflhF6KbpJFbWpq5RCRW9WRa9DdkyC&#10;2dl0dxvjv3cFobd5vM+ZLTpTi5acrywrSAcJCOLc6ooLBfvdd38KwgdkjbVlUnAlD4v589MMM20v&#10;/EPtNhQihrDPUEEZQpNJ6fOSDPqBbYgjd7LOYIjQFVI7vMRwU8u3JBlLgxXHhhIb+iopP2//jILp&#10;aNUe/Xq4OeTjU/0eXift8tcp9dLrPj9ABOrCv/jhXuk4P0lTuH8TT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JGvEAAAA3QAAAA8AAAAAAAAAAAAAAAAAmAIAAGRycy9k&#10;b3ducmV2LnhtbFBLBQYAAAAABAAEAPUAAACJAwAAAAA=&#10;">
                    <v:textbox>
                      <w:txbxContent>
                        <w:p w:rsidR="00FA0104" w:rsidRPr="00BC04BD" w:rsidRDefault="00FA0104" w:rsidP="0037428E">
                          <w:pPr>
                            <w:rPr>
                              <w:rFonts w:eastAsia="新細明體"/>
                            </w:rPr>
                          </w:pPr>
                          <w:r>
                            <w:rPr>
                              <w:rFonts w:eastAsia="新細明體" w:hint="eastAsia"/>
                            </w:rPr>
                            <w:t>C</w:t>
                          </w:r>
                        </w:p>
                      </w:txbxContent>
                    </v:textbox>
                  </v:shape>
                  <v:shape id="Text Box 75" o:spid="_x0000_s1314" type="#_x0000_t202" style="position:absolute;left:14408;top:6445;width:3060;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i6HMMA&#10;AADdAAAADwAAAGRycy9kb3ducmV2LnhtbERPS2sCMRC+C/0PYQpepGa1xdrVKCK06M0X9jpsxt3F&#10;zWRN0nX990YoeJuP7znTeWsq0ZDzpWUFg34CgjizuuRcwWH//TYG4QOyxsoyKbiRh/nspTPFVNsr&#10;b6nZhVzEEPYpKihCqFMpfVaQQd+3NXHkTtYZDBG6XGqH1xhuKjlMkpE0WHJsKLCmZUHZefdnFIw/&#10;Vs2vX79vjtnoVH2F3mfzc3FKdV/bxQREoDY8xf/ulY7zk8EQHt/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i6HMMAAADd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D</w:t>
                          </w:r>
                        </w:p>
                      </w:txbxContent>
                    </v:textbox>
                  </v:shape>
                  <v:line id="Line 76" o:spid="_x0000_s1315" style="position:absolute;flip:y;visibility:visible;mso-wrap-style:square" from="19812,3867" to="25908,7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eMlMYAAADdAAAADwAAAGRycy9kb3ducmV2LnhtbESPQWvCQBCF7wX/wzIFL6HuakBs6ipq&#10;KxTEg9pDj0N2moRmZ0N2qum/7xYKvc3w3vfmzXI9+FZdqY9NYAvTiQFFXAbXcGXh7bJ/WICKguyw&#10;DUwWvinCejW6W2Lhwo1PdD1LpVIIxwIt1CJdoXUsa/IYJ6EjTtpH6D1KWvtKux5vKdy3embMXHts&#10;OF2osaNdTeXn+cunGvsjP+d5tvU6yx7p5V0ORou14/th8wRKaJB/8x/96hJnpjn8fpNG0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HjJTGAAAA3QAAAA8AAAAAAAAA&#10;AAAAAAAAoQIAAGRycy9kb3ducmV2LnhtbFBLBQYAAAAABAAEAPkAAACUAwAAAAA=&#10;">
                    <v:stroke endarrow="block"/>
                  </v:line>
                  <v:line id="Line 77" o:spid="_x0000_s1316" style="position:absolute;visibility:visible;mso-wrap-style:square" from="19812,7734" to="25908,14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CMUcMAAADdAAAADwAAAGRycy9kb3ducmV2LnhtbERP32vCMBB+H/g/hBP2NtOK6OyMIhZh&#10;D9tAHXu+NWdTbC6liTX7781gsLf7+H7eahNtKwbqfeNYQT7JQBBXTjdcK/g87Z+eQfiArLF1TAp+&#10;yMNmPXpYYaHdjQ80HEMtUgj7AhWYELpCSl8ZsugnriNO3Nn1FkOCfS11j7cUbls5zbK5tNhwajDY&#10;0c5QdTlerYKFKQ9yIcu300c5NPkyvsev76VSj+O4fQERKIZ/8Z/7Vaf5WT6D3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AjFHDAAAA3QAAAA8AAAAAAAAAAAAA&#10;AAAAoQIAAGRycy9kb3ducmV2LnhtbFBLBQYAAAAABAAEAPkAAACRAwAAAAA=&#10;">
                    <v:stroke endarrow="block"/>
                  </v:line>
                  <v:shape id="Text Box 78" o:spid="_x0000_s1317" type="#_x0000_t202" style="position:absolute;left:26670;width:2286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dSbsMA&#10;AADdAAAADwAAAGRycy9kb3ducmV2LnhtbERPTWvCQBC9C/0PywjezG5KFU2zhlIpeGpRW6G3ITsm&#10;wexsyK4m/ffdQsHbPN7n5MVoW3Gj3jeONaSJAkFcOtNwpeHz+DZfgfAB2WDrmDT8kIdi8zDJMTNu&#10;4D3dDqESMYR9hhrqELpMSl/WZNEnriOO3Nn1FkOEfSVNj0MMt618VGopLTYcG2rs6LWm8nK4Wg1f&#10;7+fv05P6qLZ20Q1uVJLtWmo9m44vzyACjeEu/nfvTJyv0gX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dSbsMAAADdAAAADwAAAAAAAAAAAAAAAACYAgAAZHJzL2Rv&#10;d25yZXYueG1sUEsFBgAAAAAEAAQA9QAAAIgDAAAAAA==&#10;" filled="f" stroked="f">
                    <v:textbox>
                      <w:txbxContent>
                        <w:p w:rsidR="00FA0104" w:rsidRDefault="00FA0104" w:rsidP="0037428E">
                          <w:pPr>
                            <w:rPr>
                              <w:rFonts w:eastAsia="新細明體"/>
                            </w:rPr>
                          </w:pPr>
                          <w:r>
                            <w:rPr>
                              <w:rFonts w:eastAsia="新細明體" w:hint="eastAsia"/>
                            </w:rPr>
                            <w:t xml:space="preserve">ADDR= </w:t>
                          </w:r>
                          <w:del w:id="1269" w:author="ANDESTECH\ryjou" w:date="2016-02-25T18:57:00Z">
                            <w:r w:rsidDel="00D82891">
                              <w:rPr>
                                <w:rFonts w:eastAsia="新細明體" w:hint="eastAsia"/>
                              </w:rPr>
                              <w:delText>0</w:delText>
                            </w:r>
                          </w:del>
                          <w:ins w:id="1270" w:author="ANDESTECH\ryjou" w:date="2016-02-26T09:01:00Z">
                            <w:r>
                              <w:rPr>
                                <w:rFonts w:eastAsia="新細明體" w:hint="eastAsia"/>
                              </w:rPr>
                              <w:t>0</w:t>
                            </w:r>
                          </w:ins>
                        </w:p>
                        <w:p w:rsidR="00FA0104" w:rsidRPr="00BC04BD" w:rsidRDefault="00FA0104"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w:t>
                          </w:r>
                          <w:proofErr w:type="spellStart"/>
                          <w:r>
                            <w:rPr>
                              <w:rFonts w:eastAsia="新細明體" w:hint="eastAsia"/>
                            </w:rPr>
                            <w:t>halfword</w:t>
                          </w:r>
                          <w:proofErr w:type="spellEnd"/>
                        </w:p>
                      </w:txbxContent>
                    </v:textbox>
                  </v:shape>
                  <v:shape id="Text Box 79" o:spid="_x0000_s1318" type="#_x0000_t202" style="position:absolute;left:27432;top:5156;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8H8QA&#10;AADdAAAADwAAAGRycy9kb3ducmV2LnhtbERPTWvCQBC9C/0PywhepG60Em3qKiK06M1qaa9DdkyC&#10;2dl0dxvjv3cFobd5vM9ZrDpTi5acrywrGI8SEMS51RUXCr6O789zED4ga6wtk4IreVgtn3oLzLS9&#10;8Ce1h1CIGMI+QwVlCE0mpc9LMuhHtiGO3Mk6gyFCV0jt8BLDTS0nSZJKgxXHhhIb2pSUnw9/RsF8&#10;um1//O5l/52np/o1DGftx69TatDv1m8gAnXhX/xwb3Wcn4xTuH8TT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DvB/EAAAA3QAAAA8AAAAAAAAAAAAAAAAAmAIAAGRycy9k&#10;b3ducmV2LnhtbFBLBQYAAAAABAAEAPUAAACJAwAAAAA=&#10;">
                    <v:textbox>
                      <w:txbxContent>
                        <w:p w:rsidR="00FA0104" w:rsidRPr="00BC04BD" w:rsidRDefault="00FA0104" w:rsidP="0037428E">
                          <w:pPr>
                            <w:rPr>
                              <w:rFonts w:eastAsia="新細明體"/>
                            </w:rPr>
                          </w:pPr>
                          <w:r>
                            <w:rPr>
                              <w:rFonts w:eastAsia="新細明體" w:hint="eastAsia"/>
                            </w:rPr>
                            <w:t>0</w:t>
                          </w:r>
                        </w:p>
                      </w:txbxContent>
                    </v:textbox>
                  </v:shape>
                  <v:shape id="Text Box 80" o:spid="_x0000_s1319" type="#_x0000_t202" style="position:absolute;left:30467;top:5156;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8ZhMMA&#10;AADdAAAADwAAAGRycy9kb3ducmV2LnhtbERPTWsCMRC9F/ofwgi9FM1aRe3WKCJU9Gat6HXYjLuL&#10;m8k2Sdf13xtB8DaP9znTeWsq0ZDzpWUF/V4CgjizuuRcwf73uzsB4QOyxsoyKbiSh/ns9WWKqbYX&#10;/qFmF3IRQ9inqKAIoU6l9FlBBn3P1sSRO1lnMETocqkdXmK4qeRHkoykwZJjQ4E1LQvKzrt/o2Ay&#10;XDdHvxlsD9noVH2G93Gz+nNKvXXaxReIQG14ih/utY7zk/4Y7t/EE+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8ZhMMAAADd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0</w:t>
                          </w:r>
                        </w:p>
                      </w:txbxContent>
                    </v:textbox>
                  </v:shape>
                  <v:shape id="Text Box 81" o:spid="_x0000_s1320" type="#_x0000_t202" style="position:absolute;left:33464;top:5156;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N9scA&#10;AADdAAAADwAAAGRycy9kb3ducmV2LnhtbESPQW/CMAyF75P4D5En7TJByoYYFAKaJm2C28YQXK3G&#10;tNUapyRZKf8eHybtZus9v/d5ue5dozoKsfZsYDzKQBEX3tZcGth/vw9noGJCtth4JgNXirBeDe6W&#10;mFt/4S/qdqlUEsIxRwNVSm2udSwqchhHviUW7eSDwyRrKLUNeJFw1+inLJtqhzVLQ4UtvVVU/Ox+&#10;nYHZZNMd4/b581BMT808Pb50H+dgzMN9/7oAlahP/+a/640V/Gwsu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QjfbHAAAA3QAAAA8AAAAAAAAAAAAAAAAAmAIAAGRy&#10;cy9kb3ducmV2LnhtbFBLBQYAAAAABAAEAPUAAACMAwAAAAA=&#10;">
                    <v:textbox>
                      <w:txbxContent>
                        <w:p w:rsidR="00FA0104" w:rsidRPr="00BC04BD" w:rsidRDefault="00FA0104" w:rsidP="0037428E">
                          <w:pPr>
                            <w:rPr>
                              <w:rFonts w:eastAsia="新細明體"/>
                            </w:rPr>
                          </w:pPr>
                          <w:r>
                            <w:rPr>
                              <w:rFonts w:eastAsia="新細明體" w:hint="eastAsia"/>
                            </w:rPr>
                            <w:t>C</w:t>
                          </w:r>
                        </w:p>
                      </w:txbxContent>
                    </v:textbox>
                  </v:shape>
                  <v:shape id="Text Box 82" o:spid="_x0000_s1321" type="#_x0000_t202" style="position:absolute;left:36499;top:5156;width:306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wobcMA&#10;AADdAAAADwAAAGRycy9kb3ducmV2LnhtbERPS2sCMRC+F/wPYYReSs1axerWKCIo9uYLex024+7i&#10;ZrImcd3++6YgeJuP7znTeWsq0ZDzpWUF/V4CgjizuuRcwfGweh+D8AFZY2WZFPySh/ms8zLFVNs7&#10;76jZh1zEEPYpKihCqFMpfVaQQd+zNXHkztYZDBG6XGqH9xhuKvmRJCNpsOTYUGBNy4Kyy/5mFIyH&#10;m+bHfw+2p2x0ribh7bNZX51Sr9128QUiUBue4od7o+P8pD+B/2/iC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wobcMAAADd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D</w:t>
                          </w:r>
                        </w:p>
                      </w:txbxContent>
                    </v:textbox>
                  </v:shape>
                  <v:shape id="Text Box 83" o:spid="_x0000_s1322" type="#_x0000_t202" style="position:absolute;left:26670;top:10312;width:2286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7S8UA&#10;AADdAAAADwAAAGRycy9kb3ducmV2LnhtbESPQWvCQBCF70L/wzKF3nS3UqWNrlJaBE8WtRW8Ddkx&#10;CWZnQ3Y18d93DoK3Gd6b976ZL3tfqyu1sQps4XVkQBHnwVVcWPjdr4bvoGJCdlgHJgs3irBcPA3m&#10;mLnQ8Zauu1QoCeGYoYUypSbTOuYleYyj0BCLdgqtxyRrW2jXYifhvtZjY6baY8XSUGJDXyXl593F&#10;W/jbnI6HN/NTfPtJ04XeaPYf2tqX5/5zBipRnx7m+/XaCb4ZC798Iy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DtLxQAAAN0AAAAPAAAAAAAAAAAAAAAAAJgCAABkcnMv&#10;ZG93bnJldi54bWxQSwUGAAAAAAQABAD1AAAAigMAAAAA&#10;" filled="f" stroked="f">
                    <v:textbox>
                      <w:txbxContent>
                        <w:p w:rsidR="00FA0104" w:rsidRDefault="00FA0104" w:rsidP="0037428E">
                          <w:pPr>
                            <w:rPr>
                              <w:rFonts w:eastAsia="新細明體"/>
                            </w:rPr>
                          </w:pPr>
                          <w:r>
                            <w:rPr>
                              <w:rFonts w:eastAsia="新細明體" w:hint="eastAsia"/>
                            </w:rPr>
                            <w:t xml:space="preserve">ADDR= </w:t>
                          </w:r>
                          <w:del w:id="1271" w:author="ANDESTECH\ryjou" w:date="2016-02-25T18:57:00Z">
                            <w:r w:rsidDel="00D82891">
                              <w:rPr>
                                <w:rFonts w:eastAsia="新細明體" w:hint="eastAsia"/>
                              </w:rPr>
                              <w:delText>2</w:delText>
                            </w:r>
                          </w:del>
                          <w:ins w:id="1272" w:author="ANDESTECH\ryjou" w:date="2016-02-26T09:01:00Z">
                            <w:r>
                              <w:rPr>
                                <w:rFonts w:eastAsia="新細明體" w:hint="eastAsia"/>
                              </w:rPr>
                              <w:t>2</w:t>
                            </w:r>
                          </w:ins>
                        </w:p>
                        <w:p w:rsidR="00FA0104" w:rsidRPr="00BC04BD" w:rsidRDefault="00FA0104"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byte</w:t>
                          </w:r>
                        </w:p>
                      </w:txbxContent>
                    </v:textbox>
                  </v:shape>
                  <v:shape id="Text Box 84" o:spid="_x0000_s1323" type="#_x0000_t202" style="position:absolute;left:27425;top:15468;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bu1sMA&#10;AADdAAAADwAAAGRycy9kb3ducmV2LnhtbERPS2sCMRC+C/0PYQpepGa1xdrVKCK06M0X9jpsxt3F&#10;zWRN0nX990YoeJuP7znTeWsq0ZDzpWUFg34CgjizuuRcwWH//TYG4QOyxsoyKbiRh/nspTPFVNsr&#10;b6nZhVzEEPYpKihCqFMpfVaQQd+3NXHkTtYZDBG6XGqH1xhuKjlMkpE0WHJsKLCmZUHZefdnFIw/&#10;Vs2vX79vjtnoVH2F3mfzc3FKdV/bxQREoDY8xf/ulY7zk+EAHt/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bu1sMAAADd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0</w:t>
                          </w:r>
                        </w:p>
                      </w:txbxContent>
                    </v:textbox>
                  </v:shape>
                  <v:shape id="Text Box 85" o:spid="_x0000_s1324" type="#_x0000_t202" style="position:absolute;left:30460;top:15468;width:3055;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wocQA&#10;AADdAAAADwAAAGRycy9kb3ducmV2LnhtbERPTWvCQBC9F/oflhF6KbppFLWpq5RCRW9WRa9DdkyC&#10;2dl0dxvjv3cFobd5vM+ZLTpTi5acrywreBskIIhzqysuFOx33/0pCB+QNdaWScGVPCzmz08zzLS9&#10;8A+121CIGMI+QwVlCE0mpc9LMugHtiGO3Mk6gyFCV0jt8BLDTS3TJBlLgxXHhhIb+iopP2//jILp&#10;aNUe/Xq4OeTjU/0eXift8tcp9dLrPj9ABOrCv/jhXuk4P0lTuH8TT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cKHEAAAA3QAAAA8AAAAAAAAAAAAAAAAAmAIAAGRycy9k&#10;b3ducmV2LnhtbFBLBQYAAAAABAAEAPUAAACJAwAAAAA=&#10;">
                    <v:textbox>
                      <w:txbxContent>
                        <w:p w:rsidR="00FA0104" w:rsidRPr="00BC04BD" w:rsidRDefault="00FA0104" w:rsidP="0037428E">
                          <w:pPr>
                            <w:rPr>
                              <w:rFonts w:eastAsia="新細明體"/>
                            </w:rPr>
                          </w:pPr>
                          <w:r>
                            <w:rPr>
                              <w:rFonts w:eastAsia="新細明體" w:hint="eastAsia"/>
                            </w:rPr>
                            <w:t>B</w:t>
                          </w:r>
                        </w:p>
                      </w:txbxContent>
                    </v:textbox>
                  </v:shape>
                  <v:shape id="Text Box 86" o:spid="_x0000_s1325" type="#_x0000_t202" style="position:absolute;left:33464;top:15468;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VOsQA&#10;AADdAAAADwAAAGRycy9kb3ducmV2LnhtbERPS2vCQBC+F/wPywi9lLrxgbUxGymFFnurD+x1yI5J&#10;MDsbd7cx/nu3IPQ2H99zslVvGtGR87VlBeNRAoK4sLrmUsF+9/G8AOEDssbGMim4kodVPnjIMNX2&#10;whvqtqEUMYR9igqqENpUSl9UZNCPbEscuaN1BkOErpTa4SWGm0ZOkmQuDdYcGyps6b2i4rT9NQoW&#10;s3X347+m34difmxew9NL93l2Sj0O+7cliEB9+Bff3Wsd5yeTKfx9E0+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Y1TrEAAAA3QAAAA8AAAAAAAAAAAAAAAAAmAIAAGRycy9k&#10;b3ducmV2LnhtbFBLBQYAAAAABAAEAPUAAACJAwAAAAA=&#10;">
                    <v:textbox>
                      <w:txbxContent>
                        <w:p w:rsidR="00FA0104" w:rsidRPr="00BC04BD" w:rsidRDefault="00FA0104" w:rsidP="0037428E">
                          <w:pPr>
                            <w:rPr>
                              <w:rFonts w:eastAsia="新細明體"/>
                            </w:rPr>
                          </w:pPr>
                          <w:r>
                            <w:rPr>
                              <w:rFonts w:eastAsia="新細明體" w:hint="eastAsia"/>
                            </w:rPr>
                            <w:t>0</w:t>
                          </w:r>
                        </w:p>
                      </w:txbxContent>
                    </v:textbox>
                  </v:shape>
                  <v:shape id="Text Box 87" o:spid="_x0000_s1326" type="#_x0000_t202" style="position:absolute;left:36499;top:15468;width:306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1H8cMA&#10;AADcAAAADwAAAGRycy9kb3ducmV2LnhtbERPS2vCQBC+F/wPyxS8lLrxQarRVYrQYm+alvY6ZMck&#10;NDub7q4x/nu3IHibj+85q01vGtGR87VlBeNRAoK4sLrmUsHX59vzHIQPyBoby6TgQh4268HDCjNt&#10;z3ygLg+liCHsM1RQhdBmUvqiIoN+ZFviyB2tMxgidKXUDs8x3DRykiSpNFhzbKiwpW1FxW9+Mgrm&#10;s1334z+m++8iPTaL8PTSvf85pYaP/esSRKA+3MU3907H+ekU/p+JF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1H8c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0</w:t>
                          </w:r>
                        </w:p>
                      </w:txbxContent>
                    </v:textbox>
                  </v:shape>
                  <v:shape id="Text Box 88" o:spid="_x0000_s1327" type="#_x0000_t202" style="position:absolute;left:4572;top:23202;width:11430;height:5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FA0104" w:rsidRDefault="00FA0104" w:rsidP="0037428E">
                          <w:pPr>
                            <w:rPr>
                              <w:rFonts w:eastAsia="新細明體"/>
                            </w:rPr>
                          </w:pPr>
                          <w:r>
                            <w:rPr>
                              <w:rFonts w:eastAsia="新細明體" w:hint="eastAsia"/>
                            </w:rPr>
                            <w:t>ADDR= 0</w:t>
                          </w:r>
                        </w:p>
                        <w:p w:rsidR="00FA0104" w:rsidRPr="00BC04BD" w:rsidRDefault="00FA0104" w:rsidP="0037428E">
                          <w:pPr>
                            <w:rPr>
                              <w:rFonts w:eastAsia="新細明體"/>
                            </w:rPr>
                          </w:pPr>
                          <w:proofErr w:type="spellStart"/>
                          <w:proofErr w:type="gramStart"/>
                          <w:r>
                            <w:rPr>
                              <w:rFonts w:eastAsia="新細明體" w:hint="eastAsia"/>
                            </w:rPr>
                            <w:t>bwe</w:t>
                          </w:r>
                          <w:proofErr w:type="spellEnd"/>
                          <w:proofErr w:type="gramEnd"/>
                          <w:r>
                            <w:rPr>
                              <w:rFonts w:eastAsia="新細明體" w:hint="eastAsia"/>
                            </w:rPr>
                            <w:t xml:space="preserve"> =</w:t>
                          </w:r>
                          <w:smartTag w:uri="urn:schemas-microsoft-com:office:smarttags" w:element="chmetcnv">
                            <w:smartTagPr>
                              <w:attr w:name="TCSC" w:val="0"/>
                              <w:attr w:name="NumberType" w:val="1"/>
                              <w:attr w:name="Negative" w:val="False"/>
                              <w:attr w:name="HasSpace" w:val="False"/>
                              <w:attr w:name="SourceValue" w:val="4"/>
                              <w:attr w:name="UnitName" w:val="’"/>
                            </w:smartTagPr>
                            <w:r>
                              <w:rPr>
                                <w:rFonts w:eastAsia="新細明體" w:hint="eastAsia"/>
                              </w:rPr>
                              <w:t>4</w:t>
                            </w:r>
                            <w:r>
                              <w:rPr>
                                <w:rFonts w:eastAsia="新細明體"/>
                              </w:rPr>
                              <w:t>’</w:t>
                            </w:r>
                          </w:smartTag>
                          <w:r>
                            <w:rPr>
                              <w:rFonts w:eastAsia="新細明體" w:hint="eastAsia"/>
                            </w:rPr>
                            <w:t>b1110</w:t>
                          </w:r>
                        </w:p>
                      </w:txbxContent>
                    </v:textbox>
                  </v:shape>
                  <v:shape id="Text Box 89" o:spid="_x0000_s1328" type="#_x0000_t202" style="position:absolute;left:5353;top:28359;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VwG8MA&#10;AADcAAAADwAAAGRycy9kb3ducmV2LnhtbERPTWvCQBC9F/wPywheim5qJdXUVURo0Zu1otchOyah&#10;2dl0dxvjv3cFobd5vM+ZLztTi5acrywreBklIIhzqysuFBy+P4ZTED4ga6wtk4IreVguek9zzLS9&#10;8Be1+1CIGMI+QwVlCE0mpc9LMuhHtiGO3Nk6gyFCV0jt8BLDTS3HSZJKgxXHhhIbWpeU/+z/jILp&#10;ZNOe/PZ1d8zTcz0Lz2/t569TatDvVu8gAnXhX/xwb3Scn87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VwG8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A</w:t>
                          </w:r>
                        </w:p>
                      </w:txbxContent>
                    </v:textbox>
                  </v:shape>
                  <v:shape id="Text Box 90" o:spid="_x0000_s1329" type="#_x0000_t202" style="position:absolute;left:8388;top:28359;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ZPW8YA&#10;AADcAAAADwAAAGRycy9kb3ducmV2LnhtbESPT2/CMAzF70h8h8hIu0wjZUz86QhomjTEbhtDcLUa&#10;01ZrnJJkpfv282ESN1vv+b2fV5veNaqjEGvPBibjDBRx4W3NpYHD19vDAlRMyBYbz2TglyJs1sPB&#10;CnPrr/xJ3T6VSkI45migSqnNtY5FRQ7j2LfEop19cJhkDaW2Aa8S7hr9mGUz7bBmaaiwpdeKiu/9&#10;jzOweNp1p/g+/TgWs3OzTPfzbnsJxtyN+pdnUIn6dDP/X++s4M8FX56RC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ZPW8YAAADcAAAADwAAAAAAAAAAAAAAAACYAgAAZHJz&#10;L2Rvd25yZXYueG1sUEsFBgAAAAAEAAQA9QAAAIsDAAAAAA==&#10;">
                    <v:textbox>
                      <w:txbxContent>
                        <w:p w:rsidR="00FA0104" w:rsidRPr="00BC04BD" w:rsidRDefault="00FA0104" w:rsidP="0037428E">
                          <w:pPr>
                            <w:rPr>
                              <w:rFonts w:eastAsia="新細明體"/>
                            </w:rPr>
                          </w:pPr>
                          <w:r>
                            <w:rPr>
                              <w:rFonts w:eastAsia="新細明體" w:hint="eastAsia"/>
                            </w:rPr>
                            <w:t>B</w:t>
                          </w:r>
                        </w:p>
                      </w:txbxContent>
                    </v:textbox>
                  </v:shape>
                  <v:shape id="Text Box 91" o:spid="_x0000_s1330" type="#_x0000_t202" style="position:absolute;left:11455;top:28359;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rqwMMA&#10;AADcAAAADwAAAGRycy9kb3ducmV2LnhtbERPS2sCMRC+F/wPYQq9lJq1io/VKCIo9uaj6HXYjLtL&#10;N5M1iev23zcFwdt8fM+ZLVpTiYacLy0r6HUTEMSZ1SXnCr6P648xCB+QNVaWScEveVjMOy8zTLW9&#10;856aQ8hFDGGfooIihDqV0mcFGfRdWxNH7mKdwRChy6V2eI/hppKfSTKUBkuODQXWtCoo+zncjILx&#10;YNuc/Vd/d8qGl2oS3kfN5uqUenttl1MQgdrwFD/cWx3nj3r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rqwM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C</w:t>
                          </w:r>
                        </w:p>
                      </w:txbxContent>
                    </v:textbox>
                  </v:shape>
                  <v:shape id="Text Box 92" o:spid="_x0000_s1331" type="#_x0000_t202" style="position:absolute;left:14490;top:28359;width:306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h0t8MA&#10;AADcAAAADwAAAGRycy9kb3ducmV2LnhtbERPS2sCMRC+C/0PYQq9SM1WRe12o0hBsTdri16HzeyD&#10;biZrEtftv28Kgrf5+J6TrXrTiI6cry0reBklIIhzq2suFXx/bZ4XIHxA1thYJgW/5GG1fBhkmGp7&#10;5U/qDqEUMYR9igqqENpUSp9XZNCPbEscucI6gyFCV0rt8BrDTSPHSTKTBmuODRW29F5R/nO4GAWL&#10;6a47+Y/J/pjPiuY1DOfd9uyUenrs128gAvXhLr65dzrOn4/h/5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h0t8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0</w:t>
                          </w:r>
                        </w:p>
                      </w:txbxContent>
                    </v:textbox>
                  </v:shape>
                  <v:line id="Line 93" o:spid="_x0000_s1332" style="position:absolute;flip:y;visibility:visible;mso-wrap-style:square" from="19831,25781" to="25927,29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p608UAAADcAAAADwAAAGRycy9kb3ducmV2LnhtbESPT2vCQBDF7wW/wzJCL6FuaqDW6CrW&#10;PyCUHrQ9eByyYxLMzobsVNNv3xUKvc3w3u/Nm/myd426UhdqzwaeRyko4sLbmksDX5+7p1dQQZAt&#10;Np7JwA8FWC4GD3PMrb/xga5HKVUM4ZCjgUqkzbUORUUOw8i3xFE7+86hxLUrte3wFsNdo8dp+qId&#10;1hwvVNjSuqLicvx2scbugzdZlrw5nSRT2p7kPdVizOOwX81ACfXyb/6j9zZykwzuz8QJ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p608UAAADcAAAADwAAAAAAAAAA&#10;AAAAAAChAgAAZHJzL2Rvd25yZXYueG1sUEsFBgAAAAAEAAQA+QAAAJMDAAAAAA==&#10;">
                    <v:stroke endarrow="block"/>
                  </v:line>
                  <v:line id="Line 94" o:spid="_x0000_s1333" style="position:absolute;visibility:visible;mso-wrap-style:square" from="19831,29648" to="25927,3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ylNMIAAADcAAAADwAAAGRycy9kb3ducmV2LnhtbERP32vCMBB+F/Y/hBvsTVNl2NkZRSyD&#10;PcyBOvZ8a86m2FxKE2v23xthsLf7+H7ech1tKwbqfeNYwXSSgSCunG64VvB1fBu/gPABWWPrmBT8&#10;kof16mG0xEK7K+9pOIRapBD2BSowIXSFlL4yZNFPXEecuJPrLYYE+1rqHq8p3LZylmVzabHh1GCw&#10;o62h6ny4WAW5Kfcyl+XH8bMcmuki7uL3z0Kpp8e4eQURKIZ/8Z/7Xaf5+TPcn0kX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ylNMIAAADcAAAADwAAAAAAAAAAAAAA&#10;AAChAgAAZHJzL2Rvd25yZXYueG1sUEsFBgAAAAAEAAQA+QAAAJADAAAAAA==&#10;">
                    <v:stroke endarrow="block"/>
                  </v:line>
                  <v:shape id="Text Box 95" o:spid="_x0000_s1334" type="#_x0000_t202" style="position:absolute;left:26670;top:21913;width:22860;height:5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PBcEA&#10;AADcAAAADwAAAGRycy9kb3ducmV2LnhtbERPTWvCQBC9C/0PyxS86W6L1ja6SqkInizGKvQ2ZMck&#10;mJ0N2dXEf+8Kgrd5vM+ZLTpbiQs1vnSs4W2oQBBnzpSca/jbrQafIHxANlg5Jg1X8rCYv/RmmBjX&#10;8pYuachFDGGfoIYihDqR0mcFWfRDVxNH7ugaiyHCJpemwTaG20q+K/UhLZYcGwqs6aeg7JSerYb9&#10;5vh/GKnffGnHdes6Jdl+Sa37r933FESgLjzFD/faxPmT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hzwXBAAAA3AAAAA8AAAAAAAAAAAAAAAAAmAIAAGRycy9kb3du&#10;cmV2LnhtbFBLBQYAAAAABAAEAPUAAACGAwAAAAA=&#10;" filled="f" stroked="f">
                    <v:textbox>
                      <w:txbxContent>
                        <w:p w:rsidR="00FA0104" w:rsidRDefault="00FA0104" w:rsidP="0037428E">
                          <w:pPr>
                            <w:rPr>
                              <w:rFonts w:eastAsia="新細明體"/>
                            </w:rPr>
                          </w:pPr>
                          <w:r>
                            <w:rPr>
                              <w:rFonts w:eastAsia="新細明體" w:hint="eastAsia"/>
                            </w:rPr>
                            <w:t xml:space="preserve">ADDR= </w:t>
                          </w:r>
                          <w:del w:id="1273" w:author="ANDESTECH\ryjou" w:date="2016-02-25T18:57:00Z">
                            <w:r w:rsidDel="00D82891">
                              <w:rPr>
                                <w:rFonts w:eastAsia="新細明體" w:hint="eastAsia"/>
                              </w:rPr>
                              <w:delText>1</w:delText>
                            </w:r>
                          </w:del>
                          <w:ins w:id="1274" w:author="ANDESTECH\ryjou" w:date="2016-02-26T09:01:00Z">
                            <w:r>
                              <w:rPr>
                                <w:rFonts w:eastAsia="新細明體" w:hint="eastAsia"/>
                              </w:rPr>
                              <w:t>1</w:t>
                            </w:r>
                          </w:ins>
                        </w:p>
                        <w:p w:rsidR="00FA0104" w:rsidRPr="00BC04BD" w:rsidRDefault="00FA0104"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byte</w:t>
                          </w:r>
                        </w:p>
                      </w:txbxContent>
                    </v:textbox>
                  </v:shape>
                  <v:shape id="Text Box 96" o:spid="_x0000_s1335" type="#_x0000_t202" style="position:absolute;left:27451;top:27070;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XL8MA&#10;AADcAAAADwAAAGRycy9kb3ducmV2LnhtbERPTWvCQBC9F/wPywheSt1Ui9HUVUSo6M1a0euQHZPQ&#10;7Gy6u43x37tCobd5vM+ZLztTi5acrywreB0mIIhzqysuFBy/Pl6mIHxA1lhbJgU38rBc9J7mmGl7&#10;5U9qD6EQMYR9hgrKEJpMSp+XZNAPbUMcuYt1BkOErpDa4TWGm1qOkmQiDVYcG0psaF1S/n34NQqm&#10;b9v27Hfj/SmfXOpZeE7bzY9TatDvVu8gAnXhX/zn3uo4P03h8U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XL8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0</w:t>
                          </w:r>
                        </w:p>
                      </w:txbxContent>
                    </v:textbox>
                  </v:shape>
                  <v:shape id="Text Box 97" o:spid="_x0000_s1336" type="#_x0000_t202" style="position:absolute;left:30486;top:27070;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BDXcYA&#10;AADcAAAADwAAAGRycy9kb3ducmV2LnhtbESPT2/CMAzF70h8h8hIu0wjZUz86QhomjTEbhtDcLUa&#10;01ZrnJJkpfv282ESN1vv+b2fV5veNaqjEGvPBibjDBRx4W3NpYHD19vDAlRMyBYbz2TglyJs1sPB&#10;CnPrr/xJ3T6VSkI45migSqnNtY5FRQ7j2LfEop19cJhkDaW2Aa8S7hr9mGUz7bBmaaiwpdeKiu/9&#10;jzOweNp1p/g+/TgWs3OzTPfzbnsJxtyN+pdnUIn6dDP/X++s4M+FVp6RC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BDXcYAAADcAAAADwAAAAAAAAAAAAAAAACYAgAAZHJz&#10;L2Rvd25yZXYueG1sUEsFBgAAAAAEAAQA9QAAAIsDAAAAAA==&#10;">
                    <v:textbox>
                      <w:txbxContent>
                        <w:p w:rsidR="00FA0104" w:rsidRPr="00BC04BD" w:rsidRDefault="00FA0104" w:rsidP="0037428E">
                          <w:pPr>
                            <w:rPr>
                              <w:rFonts w:eastAsia="新細明體"/>
                            </w:rPr>
                          </w:pPr>
                          <w:r>
                            <w:rPr>
                              <w:rFonts w:eastAsia="新細明體" w:hint="eastAsia"/>
                            </w:rPr>
                            <w:t>0</w:t>
                          </w:r>
                        </w:p>
                      </w:txbxContent>
                    </v:textbox>
                  </v:shape>
                  <v:shape id="Text Box 98" o:spid="_x0000_s1337" type="#_x0000_t202" style="position:absolute;left:33528;top:27070;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mxsMA&#10;AADcAAAADwAAAGRycy9kb3ducmV2LnhtbERPS2sCMRC+F/wPYQQvpWar4mNrFBEqerO26HXYjLtL&#10;N5Ntkq7rvzeC4G0+vufMl62pREPOl5YVvPcTEMSZ1SXnCn6+P9+mIHxA1lhZJgVX8rBcdF7mmGp7&#10;4S9qDiEXMYR9igqKEOpUSp8VZND3bU0cubN1BkOELpfa4SWGm0oOkmQsDZYcGwqsaV1Q9nv4Nwqm&#10;o21z8rvh/piNz9UsvE6azZ9TqtdtVx8gArXhKX64tzrOn8z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zmxs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C</w:t>
                          </w:r>
                        </w:p>
                      </w:txbxContent>
                    </v:textbox>
                  </v:shape>
                  <v:shape id="Text Box 99" o:spid="_x0000_s1338" type="#_x0000_t202" style="position:absolute;left:36563;top:27070;width:306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fMYA&#10;AADcAAAADwAAAGRycy9kb3ducmV2LnhtbESPQU/CQBCF7yb+h82YeCGwVQmUykKMiQZuiASuk+7Q&#10;NnZn6+5a6r93DiTeZvLevPfNcj24VvUUYuPZwMMkA0VcettwZeDw+TbOQcWEbLH1TAZ+KcJ6dXuz&#10;xML6C39Qv0+VkhCOBRqoU+oKrWNZk8M48R2xaGcfHCZZQ6VtwIuEu1Y/ZtlMO2xYGmrs6LWm8mv/&#10;4wzk001/itun3bGcndtFGs379+9gzP3d8PIMKtGQ/s3X640V/Fz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M/fMYAAADcAAAADwAAAAAAAAAAAAAAAACYAgAAZHJz&#10;L2Rvd25yZXYueG1sUEsFBgAAAAAEAAQA9QAAAIsDAAAAAA==&#10;">
                    <v:textbox>
                      <w:txbxContent>
                        <w:p w:rsidR="00FA0104" w:rsidRPr="00BC04BD" w:rsidRDefault="00FA0104" w:rsidP="0037428E">
                          <w:pPr>
                            <w:rPr>
                              <w:rFonts w:eastAsia="新細明體"/>
                            </w:rPr>
                          </w:pPr>
                          <w:r>
                            <w:rPr>
                              <w:rFonts w:eastAsia="新細明體" w:hint="eastAsia"/>
                            </w:rPr>
                            <w:t>0</w:t>
                          </w:r>
                        </w:p>
                      </w:txbxContent>
                    </v:textbox>
                  </v:shape>
                  <v:shape id="Text Box 100" o:spid="_x0000_s1339" type="#_x0000_t202" style="position:absolute;left:26670;top:32226;width:2286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FA0104" w:rsidRDefault="00FA0104" w:rsidP="0037428E">
                          <w:pPr>
                            <w:rPr>
                              <w:rFonts w:eastAsia="新細明體"/>
                            </w:rPr>
                          </w:pPr>
                          <w:r>
                            <w:rPr>
                              <w:rFonts w:eastAsia="新細明體" w:hint="eastAsia"/>
                            </w:rPr>
                            <w:t xml:space="preserve">ADDR= </w:t>
                          </w:r>
                          <w:del w:id="1275" w:author="ANDESTECH\ryjou" w:date="2016-02-25T18:56:00Z">
                            <w:r w:rsidDel="00D82891">
                              <w:rPr>
                                <w:rFonts w:eastAsia="新細明體" w:hint="eastAsia"/>
                              </w:rPr>
                              <w:delText>2</w:delText>
                            </w:r>
                          </w:del>
                          <w:ins w:id="1276" w:author="ANDESTECH\ryjou" w:date="2016-02-26T09:01:00Z">
                            <w:r>
                              <w:rPr>
                                <w:rFonts w:eastAsia="新細明體" w:hint="eastAsia"/>
                              </w:rPr>
                              <w:t>2</w:t>
                            </w:r>
                          </w:ins>
                        </w:p>
                        <w:p w:rsidR="00FA0104" w:rsidRPr="00BC04BD" w:rsidRDefault="00FA0104"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w:t>
                          </w:r>
                          <w:proofErr w:type="spellStart"/>
                          <w:r>
                            <w:rPr>
                              <w:rFonts w:eastAsia="新細明體" w:hint="eastAsia"/>
                            </w:rPr>
                            <w:t>halfword</w:t>
                          </w:r>
                          <w:proofErr w:type="spellEnd"/>
                        </w:p>
                      </w:txbxContent>
                    </v:textbox>
                  </v:shape>
                  <v:shape id="Text Box 101" o:spid="_x0000_s1340" type="#_x0000_t202" style="position:absolute;left:27444;top:37382;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0EkMMA&#10;AADcAAAADwAAAGRycy9kb3ducmV2LnhtbERPTWvCQBC9C/0PyxS8SN3UFpumriKCRW+alvY6ZMck&#10;NDsbd9cY/70rFLzN433ObNGbRnTkfG1ZwfM4AUFcWF1zqeD7a/2UgvABWWNjmRRcyMNi/jCYYabt&#10;mffU5aEUMYR9hgqqENpMSl9UZNCPbUscuYN1BkOErpTa4TmGm0ZOkmQqDdYcGypsaVVR8ZefjIL0&#10;ddP9+u3L7qeYHpr3MHrrPo9OqeFjv/wAEagPd/G/e6Pj/HQCt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0EkM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A</w:t>
                          </w:r>
                        </w:p>
                      </w:txbxContent>
                    </v:textbox>
                  </v:shape>
                  <v:shape id="Text Box 102" o:spid="_x0000_s1341" type="#_x0000_t202" style="position:absolute;left:30480;top:37382;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hC8MA&#10;AADcAAAADwAAAGRycy9kb3ducmV2LnhtbERPTWvCQBC9C/0PyxS8SN1UxaapqxRB0Zva0l6H7JiE&#10;ZmfT3TXGf+8Kgrd5vM+ZLTpTi5acrywreB0mIIhzqysuFHx/rV5SED4ga6wtk4ILeVjMn3ozzLQ9&#10;857aQyhEDGGfoYIyhCaT0uclGfRD2xBH7midwRChK6R2eI7hppajJJlKgxXHhhIbWpaU/x1ORkE6&#10;2bS/fjve/eTTY/0eBm/t+t8p1X/uPj9ABOrCQ3x3b3Scn47h9ky8QM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GhC8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B</w:t>
                          </w:r>
                        </w:p>
                      </w:txbxContent>
                    </v:textbox>
                  </v:shape>
                  <v:shape id="Text Box 103" o:spid="_x0000_s1342" type="#_x0000_t202" style="position:absolute;left:33547;top:37382;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5f8MA&#10;AADcAAAADwAAAGRycy9kb3ducmV2LnhtbERPTWvCQBC9C/0PyxR6Ed20FZumrlIKit40Fb0O2TEJ&#10;zc6mu9uY/ntXELzN433ObNGbRnTkfG1ZwfM4AUFcWF1zqWD/vRylIHxA1thYJgX/5GExfxjMMNP2&#10;zDvq8lCKGMI+QwVVCG0mpS8qMujHtiWO3Mk6gyFCV0rt8BzDTSNfkmQqDdYcGyps6aui4if/MwrS&#10;ybo7+s3r9lBMT817GL51q1+n1NNj//kBIlAf7uKbe63j/HQC12fiB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g5f8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0</w:t>
                          </w:r>
                        </w:p>
                      </w:txbxContent>
                    </v:textbox>
                  </v:shape>
                  <v:shape id="Text Box 104" o:spid="_x0000_s1343" type="#_x0000_t202" style="position:absolute;left:36582;top:37382;width:306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c5MMA&#10;AADcAAAADwAAAGRycy9kb3ducmV2LnhtbERPyWrDMBC9F/oPYgq9hETOWteNEkKhIbllo70O1sQ2&#10;tUaOpDru31eBQG/zeOvMl52pRUvOV5YVDAcJCOLc6ooLBafjRz8F4QOyxtoyKfglD8vF48McM22v&#10;vKf2EAoRQ9hnqKAMocmk9HlJBv3ANsSRO1tnMEToCqkdXmO4qeUoSWbSYMWxocSG3kvKvw8/RkE6&#10;2bRffjvefeazc/0aei/t+uKUen7qVm8gAnXhX3x3b3Scn07h9k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Sc5M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0</w:t>
                          </w:r>
                        </w:p>
                      </w:txbxContent>
                    </v:textbox>
                  </v:shape>
                  <v:shape id="Text Box 95" o:spid="_x0000_s1344" type="#_x0000_t202" style="position:absolute;left:26670;top:35693;width:2286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FA0104" w:rsidRDefault="00FA0104"/>
                      </w:txbxContent>
                    </v:textbox>
                  </v:shape>
                  <v:shape id="Text Box 100" o:spid="_x0000_s1345" type="#_x0000_t202" style="position:absolute;left:26670;top:46005;width:2286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vMAA&#10;AADcAAAADwAAAGRycy9kb3ducmV2LnhtbERPy4rCMBTdC/MP4Q7MThPHB9oxyqAIrhSfMLtLc22L&#10;zU1pMrb+vVkILg/nPVu0thR3qn3hWEO/p0AQp84UnGk4HdfdCQgfkA2WjknDgzws5h+dGSbGNbyn&#10;+yFkIoawT1BDHkKVSOnTnCz6nquII3d1tcUQYZ1JU2MTw20pv5UaS4sFx4YcK1rmlN4O/1bDeXv9&#10;uwzVLlvZUdW4Vkm2U6n112f7+wMiUBve4pd7YzQMBnF+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7vMAAAADcAAAADwAAAAAAAAAAAAAAAACYAgAAZHJzL2Rvd25y&#10;ZXYueG1sUEsFBgAAAAAEAAQA9QAAAIUDAAAAAA==&#10;" filled="f" stroked="f">
                    <v:textbox>
                      <w:txbxContent>
                        <w:p w:rsidR="00FA0104" w:rsidRDefault="00FA0104"/>
                      </w:txbxContent>
                    </v:textbox>
                  </v:shape>
                  <v:shape id="Text Box 88" o:spid="_x0000_s1346" type="#_x0000_t202" style="position:absolute;left:4064;top:42760;width:11430;height:5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FA0104" w:rsidRDefault="00FA0104" w:rsidP="0037428E">
                          <w:pPr>
                            <w:rPr>
                              <w:rFonts w:eastAsia="新細明體"/>
                            </w:rPr>
                          </w:pPr>
                          <w:r>
                            <w:rPr>
                              <w:rFonts w:eastAsia="新細明體" w:hint="eastAsia"/>
                            </w:rPr>
                            <w:t xml:space="preserve">ADDR= </w:t>
                          </w:r>
                          <w:ins w:id="1277" w:author="ANDESTECH\ryjou" w:date="2016-02-25T16:43:00Z">
                            <w:r>
                              <w:rPr>
                                <w:rFonts w:eastAsia="新細明體" w:hint="eastAsia"/>
                              </w:rPr>
                              <w:t>0</w:t>
                            </w:r>
                          </w:ins>
                          <w:del w:id="1278" w:author="ANDESTECH\ryjou" w:date="2016-02-25T16:43:00Z">
                            <w:r w:rsidDel="00B11933">
                              <w:rPr>
                                <w:rFonts w:eastAsia="新細明體" w:hint="eastAsia"/>
                              </w:rPr>
                              <w:delText>0</w:delText>
                            </w:r>
                          </w:del>
                        </w:p>
                        <w:p w:rsidR="00FA0104" w:rsidRPr="00BC04BD" w:rsidRDefault="00FA0104" w:rsidP="0037428E">
                          <w:pPr>
                            <w:rPr>
                              <w:rFonts w:eastAsia="新細明體"/>
                            </w:rPr>
                          </w:pPr>
                          <w:proofErr w:type="spellStart"/>
                          <w:proofErr w:type="gramStart"/>
                          <w:r>
                            <w:rPr>
                              <w:rFonts w:eastAsia="新細明體" w:hint="eastAsia"/>
                            </w:rPr>
                            <w:t>bwe</w:t>
                          </w:r>
                          <w:proofErr w:type="spellEnd"/>
                          <w:proofErr w:type="gramEnd"/>
                          <w:r>
                            <w:rPr>
                              <w:rFonts w:eastAsia="新細明體" w:hint="eastAsia"/>
                            </w:rPr>
                            <w:t xml:space="preserve"> =</w:t>
                          </w:r>
                          <w:smartTag w:uri="urn:schemas-microsoft-com:office:smarttags" w:element="chmetcnv">
                            <w:smartTagPr>
                              <w:attr w:name="TCSC" w:val="0"/>
                              <w:attr w:name="NumberType" w:val="1"/>
                              <w:attr w:name="Negative" w:val="False"/>
                              <w:attr w:name="HasSpace" w:val="False"/>
                              <w:attr w:name="SourceValue" w:val="4"/>
                              <w:attr w:name="UnitName" w:val="’"/>
                            </w:smartTagPr>
                            <w:r>
                              <w:rPr>
                                <w:rFonts w:eastAsia="新細明體" w:hint="eastAsia"/>
                              </w:rPr>
                              <w:t>4</w:t>
                            </w:r>
                            <w:r>
                              <w:rPr>
                                <w:rFonts w:eastAsia="新細明體"/>
                              </w:rPr>
                              <w:t>’</w:t>
                            </w:r>
                          </w:smartTag>
                          <w:r>
                            <w:rPr>
                              <w:rFonts w:eastAsia="新細明體" w:hint="eastAsia"/>
                            </w:rPr>
                            <w:t>b</w:t>
                          </w:r>
                          <w:del w:id="1279" w:author="ANDESTECH\ryjou" w:date="2016-02-25T16:42:00Z">
                            <w:r w:rsidDel="00A32174">
                              <w:rPr>
                                <w:rFonts w:eastAsia="新細明體" w:hint="eastAsia"/>
                              </w:rPr>
                              <w:delText>1</w:delText>
                            </w:r>
                          </w:del>
                          <w:ins w:id="1280" w:author="ANDESTECH\ryjou" w:date="2016-02-25T16:42:00Z">
                            <w:r>
                              <w:rPr>
                                <w:rFonts w:eastAsia="新細明體" w:hint="eastAsia"/>
                              </w:rPr>
                              <w:t>0</w:t>
                            </w:r>
                          </w:ins>
                          <w:r>
                            <w:rPr>
                              <w:rFonts w:eastAsia="新細明體" w:hint="eastAsia"/>
                            </w:rPr>
                            <w:t>110</w:t>
                          </w:r>
                        </w:p>
                      </w:txbxContent>
                    </v:textbox>
                  </v:shape>
                  <v:shape id="Text Box 89" o:spid="_x0000_s1347" type="#_x0000_t202" style="position:absolute;left:4845;top:47917;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W6MUA&#10;AADcAAAADwAAAGRycy9kb3ducmV2LnhtbESPQWvCQBSE70L/w/IKvYhuWiVqdJVSaNFbjaLXR/aZ&#10;BLNv091tTP99tyD0OMzMN8xq05tGdOR8bVnB8zgBQVxYXXOp4Hh4H81B+ICssbFMCn7Iw2b9MFhh&#10;pu2N99TloRQRwj5DBVUIbSalLyoy6Me2JY7exTqDIUpXSu3wFuGmkS9JkkqDNceFClt6q6i45t9G&#10;wXy67c5+N/k8FemlWYThrPv4cko9PfavSxCB+vAfvre3WsFkms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29boxQAAANwAAAAPAAAAAAAAAAAAAAAAAJgCAABkcnMv&#10;ZG93bnJldi54bWxQSwUGAAAAAAQABAD1AAAAigMAAAAA&#10;">
                    <v:textbox>
                      <w:txbxContent>
                        <w:p w:rsidR="00FA0104" w:rsidRPr="00BC04BD" w:rsidRDefault="00FA0104" w:rsidP="0037428E">
                          <w:pPr>
                            <w:rPr>
                              <w:rFonts w:eastAsia="新細明體"/>
                            </w:rPr>
                          </w:pPr>
                          <w:ins w:id="1281" w:author="ANDESTECH\ryjou" w:date="2016-02-25T16:42:00Z">
                            <w:r>
                              <w:rPr>
                                <w:rFonts w:eastAsia="新細明體" w:hint="eastAsia"/>
                              </w:rPr>
                              <w:t>0</w:t>
                            </w:r>
                          </w:ins>
                          <w:del w:id="1282" w:author="ANDESTECH\ryjou" w:date="2016-02-25T16:42:00Z">
                            <w:r w:rsidDel="00A32174">
                              <w:rPr>
                                <w:rFonts w:eastAsia="新細明體" w:hint="eastAsia"/>
                              </w:rPr>
                              <w:delText>A</w:delText>
                            </w:r>
                          </w:del>
                        </w:p>
                      </w:txbxContent>
                    </v:textbox>
                  </v:shape>
                  <v:shape id="Text Box 90" o:spid="_x0000_s1348" type="#_x0000_t202" style="position:absolute;left:7880;top:47917;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zc8UA&#10;AADcAAAADwAAAGRycy9kb3ducmV2LnhtbESPT2sCMRTE70K/Q3iFXkSzVlG7GqUULPbmP+z1sXnu&#10;Lm5e1iSu229vhILHYWZ+w8yXralEQ86XlhUM+gkI4szqknMFh/2qNwXhA7LGyjIp+CMPy8VLZ46p&#10;tjfeUrMLuYgQ9ikqKEKoUyl9VpBB37c1cfRO1hkMUbpcaoe3CDeVfE+SsTRYclwosKavgrLz7moU&#10;TEfr5tf/DDfHbHyqPkJ30nxfnFJvr+3nDESgNjzD/+21VjAcTe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3NzxQAAANwAAAAPAAAAAAAAAAAAAAAAAJgCAABkcnMv&#10;ZG93bnJldi54bWxQSwUGAAAAAAQABAD1AAAAigMAAAAA&#10;">
                    <v:textbox>
                      <w:txbxContent>
                        <w:p w:rsidR="00FA0104" w:rsidRPr="00BC04BD" w:rsidRDefault="00FA0104" w:rsidP="0037428E">
                          <w:pPr>
                            <w:rPr>
                              <w:rFonts w:eastAsia="新細明體"/>
                            </w:rPr>
                          </w:pPr>
                          <w:r>
                            <w:rPr>
                              <w:rFonts w:eastAsia="新細明體" w:hint="eastAsia"/>
                            </w:rPr>
                            <w:t>B</w:t>
                          </w:r>
                        </w:p>
                      </w:txbxContent>
                    </v:textbox>
                  </v:shape>
                  <v:shape id="Text Box 91" o:spid="_x0000_s1349" type="#_x0000_t202" style="position:absolute;left:10947;top:47917;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nAcIA&#10;AADcAAAADwAAAGRycy9kb3ducmV2LnhtbERPy4rCMBTdC/5DuIKbYUx94DjVKMPAiO584WwvzbUt&#10;Njc1ydT692Yx4PJw3otVayrRkPOlZQXDQQKCOLO65FzB6fjzPgPhA7LGyjIpeJCH1bLbWWCq7Z33&#10;1BxCLmII+xQVFCHUqZQ+K8igH9iaOHIX6wyGCF0utcN7DDeVHCXJVBosOTYUWNN3Qdn18GcUzCab&#10;5tdvx7tzNr1Un+Hto1nfnFL9Xvs1BxGoDS/xv3ujFYwn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COcBwgAAANwAAAAPAAAAAAAAAAAAAAAAAJgCAABkcnMvZG93&#10;bnJldi54bWxQSwUGAAAAAAQABAD1AAAAhwMAAAAA&#10;">
                    <v:textbox>
                      <w:txbxContent>
                        <w:p w:rsidR="00FA0104" w:rsidRPr="00BC04BD" w:rsidRDefault="00FA0104" w:rsidP="0037428E">
                          <w:pPr>
                            <w:rPr>
                              <w:rFonts w:eastAsia="新細明體"/>
                            </w:rPr>
                          </w:pPr>
                          <w:r>
                            <w:rPr>
                              <w:rFonts w:eastAsia="新細明體" w:hint="eastAsia"/>
                            </w:rPr>
                            <w:t>C</w:t>
                          </w:r>
                        </w:p>
                      </w:txbxContent>
                    </v:textbox>
                  </v:shape>
                  <v:shape id="Text Box 92" o:spid="_x0000_s1350" type="#_x0000_t202" style="position:absolute;left:13982;top:47917;width:306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RCmsUA&#10;AADcAAAADwAAAGRycy9kb3ducmV2LnhtbESPQWsCMRSE74L/ITzBi2i2Kla3RhGhYm/Wil4fm+fu&#10;0s3LNknX9d8bodDjMDPfMMt1ayrRkPOlZQUvowQEcWZ1ybmC09f7cA7CB2SNlWVScCcP61W3s8RU&#10;2xt/UnMMuYgQ9ikqKEKoUyl9VpBBP7I1cfSu1hkMUbpcaoe3CDeVHCfJTBosOS4UWNO2oOz7+GsU&#10;zKf75uI/JodzNrtWizB4bXY/Tql+r928gQjUhv/wX3uvFUymC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EKaxQAAANwAAAAPAAAAAAAAAAAAAAAAAJgCAABkcnMv&#10;ZG93bnJldi54bWxQSwUGAAAAAAQABAD1AAAAigMAAAAA&#10;">
                    <v:textbox>
                      <w:txbxContent>
                        <w:p w:rsidR="00FA0104" w:rsidRPr="00BC04BD" w:rsidRDefault="00FA0104" w:rsidP="0037428E">
                          <w:pPr>
                            <w:rPr>
                              <w:rFonts w:eastAsia="新細明體"/>
                            </w:rPr>
                          </w:pPr>
                          <w:r>
                            <w:rPr>
                              <w:rFonts w:eastAsia="新細明體" w:hint="eastAsia"/>
                            </w:rPr>
                            <w:t>0</w:t>
                          </w:r>
                        </w:p>
                      </w:txbxContent>
                    </v:textbox>
                  </v:shape>
                  <v:line id="Line 93" o:spid="_x0000_s1351" style="position:absolute;flip:y;visibility:visible;mso-wrap-style:square" from="19323,45339" to="25419,49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nWJcUAAADcAAAADwAAAGRycy9kb3ducmV2LnhtbESPTUvDQBCG74L/YRnBS2g3GhQbuy1+&#10;tCAUD6Y9eByyYxLMzobs2Kb/3jkIHod33meeWa6n0JsjjamL7OBmnoMhrqPvuHFw2G9nD2CSIHvs&#10;I5ODMyVYry4vllj6eOIPOlbSGIVwKtFBKzKU1qa6pYBpHgdizb7iGFB0HBvrRzwpPPT2Ns/vbcCO&#10;9UKLA720VH9XP0E1tu/8WhTZc7BZtqDNp+xyK85dX01Pj2CEJvlf/mu/eQfFnerrM0oA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nWJcUAAADcAAAADwAAAAAAAAAA&#10;AAAAAAChAgAAZHJzL2Rvd25yZXYueG1sUEsFBgAAAAAEAAQA+QAAAJMDAAAAAA==&#10;">
                    <v:stroke endarrow="block"/>
                  </v:line>
                  <v:line id="Line 94" o:spid="_x0000_s1352" style="position:absolute;visibility:visible;mso-wrap-style:square" from="19323,49206" to="25419,5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0LcUAAADcAAAADwAAAGRycy9kb3ducmV2LnhtbESPQWsCMRSE7wX/Q3iCt5pdS6uuRpEu&#10;hR5aQS09Pzevm6Wbl2UT1/TfN4WCx2FmvmHW22hbMVDvG8cK8mkGgrhyuuFawcfp5X4Bwgdkja1j&#10;UvBDHrab0d0aC+2ufKDhGGqRIOwLVGBC6AopfWXIop+6jjh5X663GJLsa6l7vCa4beUsy56kxYbT&#10;gsGOng1V38eLVTA35UHOZfl22pdDky/je/w8L5WajONuBSJQDLfwf/tVK3h4zOHvTD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0LcUAAADcAAAADwAAAAAAAAAA&#10;AAAAAAChAgAAZHJzL2Rvd25yZXYueG1sUEsFBgAAAAAEAAQA+QAAAJMDAAAAAA==&#10;">
                    <v:stroke endarrow="block"/>
                  </v:line>
                  <v:shape id="Text Box 95" o:spid="_x0000_s1353" type="#_x0000_t202" style="position:absolute;left:26162;top:41471;width:22860;height:5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rsidR="00FA0104" w:rsidRDefault="00FA0104" w:rsidP="0037428E">
                          <w:pPr>
                            <w:rPr>
                              <w:rFonts w:eastAsia="新細明體"/>
                            </w:rPr>
                          </w:pPr>
                          <w:r>
                            <w:rPr>
                              <w:rFonts w:eastAsia="新細明體" w:hint="eastAsia"/>
                            </w:rPr>
                            <w:t xml:space="preserve">ADDR= </w:t>
                          </w:r>
                          <w:ins w:id="1283" w:author="ANDESTECH\ryjou" w:date="2016-02-26T09:02:00Z">
                            <w:r>
                              <w:rPr>
                                <w:rFonts w:eastAsia="新細明體" w:hint="eastAsia"/>
                              </w:rPr>
                              <w:t>1</w:t>
                            </w:r>
                          </w:ins>
                          <w:del w:id="1284" w:author="ANDESTECH\ryjou" w:date="2016-02-26T09:01:00Z">
                            <w:r w:rsidDel="005F02B3">
                              <w:rPr>
                                <w:rFonts w:eastAsia="新細明體" w:hint="eastAsia"/>
                              </w:rPr>
                              <w:delText>1</w:delText>
                            </w:r>
                          </w:del>
                        </w:p>
                        <w:p w:rsidR="00FA0104" w:rsidRPr="00BC04BD" w:rsidRDefault="00FA0104"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byte</w:t>
                          </w:r>
                        </w:p>
                      </w:txbxContent>
                    </v:textbox>
                  </v:shape>
                  <v:shape id="Text Box 95" o:spid="_x0000_s1354" type="#_x0000_t202" style="position:absolute;left:26162;top:55251;width:2286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WvTcMA&#10;AADcAAAADwAAAGRycy9kb3ducmV2LnhtbESPQWsCMRSE74L/ITzBmyZaFbsaRSyFnpTaWvD22Dx3&#10;Fzcvyya66783gtDjMDPfMMt1a0txo9oXjjWMhgoEcepMwZmG35/PwRyED8gGS8ek4U4e1qtuZ4mJ&#10;cQ1/0+0QMhEh7BPUkIdQJVL6NCeLfugq4uidXW0xRFln0tTYRLgt5VipmbRYcFzIsaJtTunlcLUa&#10;jrvz6W+i9tmHnVaNa5Vk+y617vfazQJEoDb8h1/tL6PhbTaG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WvTcMAAADcAAAADwAAAAAAAAAAAAAAAACYAgAAZHJzL2Rv&#10;d25yZXYueG1sUEsFBgAAAAAEAAQA9QAAAIgDAAAAAA==&#10;" filled="f" stroked="f">
                    <v:textbox>
                      <w:txbxContent>
                        <w:p w:rsidR="00FA0104" w:rsidRDefault="00FA0104"/>
                      </w:txbxContent>
                    </v:textbox>
                  </v:shape>
                  <v:shape id="Text Box 100" o:spid="_x0000_s1355" type="#_x0000_t202" style="position:absolute;left:26670;top:50571;width:2286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FA0104" w:rsidRDefault="00FA0104" w:rsidP="0037428E">
                          <w:pPr>
                            <w:rPr>
                              <w:rFonts w:eastAsia="新細明體"/>
                            </w:rPr>
                          </w:pPr>
                          <w:r>
                            <w:rPr>
                              <w:rFonts w:eastAsia="新細明體" w:hint="eastAsia"/>
                            </w:rPr>
                            <w:t>ADDR= 2</w:t>
                          </w:r>
                        </w:p>
                        <w:p w:rsidR="00FA0104" w:rsidRPr="00BC04BD" w:rsidRDefault="00FA0104"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w:t>
                          </w:r>
                          <w:del w:id="1285" w:author="ANDESTECH\ryjou" w:date="2016-02-25T16:43:00Z">
                            <w:r w:rsidDel="00A32174">
                              <w:rPr>
                                <w:rFonts w:eastAsia="新細明體" w:hint="eastAsia"/>
                              </w:rPr>
                              <w:delText>halfword</w:delText>
                            </w:r>
                          </w:del>
                          <w:ins w:id="1286" w:author="ANDESTECH\ryjou" w:date="2016-02-25T16:43:00Z">
                            <w:r>
                              <w:rPr>
                                <w:rFonts w:eastAsia="新細明體" w:hint="eastAsia"/>
                              </w:rPr>
                              <w:t>byte</w:t>
                            </w:r>
                          </w:ins>
                        </w:p>
                      </w:txbxContent>
                    </v:textbox>
                  </v:shape>
                  <v:shape id="Text Box 101" o:spid="_x0000_s1356" type="#_x0000_t202" style="position:absolute;left:27362;top:46634;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Ru3cUA&#10;AADcAAAADwAAAGRycy9kb3ducmV2LnhtbESPQWvCQBSE70L/w/IKXkQ3raImdRUpKPbWpmKvj+wz&#10;Cc2+jbtrTP99tyD0OMzMN8xq05tGdOR8bVnB0yQBQVxYXXOp4Pi5Gy9B+ICssbFMCn7Iw2b9MFhh&#10;pu2NP6jLQykihH2GCqoQ2kxKX1Rk0E9sSxy9s3UGQ5SulNrhLcJNI5+TZC4N1hwXKmzptaLiO78a&#10;BcvZofvyb9P3UzE/N2kYLbr9xSk1fOy3LyAC9eE/fG8ftIJpms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G7dxQAAANwAAAAPAAAAAAAAAAAAAAAAAJgCAABkcnMv&#10;ZG93bnJldi54bWxQSwUGAAAAAAQABAD1AAAAigMAAAAA&#10;">
                    <v:textbox>
                      <w:txbxContent>
                        <w:p w:rsidR="00FA0104" w:rsidRPr="00BC04BD" w:rsidRDefault="00FA0104" w:rsidP="0037428E">
                          <w:pPr>
                            <w:rPr>
                              <w:rFonts w:eastAsia="新細明體"/>
                            </w:rPr>
                          </w:pPr>
                          <w:ins w:id="1287" w:author="ANDESTECH\ryjou" w:date="2016-02-25T16:42:00Z">
                            <w:r>
                              <w:rPr>
                                <w:rFonts w:eastAsia="新細明體" w:hint="eastAsia"/>
                              </w:rPr>
                              <w:t>0</w:t>
                            </w:r>
                          </w:ins>
                          <w:del w:id="1288" w:author="ANDESTECH\ryjou" w:date="2016-02-25T16:42:00Z">
                            <w:r w:rsidDel="00A32174">
                              <w:rPr>
                                <w:rFonts w:eastAsia="新細明體" w:hint="eastAsia"/>
                              </w:rPr>
                              <w:delText>A</w:delText>
                            </w:r>
                          </w:del>
                        </w:p>
                      </w:txbxContent>
                    </v:textbox>
                  </v:shape>
                  <v:shape id="Text Box 102" o:spid="_x0000_s1357" type="#_x0000_t202" style="position:absolute;left:30397;top:46634;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6fosIA&#10;AADcAAAADwAAAGRycy9kb3ducmV2LnhtbERPy4rCMBTdD/gP4QpuBk11xEc1yiAouptR0e2lubbF&#10;5qaTxNr5e7MYmOXhvJfr1lSiIedLywqGgwQEcWZ1ybmC82nbn4HwAVljZZkU/JKH9arztsRU2yd/&#10;U3MMuYgh7FNUUIRQp1L6rCCDfmBr4sjdrDMYInS51A6fMdxUcpQkE2mw5NhQYE2bgrL78WEUzMb7&#10;5uoPH1+XbHKr5uF92ux+nFK9bvu5ABGoDf/iP/deKxgncX4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vp+iwgAAANwAAAAPAAAAAAAAAAAAAAAAAJgCAABkcnMvZG93&#10;bnJldi54bWxQSwUGAAAAAAQABAD1AAAAhwMAAAAA&#10;">
                    <v:textbox>
                      <w:txbxContent>
                        <w:p w:rsidR="00FA0104" w:rsidRPr="00BC04BD" w:rsidRDefault="00FA0104" w:rsidP="0037428E">
                          <w:pPr>
                            <w:rPr>
                              <w:rFonts w:eastAsia="新細明體"/>
                            </w:rPr>
                          </w:pPr>
                          <w:ins w:id="1289" w:author="ANDESTECH\ryjou" w:date="2016-02-25T16:42:00Z">
                            <w:r>
                              <w:rPr>
                                <w:rFonts w:eastAsia="新細明體" w:hint="eastAsia"/>
                              </w:rPr>
                              <w:t>0</w:t>
                            </w:r>
                          </w:ins>
                          <w:del w:id="1290" w:author="ANDESTECH\ryjou" w:date="2016-02-25T16:42:00Z">
                            <w:r w:rsidDel="00A32174">
                              <w:rPr>
                                <w:rFonts w:eastAsia="新細明體" w:hint="eastAsia"/>
                              </w:rPr>
                              <w:delText>B</w:delText>
                            </w:r>
                          </w:del>
                        </w:p>
                      </w:txbxContent>
                    </v:textbox>
                  </v:shape>
                  <v:shape id="Text Box 103" o:spid="_x0000_s1358" type="#_x0000_t202" style="position:absolute;left:33464;top:46634;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6OcUA&#10;AADcAAAADwAAAGRycy9kb3ducmV2LnhtbESPT2sCMRTE7wW/Q3hCL6VmrWLtahQpKHqrf7DXx+a5&#10;u7h5WZN0Xb+9EYQeh5n5DTOdt6YSDTlfWlbQ7yUgiDOrS84VHPbL9zEIH5A1VpZJwY08zGedlymm&#10;2l55S80u5CJC2KeooAihTqX0WUEGfc/WxNE7WWcwROlyqR1eI9xU8iNJRtJgyXGhwJq+C8rOuz+j&#10;YDxcN79+M/g5ZqNT9RXePpvVxSn12m0XExCB2vAffrbXWsEw6cPj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8jo5xQAAANwAAAAPAAAAAAAAAAAAAAAAAJgCAABkcnMv&#10;ZG93bnJldi54bWxQSwUGAAAAAAQABAD1AAAAigMAAAAA&#10;">
                    <v:textbox>
                      <w:txbxContent>
                        <w:p w:rsidR="00FA0104" w:rsidRPr="00BC04BD" w:rsidRDefault="00FA0104" w:rsidP="0037428E">
                          <w:pPr>
                            <w:rPr>
                              <w:rFonts w:eastAsia="新細明體"/>
                            </w:rPr>
                          </w:pPr>
                          <w:ins w:id="1291" w:author="ANDESTECH\ryjou" w:date="2016-02-25T17:02:00Z">
                            <w:r>
                              <w:rPr>
                                <w:rFonts w:eastAsia="新細明體" w:hint="eastAsia"/>
                              </w:rPr>
                              <w:t>C</w:t>
                            </w:r>
                          </w:ins>
                          <w:del w:id="1292" w:author="ANDESTECH\ryjou" w:date="2016-02-25T16:42:00Z">
                            <w:r w:rsidDel="00A32174">
                              <w:rPr>
                                <w:rFonts w:eastAsia="新細明體" w:hint="eastAsia"/>
                              </w:rPr>
                              <w:delText>0</w:delText>
                            </w:r>
                          </w:del>
                        </w:p>
                      </w:txbxContent>
                    </v:textbox>
                  </v:shape>
                  <v:shape id="Text Box 104" o:spid="_x0000_s1359" type="#_x0000_t202" style="position:absolute;left:36499;top:46634;width:306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kTsYA&#10;AADcAAAADwAAAGRycy9kb3ducmV2LnhtbESPT2vCQBTE74LfYXlCL1I3WrE2ZiOl0GJv/sNeH9ln&#10;Esy+jbvbmH77bqHgcZiZ3zDZujeN6Mj52rKC6SQBQVxYXXOp4Hh4f1yC8AFZY2OZFPyQh3U+HGSY&#10;anvjHXX7UIoIYZ+igiqENpXSFxUZ9BPbEkfvbJ3BEKUrpXZ4i3DTyFmSLKTBmuNChS29VVRc9t9G&#10;wXK+6b7859P2VCzOzUsYP3cfV6fUw6h/XYEI1Id7+L+90QrmyQz+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CkTsYAAADcAAAADwAAAAAAAAAAAAAAAACYAgAAZHJz&#10;L2Rvd25yZXYueG1sUEsFBgAAAAAEAAQA9QAAAIsDAAAAAA==&#10;">
                    <v:textbox>
                      <w:txbxContent>
                        <w:p w:rsidR="00FA0104" w:rsidRPr="00BC04BD" w:rsidRDefault="00FA0104" w:rsidP="0037428E">
                          <w:pPr>
                            <w:rPr>
                              <w:rFonts w:eastAsia="新細明體"/>
                            </w:rPr>
                          </w:pPr>
                          <w:r>
                            <w:rPr>
                              <w:rFonts w:eastAsia="新細明體" w:hint="eastAsia"/>
                            </w:rPr>
                            <w:t>0</w:t>
                          </w:r>
                        </w:p>
                      </w:txbxContent>
                    </v:textbox>
                  </v:shape>
                  <v:shape id="Text Box 101" o:spid="_x0000_s1360" type="#_x0000_t202" style="position:absolute;left:27463;top:55651;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2g4sYA&#10;AADcAAAADwAAAGRycy9kb3ducmV2LnhtbESPT2vCQBTE74LfYXlCL1I3/iHV1FWK0BJv1pb2+sg+&#10;k9Ds23R3G+O3dwWhx2FmfsOst71pREfO15YVTCcJCOLC6ppLBZ8fr49LED4ga2wsk4ILedhuhoM1&#10;Ztqe+Z26YyhFhLDPUEEVQptJ6YuKDPqJbYmjd7LOYIjSlVI7PEe4aeQsSVJpsOa4UGFLu4qKn+Of&#10;UbBc5N23388PX0V6alZh/NS9/TqlHkb9yzOIQH34D9/buVawmK7gdiYeAb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2g4sYAAADcAAAADwAAAAAAAAAAAAAAAACYAgAAZHJz&#10;L2Rvd25yZXYueG1sUEsFBgAAAAAEAAQA9QAAAIsDAAAAAA==&#10;">
                    <v:textbox>
                      <w:txbxContent>
                        <w:p w:rsidR="00FA0104" w:rsidRPr="00BC04BD" w:rsidRDefault="00FA0104" w:rsidP="0037428E">
                          <w:pPr>
                            <w:rPr>
                              <w:rFonts w:eastAsia="新細明體"/>
                            </w:rPr>
                          </w:pPr>
                          <w:ins w:id="1293" w:author="ANDESTECH\ryjou" w:date="2016-02-25T16:42:00Z">
                            <w:r>
                              <w:rPr>
                                <w:rFonts w:eastAsia="新細明體" w:hint="eastAsia"/>
                              </w:rPr>
                              <w:t>0</w:t>
                            </w:r>
                          </w:ins>
                          <w:del w:id="1294" w:author="ANDESTECH\ryjou" w:date="2016-02-25T16:42:00Z">
                            <w:r w:rsidDel="00A32174">
                              <w:rPr>
                                <w:rFonts w:eastAsia="新細明體" w:hint="eastAsia"/>
                              </w:rPr>
                              <w:delText>A</w:delText>
                            </w:r>
                          </w:del>
                        </w:p>
                      </w:txbxContent>
                    </v:textbox>
                  </v:shape>
                  <v:shape id="Text Box 102" o:spid="_x0000_s1361" type="#_x0000_t202" style="position:absolute;left:30499;top:55651;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DwsMA&#10;AADcAAAADwAAAGRycy9kb3ducmV2LnhtbERPy2oCMRTdF/oP4RbciJOplVGnRikFxe6sFd1eJnce&#10;dHIzTeI4/ftmIXR5OO/VZjCt6Mn5xrKC5yQFQVxY3XCl4PS1nSxA+ICssbVMCn7Jw2b9+LDCXNsb&#10;f1J/DJWIIexzVFCH0OVS+qImgz6xHXHkSusMhghdJbXDWww3rZymaSYNNhwbauzovabi+3g1Chaz&#10;fX/xHy+Hc5GV7TKM5/3uxyk1ehreXkEEGsK/+O7eawWzaZwfz8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vDwsMAAADcAAAADwAAAAAAAAAAAAAAAACYAgAAZHJzL2Rv&#10;d25yZXYueG1sUEsFBgAAAAAEAAQA9QAAAIgDAAAAAA==&#10;">
                    <v:textbox>
                      <w:txbxContent>
                        <w:p w:rsidR="00FA0104" w:rsidRPr="00BC04BD" w:rsidRDefault="00FA0104" w:rsidP="0037428E">
                          <w:pPr>
                            <w:rPr>
                              <w:rFonts w:eastAsia="新細明體"/>
                            </w:rPr>
                          </w:pPr>
                          <w:ins w:id="1295" w:author="ANDESTECH\ryjou" w:date="2016-02-25T17:02:00Z">
                            <w:r>
                              <w:rPr>
                                <w:rFonts w:eastAsia="新細明體" w:hint="eastAsia"/>
                              </w:rPr>
                              <w:t>B</w:t>
                            </w:r>
                          </w:ins>
                          <w:del w:id="1296" w:author="ANDESTECH\ryjou" w:date="2016-02-25T16:42:00Z">
                            <w:r w:rsidDel="00A32174">
                              <w:rPr>
                                <w:rFonts w:eastAsia="新細明體" w:hint="eastAsia"/>
                              </w:rPr>
                              <w:delText>B</w:delText>
                            </w:r>
                          </w:del>
                        </w:p>
                      </w:txbxContent>
                    </v:textbox>
                  </v:shape>
                  <v:shape id="Text Box 103" o:spid="_x0000_s1362" type="#_x0000_t202" style="position:absolute;left:33566;top:55651;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dmWcYA&#10;AADcAAAADwAAAGRycy9kb3ducmV2LnhtbESPT2sCMRTE74LfIbyCF+lmtWJ1NYoIir1ZW9rrY/P2&#10;D928rElct9++KRR6HGbmN8x625tGdOR8bVnBJElBEOdW11wqeH87PC5A+ICssbFMCr7Jw3YzHKwx&#10;0/bOr9RdQikihH2GCqoQ2kxKn1dk0Ce2JY5eYZ3BEKUrpXZ4j3DTyGmazqXBmuNChS3tK8q/Ljej&#10;YDE7dZ/+5en8kc+LZhnGz93x6pQaPfS7FYhAffgP/7VPWsFsOoH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EdmWcYAAADcAAAADwAAAAAAAAAAAAAAAACYAgAAZHJz&#10;L2Rvd25yZXYueG1sUEsFBgAAAAAEAAQA9QAAAIsDAAAAAA==&#10;">
                    <v:textbox>
                      <w:txbxContent>
                        <w:p w:rsidR="00FA0104" w:rsidRPr="00BC04BD" w:rsidRDefault="00FA0104" w:rsidP="0037428E">
                          <w:pPr>
                            <w:rPr>
                              <w:rFonts w:eastAsia="新細明體"/>
                            </w:rPr>
                          </w:pPr>
                          <w:ins w:id="1297" w:author="ANDESTECH\ryjou" w:date="2016-02-25T17:02:00Z">
                            <w:r>
                              <w:rPr>
                                <w:rFonts w:eastAsia="新細明體" w:hint="eastAsia"/>
                              </w:rPr>
                              <w:t>0</w:t>
                            </w:r>
                          </w:ins>
                          <w:del w:id="1298" w:author="ANDESTECH\ryjou" w:date="2016-02-25T16:42:00Z">
                            <w:r w:rsidDel="00A32174">
                              <w:rPr>
                                <w:rFonts w:eastAsia="新細明體" w:hint="eastAsia"/>
                              </w:rPr>
                              <w:delText>0</w:delText>
                            </w:r>
                          </w:del>
                        </w:p>
                      </w:txbxContent>
                    </v:textbox>
                  </v:shape>
                  <v:shape id="Text Box 104" o:spid="_x0000_s1363" type="#_x0000_t202" style="position:absolute;left:36601;top:55651;width:306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4LsUA&#10;AADcAAAADwAAAGRycy9kb3ducmV2LnhtbESPQWvCQBSE70L/w/IKvYhuGkVt6iql0KI3m4q9PrLP&#10;JDT7Nt3dxvjvXUHwOMzMN8xy3ZtGdOR8bVnB8zgBQVxYXXOpYP/9MVqA8AFZY2OZFJzJw3r1MFhi&#10;pu2Jv6jLQykihH2GCqoQ2kxKX1Rk0I9tSxy9o3UGQ5SulNrhKcJNI9MkmUmDNceFClt6r6j4zf+N&#10;gsV00/347WR3KGbH5iUM593nn1Pq6bF/ewURqA/38K290Qq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fguxQAAANwAAAAPAAAAAAAAAAAAAAAAAJgCAABkcnMv&#10;ZG93bnJldi54bWxQSwUGAAAAAAQABAD1AAAAigMAAAAA&#10;">
                    <v:textbox>
                      <w:txbxContent>
                        <w:p w:rsidR="00FA0104" w:rsidRPr="00BC04BD" w:rsidRDefault="00FA0104" w:rsidP="0037428E">
                          <w:pPr>
                            <w:rPr>
                              <w:rFonts w:eastAsia="新細明體"/>
                            </w:rPr>
                          </w:pPr>
                          <w:r>
                            <w:rPr>
                              <w:rFonts w:eastAsia="新細明體" w:hint="eastAsia"/>
                            </w:rPr>
                            <w:t>0</w:t>
                          </w:r>
                        </w:p>
                      </w:txbxContent>
                    </v:textbox>
                  </v:shape>
                  <w10:anchorlock/>
                </v:group>
              </w:pict>
            </mc:Fallback>
          </mc:AlternateContent>
        </w:r>
      </w:ins>
    </w:p>
    <w:p w:rsidR="0037428E" w:rsidRPr="00654312" w:rsidRDefault="0037428E" w:rsidP="0037428E">
      <w:pPr>
        <w:pStyle w:val="ae"/>
        <w:jc w:val="center"/>
        <w:rPr>
          <w:ins w:id="1221" w:author="ANDESTECH\ryjou" w:date="2016-02-24T14:37:00Z"/>
          <w:rFonts w:eastAsia="新細明體"/>
        </w:rPr>
      </w:pPr>
      <w:bookmarkStart w:id="1222" w:name="_Ref270582513"/>
      <w:bookmarkStart w:id="1223" w:name="_Toc285466435"/>
      <w:bookmarkStart w:id="1224" w:name="_Toc445889149"/>
      <w:ins w:id="1225" w:author="ANDESTECH\ryjou" w:date="2016-02-24T14:37:00Z">
        <w:r>
          <w:t xml:space="preserve">Figure </w:t>
        </w:r>
        <w:r>
          <w:fldChar w:fldCharType="begin"/>
        </w:r>
        <w:r>
          <w:instrText xml:space="preserve"> SEQ Figure \* ARABIC </w:instrText>
        </w:r>
        <w:r>
          <w:fldChar w:fldCharType="separate"/>
        </w:r>
      </w:ins>
      <w:ins w:id="1226" w:author="ANDESTECH\ryjou" w:date="2016-02-25T17:48:00Z">
        <w:r w:rsidR="00B35F4F">
          <w:rPr>
            <w:noProof/>
          </w:rPr>
          <w:t>18</w:t>
        </w:r>
      </w:ins>
      <w:ins w:id="1227" w:author="ANDESTECH\ryjou" w:date="2016-02-24T14:37:00Z">
        <w:r>
          <w:fldChar w:fldCharType="end"/>
        </w:r>
        <w:bookmarkEnd w:id="1222"/>
        <w:r>
          <w:rPr>
            <w:rFonts w:eastAsia="新細明體" w:hint="eastAsia"/>
          </w:rPr>
          <w:t xml:space="preserve"> t</w:t>
        </w:r>
      </w:ins>
      <w:ins w:id="1228" w:author="ANDESTECH\ryjou" w:date="2016-02-25T16:39:00Z">
        <w:r w:rsidR="00A32174">
          <w:rPr>
            <w:rFonts w:eastAsia="新細明體" w:hint="eastAsia"/>
          </w:rPr>
          <w:t>hree</w:t>
        </w:r>
      </w:ins>
      <w:ins w:id="1229" w:author="ANDESTECH\ryjou" w:date="2016-02-24T14:37:00Z">
        <w:r>
          <w:rPr>
            <w:rFonts w:eastAsia="新細明體" w:hint="eastAsia"/>
          </w:rPr>
          <w:t xml:space="preserve"> cases of 3-byte access</w:t>
        </w:r>
        <w:bookmarkEnd w:id="1223"/>
        <w:bookmarkEnd w:id="1224"/>
      </w:ins>
    </w:p>
    <w:p w:rsidR="0037428E" w:rsidRDefault="0037428E" w:rsidP="0037428E">
      <w:pPr>
        <w:pStyle w:val="31"/>
        <w:tabs>
          <w:tab w:val="clear" w:pos="216"/>
          <w:tab w:val="num" w:pos="576"/>
        </w:tabs>
        <w:spacing w:before="203"/>
        <w:ind w:left="360"/>
        <w:rPr>
          <w:ins w:id="1230" w:author="ANDESTECH\ryjou" w:date="2016-02-24T14:37:00Z"/>
          <w:rFonts w:eastAsia="新細明體"/>
        </w:rPr>
      </w:pPr>
      <w:bookmarkStart w:id="1231" w:name="_Toc272064467"/>
      <w:bookmarkStart w:id="1232" w:name="_Toc444090124"/>
      <w:ins w:id="1233" w:author="ANDESTECH\ryjou" w:date="2016-02-24T14:37:00Z">
        <w:r>
          <w:rPr>
            <w:rFonts w:eastAsia="新細明體" w:hint="eastAsia"/>
          </w:rPr>
          <w:t>Retry recover handler</w:t>
        </w:r>
        <w:bookmarkEnd w:id="1231"/>
        <w:bookmarkEnd w:id="1232"/>
      </w:ins>
    </w:p>
    <w:p w:rsidR="0037428E" w:rsidRPr="00DD3FB4" w:rsidRDefault="0037428E" w:rsidP="0037428E">
      <w:pPr>
        <w:rPr>
          <w:ins w:id="1234" w:author="ANDESTECH\ryjou" w:date="2016-02-24T14:37:00Z"/>
          <w:rFonts w:eastAsia="新細明體"/>
        </w:rPr>
      </w:pPr>
      <w:ins w:id="1235" w:author="ANDESTECH\ryjou" w:date="2016-02-24T14:37:00Z">
        <w:r>
          <w:rPr>
            <w:rFonts w:eastAsia="新細明體" w:hint="eastAsia"/>
          </w:rPr>
          <w:t xml:space="preserve">Retry recover handler recovers the bus access when bus response is RETRY or SPLIT. The </w:t>
        </w:r>
        <w:r>
          <w:rPr>
            <w:rFonts w:eastAsia="新細明體" w:hint="eastAsia"/>
          </w:rPr>
          <w:lastRenderedPageBreak/>
          <w:t xml:space="preserve">register 1 of </w:t>
        </w:r>
        <w:r>
          <w:rPr>
            <w:rFonts w:eastAsia="新細明體"/>
          </w:rPr>
          <w:fldChar w:fldCharType="begin"/>
        </w:r>
        <w:r>
          <w:rPr>
            <w:rFonts w:eastAsia="新細明體"/>
          </w:rPr>
          <w:instrText xml:space="preserve"> </w:instrText>
        </w:r>
        <w:r>
          <w:rPr>
            <w:rFonts w:eastAsia="新細明體" w:hint="eastAsia"/>
          </w:rPr>
          <w:instrText>REF _Ref270584538 \h</w:instrText>
        </w:r>
        <w:r>
          <w:rPr>
            <w:rFonts w:eastAsia="新細明體"/>
          </w:rPr>
          <w:instrText xml:space="preserve"> </w:instrText>
        </w:r>
      </w:ins>
      <w:r>
        <w:rPr>
          <w:rFonts w:eastAsia="新細明體"/>
        </w:rPr>
      </w:r>
      <w:ins w:id="1236" w:author="ANDESTECH\ryjou" w:date="2016-02-24T14:37:00Z">
        <w:r>
          <w:rPr>
            <w:rFonts w:eastAsia="新細明體"/>
          </w:rPr>
          <w:fldChar w:fldCharType="separate"/>
        </w:r>
      </w:ins>
      <w:ins w:id="1237" w:author="ANDESTECH\ryjou" w:date="2016-02-24T14:41:00Z">
        <w:r w:rsidR="00634FC2">
          <w:t xml:space="preserve">Figure </w:t>
        </w:r>
        <w:r w:rsidR="00634FC2">
          <w:rPr>
            <w:noProof/>
          </w:rPr>
          <w:t>16</w:t>
        </w:r>
      </w:ins>
      <w:ins w:id="1238" w:author="ANDESTECH\ryjou" w:date="2016-02-24T14:37:00Z">
        <w:r>
          <w:rPr>
            <w:rFonts w:eastAsia="新細明體"/>
          </w:rPr>
          <w:fldChar w:fldCharType="end"/>
        </w:r>
        <w:r>
          <w:rPr>
            <w:rFonts w:eastAsia="新細明體" w:hint="eastAsia"/>
          </w:rPr>
          <w:t xml:space="preserve"> stores the HADDR, HTRANS, HWRITE, HSIZE, </w:t>
        </w:r>
        <w:r>
          <w:rPr>
            <w:rFonts w:eastAsia="新細明體"/>
          </w:rPr>
          <w:t>HBURST,</w:t>
        </w:r>
        <w:r>
          <w:rPr>
            <w:rFonts w:eastAsia="新細明體" w:hint="eastAsia"/>
          </w:rPr>
          <w:t xml:space="preserve"> </w:t>
        </w:r>
        <w:r w:rsidRPr="002D3A77">
          <w:rPr>
            <w:rFonts w:eastAsia="新細明體" w:hint="eastAsia"/>
            <w:color w:val="808080"/>
          </w:rPr>
          <w:t>HLOCK</w:t>
        </w:r>
        <w:r>
          <w:rPr>
            <w:rFonts w:eastAsia="新細明體" w:hint="eastAsia"/>
          </w:rPr>
          <w:t xml:space="preserve"> and HPROT. </w:t>
        </w:r>
        <w:r>
          <w:rPr>
            <w:rFonts w:eastAsia="新細明體"/>
          </w:rPr>
          <w:t>T</w:t>
        </w:r>
        <w:r>
          <w:rPr>
            <w:rFonts w:eastAsia="新細明體" w:hint="eastAsia"/>
          </w:rPr>
          <w:t xml:space="preserve">he signals can completely recover the address phase of the retry request. </w:t>
        </w:r>
        <w:r>
          <w:rPr>
            <w:rFonts w:eastAsia="新細明體"/>
          </w:rPr>
          <w:t>T</w:t>
        </w:r>
        <w:r>
          <w:rPr>
            <w:rFonts w:eastAsia="新細明體" w:hint="eastAsia"/>
          </w:rPr>
          <w:t xml:space="preserve">he enable signal of register </w:t>
        </w:r>
        <w:smartTag w:uri="urn:schemas-microsoft-com:office:smarttags" w:element="chmetcnv">
          <w:smartTagPr>
            <w:attr w:name="TCSC" w:val="0"/>
            <w:attr w:name="NumberType" w:val="1"/>
            <w:attr w:name="Negative" w:val="False"/>
            <w:attr w:name="HasSpace" w:val="True"/>
            <w:attr w:name="SourceValue" w:val="1"/>
            <w:attr w:name="UnitName" w:val="in"/>
          </w:smartTagPr>
          <w:r>
            <w:rPr>
              <w:rFonts w:eastAsia="新細明體" w:hint="eastAsia"/>
            </w:rPr>
            <w:t>1 in</w:t>
          </w:r>
        </w:smartTag>
        <w:r>
          <w:rPr>
            <w:rFonts w:eastAsia="新細明體" w:hint="eastAsia"/>
          </w:rPr>
          <w:t xml:space="preserve"> </w:t>
        </w:r>
        <w:r>
          <w:rPr>
            <w:rFonts w:eastAsia="新細明體"/>
          </w:rPr>
          <w:fldChar w:fldCharType="begin"/>
        </w:r>
        <w:r>
          <w:rPr>
            <w:rFonts w:eastAsia="新細明體"/>
          </w:rPr>
          <w:instrText xml:space="preserve"> </w:instrText>
        </w:r>
        <w:r>
          <w:rPr>
            <w:rFonts w:eastAsia="新細明體" w:hint="eastAsia"/>
          </w:rPr>
          <w:instrText>REF _Ref270584538 \h</w:instrText>
        </w:r>
        <w:r>
          <w:rPr>
            <w:rFonts w:eastAsia="新細明體"/>
          </w:rPr>
          <w:instrText xml:space="preserve"> </w:instrText>
        </w:r>
      </w:ins>
      <w:r>
        <w:rPr>
          <w:rFonts w:eastAsia="新細明體"/>
        </w:rPr>
      </w:r>
      <w:ins w:id="1239" w:author="ANDESTECH\ryjou" w:date="2016-02-24T14:37:00Z">
        <w:r>
          <w:rPr>
            <w:rFonts w:eastAsia="新細明體"/>
          </w:rPr>
          <w:fldChar w:fldCharType="separate"/>
        </w:r>
        <w:r>
          <w:t xml:space="preserve">Figure </w:t>
        </w:r>
        <w:r>
          <w:rPr>
            <w:noProof/>
          </w:rPr>
          <w:t>16</w:t>
        </w:r>
        <w:r>
          <w:rPr>
            <w:rFonts w:eastAsia="新細明體"/>
          </w:rPr>
          <w:fldChar w:fldCharType="end"/>
        </w:r>
        <w:r>
          <w:rPr>
            <w:rFonts w:eastAsia="新細明體" w:hint="eastAsia"/>
          </w:rPr>
          <w:t xml:space="preserve"> is asserted when ahb wrapper completes an address phase.</w:t>
        </w:r>
      </w:ins>
    </w:p>
    <w:p w:rsidR="006F29B4" w:rsidRDefault="006F29B4" w:rsidP="006F29B4">
      <w:pPr>
        <w:pStyle w:val="31"/>
        <w:tabs>
          <w:tab w:val="clear" w:pos="216"/>
          <w:tab w:val="num" w:pos="576"/>
        </w:tabs>
        <w:spacing w:before="203"/>
        <w:ind w:left="360"/>
        <w:rPr>
          <w:ins w:id="1240" w:author="ANDESTECH\ryjou" w:date="2016-02-26T10:50:00Z"/>
          <w:rFonts w:eastAsia="新細明體"/>
        </w:rPr>
      </w:pPr>
      <w:ins w:id="1241" w:author="ANDESTECH\ryjou" w:date="2016-02-26T10:50:00Z">
        <w:r>
          <w:rPr>
            <w:rFonts w:eastAsia="新細明體" w:hint="eastAsia"/>
          </w:rPr>
          <w:t>Read FIFO full handler</w:t>
        </w:r>
      </w:ins>
    </w:p>
    <w:p w:rsidR="00E424D0" w:rsidRDefault="00E424D0" w:rsidP="00CC3C20">
      <w:pPr>
        <w:rPr>
          <w:ins w:id="1242" w:author="ANDESTECH\ryjou" w:date="2016-03-15T10:36:00Z"/>
          <w:rFonts w:eastAsia="新細明體"/>
        </w:rPr>
      </w:pPr>
      <w:ins w:id="1243" w:author="ANDESTECH\ryjou" w:date="2016-02-24T15:06:00Z">
        <w:r>
          <w:rPr>
            <w:rFonts w:eastAsia="新細明體" w:hint="eastAsia"/>
          </w:rPr>
          <w:t xml:space="preserve">When the read FIFO is full, the </w:t>
        </w:r>
      </w:ins>
      <w:ins w:id="1244" w:author="ANDESTECH\ryjou" w:date="2016-03-14T17:12:00Z">
        <w:r w:rsidR="00FA7E80">
          <w:rPr>
            <w:rFonts w:eastAsia="新細明體" w:hint="eastAsia"/>
          </w:rPr>
          <w:t xml:space="preserve">next </w:t>
        </w:r>
      </w:ins>
      <w:ins w:id="1245" w:author="ANDESTECH\ryjou" w:date="2016-02-24T15:06:00Z">
        <w:r>
          <w:rPr>
            <w:rFonts w:eastAsia="新細明體" w:hint="eastAsia"/>
          </w:rPr>
          <w:t xml:space="preserve">read data is not received. </w:t>
        </w:r>
      </w:ins>
      <w:ins w:id="1246" w:author="ANDESTECH\ryjou" w:date="2016-02-24T15:10:00Z">
        <w:r w:rsidR="006921D1">
          <w:rPr>
            <w:rFonts w:eastAsia="新細明體" w:hint="eastAsia"/>
          </w:rPr>
          <w:t xml:space="preserve">The ABH wrapper will inject the busy cycles to </w:t>
        </w:r>
      </w:ins>
      <w:ins w:id="1247" w:author="ANDESTECH\ryjou" w:date="2016-02-24T15:14:00Z">
        <w:r w:rsidR="00407F98">
          <w:rPr>
            <w:rFonts w:eastAsia="新細明體" w:hint="eastAsia"/>
          </w:rPr>
          <w:t xml:space="preserve">the </w:t>
        </w:r>
      </w:ins>
      <w:ins w:id="1248" w:author="ANDESTECH\ryjou" w:date="2016-02-24T15:10:00Z">
        <w:r w:rsidR="006921D1">
          <w:rPr>
            <w:rFonts w:eastAsia="新細明體" w:hint="eastAsia"/>
          </w:rPr>
          <w:t xml:space="preserve">bus </w:t>
        </w:r>
      </w:ins>
      <w:ins w:id="1249" w:author="ANDESTECH\ryjou" w:date="2016-02-24T15:11:00Z">
        <w:r w:rsidR="00493AA3">
          <w:rPr>
            <w:rFonts w:eastAsia="新細明體" w:hint="eastAsia"/>
          </w:rPr>
          <w:t xml:space="preserve">for </w:t>
        </w:r>
      </w:ins>
      <w:ins w:id="1250" w:author="ANDESTECH\ryjou" w:date="2016-02-26T09:03:00Z">
        <w:r w:rsidR="000167CE">
          <w:rPr>
            <w:rFonts w:eastAsia="新細明體" w:hint="eastAsia"/>
          </w:rPr>
          <w:t xml:space="preserve">burst </w:t>
        </w:r>
      </w:ins>
      <w:ins w:id="1251" w:author="ANDESTECH\ryjou" w:date="2016-02-24T15:11:00Z">
        <w:r w:rsidR="00493AA3">
          <w:rPr>
            <w:rFonts w:eastAsia="新細明體" w:hint="eastAsia"/>
          </w:rPr>
          <w:t>read transactions</w:t>
        </w:r>
      </w:ins>
      <w:ins w:id="1252" w:author="ANDESTECH\ryjou" w:date="2016-02-26T09:03:00Z">
        <w:r w:rsidR="000167CE">
          <w:rPr>
            <w:rFonts w:eastAsia="新細明體" w:hint="eastAsia"/>
          </w:rPr>
          <w:t xml:space="preserve"> or inject the idle cycles for single read transaction</w:t>
        </w:r>
      </w:ins>
      <w:ins w:id="1253" w:author="ANDESTECH\ryjou" w:date="2016-02-24T15:12:00Z">
        <w:r w:rsidR="00493AA3">
          <w:rPr>
            <w:rFonts w:eastAsia="新細明體" w:hint="eastAsia"/>
          </w:rPr>
          <w:t xml:space="preserve"> until the read FIFO not</w:t>
        </w:r>
      </w:ins>
      <w:ins w:id="1254" w:author="ANDESTECH\ryjou" w:date="2016-03-14T17:13:00Z">
        <w:r w:rsidR="00AD6ECE">
          <w:rPr>
            <w:rFonts w:eastAsia="新細明體" w:hint="eastAsia"/>
          </w:rPr>
          <w:t xml:space="preserve"> </w:t>
        </w:r>
      </w:ins>
      <w:ins w:id="1255" w:author="ANDESTECH\ryjou" w:date="2016-02-24T15:12:00Z">
        <w:r w:rsidR="00493AA3">
          <w:rPr>
            <w:rFonts w:eastAsia="新細明體" w:hint="eastAsia"/>
          </w:rPr>
          <w:t>full.</w:t>
        </w:r>
      </w:ins>
    </w:p>
    <w:bookmarkStart w:id="1256" w:name="_MON_1519639867"/>
    <w:bookmarkStart w:id="1257" w:name="_MON_1519639914"/>
    <w:bookmarkStart w:id="1258" w:name="_MON_1519639925"/>
    <w:bookmarkStart w:id="1259" w:name="_MON_1519543549"/>
    <w:bookmarkStart w:id="1260" w:name="_MON_1519739089"/>
    <w:bookmarkStart w:id="1261" w:name="_MON_1519739271"/>
    <w:bookmarkStart w:id="1262" w:name="_MON_1519739448"/>
    <w:bookmarkEnd w:id="1256"/>
    <w:bookmarkEnd w:id="1257"/>
    <w:bookmarkEnd w:id="1258"/>
    <w:bookmarkEnd w:id="1259"/>
    <w:bookmarkEnd w:id="1260"/>
    <w:bookmarkEnd w:id="1261"/>
    <w:bookmarkEnd w:id="1262"/>
    <w:bookmarkStart w:id="1263" w:name="_MON_1519739567"/>
    <w:bookmarkEnd w:id="1263"/>
    <w:p w:rsidR="00BA2837" w:rsidRDefault="00111EFF" w:rsidP="00CC3C20">
      <w:pPr>
        <w:rPr>
          <w:ins w:id="1264" w:author="ANDESTECH\ryjou" w:date="2016-03-16T13:26:00Z"/>
          <w:rFonts w:eastAsiaTheme="minorEastAsia"/>
        </w:rPr>
      </w:pPr>
      <w:ins w:id="1265" w:author="ANDESTECH\ryjou" w:date="2016-03-15T10:36:00Z">
        <w:r>
          <w:rPr>
            <w:rFonts w:eastAsiaTheme="minorEastAsia"/>
          </w:rPr>
          <w:object w:dxaOrig="14148" w:dyaOrig="3890">
            <v:shape id="_x0000_i1037" type="#_x0000_t75" style="width:457.7pt;height:185.95pt" o:ole="">
              <v:imagedata r:id="rId38" o:title=""/>
            </v:shape>
            <o:OLEObject Type="Embed" ProgID="Excel.Sheet.12" ShapeID="_x0000_i1037" DrawAspect="Content" ObjectID="_1543149620" r:id="rId39"/>
          </w:object>
        </w:r>
      </w:ins>
    </w:p>
    <w:p w:rsidR="00BA2837" w:rsidRDefault="00BA2837" w:rsidP="00BA2837">
      <w:pPr>
        <w:pStyle w:val="ae"/>
        <w:ind w:left="1446" w:firstLine="482"/>
        <w:rPr>
          <w:ins w:id="1266" w:author="ANDESTECH\ryjou" w:date="2016-03-17T16:59:00Z"/>
          <w:rFonts w:eastAsia="新細明體"/>
        </w:rPr>
      </w:pPr>
      <w:bookmarkStart w:id="1267" w:name="_Toc445889150"/>
      <w:ins w:id="1268" w:author="ANDESTECH\ryjou" w:date="2016-03-15T10:36:00Z">
        <w:r>
          <w:t xml:space="preserve">Figure </w:t>
        </w:r>
        <w:r>
          <w:fldChar w:fldCharType="begin"/>
        </w:r>
        <w:r>
          <w:instrText xml:space="preserve"> SEQ Figure \* ARABIC </w:instrText>
        </w:r>
        <w:r>
          <w:fldChar w:fldCharType="separate"/>
        </w:r>
        <w:r>
          <w:rPr>
            <w:noProof/>
          </w:rPr>
          <w:t>19</w:t>
        </w:r>
        <w:r>
          <w:rPr>
            <w:noProof/>
          </w:rPr>
          <w:fldChar w:fldCharType="end"/>
        </w:r>
        <w:r>
          <w:rPr>
            <w:rFonts w:eastAsia="新細明體" w:hint="eastAsia"/>
          </w:rPr>
          <w:t xml:space="preserve">. The waveform of </w:t>
        </w:r>
      </w:ins>
      <w:ins w:id="1269" w:author="ANDESTECH\ryjou" w:date="2016-03-15T10:37:00Z">
        <w:r>
          <w:rPr>
            <w:rFonts w:eastAsia="新細明體" w:hint="eastAsia"/>
          </w:rPr>
          <w:t xml:space="preserve">single </w:t>
        </w:r>
      </w:ins>
      <w:ins w:id="1270" w:author="ANDESTECH\ryjou" w:date="2016-03-15T10:36:00Z">
        <w:r>
          <w:rPr>
            <w:rFonts w:eastAsia="新細明體" w:hint="eastAsia"/>
          </w:rPr>
          <w:t>read with the read FIFO full</w:t>
        </w:r>
        <w:bookmarkEnd w:id="1267"/>
        <w:r>
          <w:rPr>
            <w:rFonts w:eastAsia="新細明體" w:hint="eastAsia"/>
          </w:rPr>
          <w:t xml:space="preserve"> </w:t>
        </w:r>
      </w:ins>
    </w:p>
    <w:p w:rsidR="00BA2837" w:rsidRDefault="00277C1E" w:rsidP="00CC3C20">
      <w:pPr>
        <w:rPr>
          <w:ins w:id="1271" w:author="ANDESTECH\ryjou" w:date="2016-02-24T15:08:00Z"/>
          <w:rFonts w:eastAsia="新細明體"/>
        </w:rPr>
      </w:pPr>
      <w:ins w:id="1272" w:author="ANDESTECH\ryjou" w:date="2016-03-17T17:05:00Z">
        <w:r>
          <w:rPr>
            <w:rFonts w:eastAsia="新細明體" w:hint="eastAsia"/>
          </w:rPr>
          <w:t xml:space="preserve">At T5, the read data FIFO is full, the data B will be received into read data </w:t>
        </w:r>
      </w:ins>
      <w:ins w:id="1273" w:author="ANDESTECH\ryjou" w:date="2016-03-17T17:06:00Z">
        <w:r>
          <w:rPr>
            <w:rFonts w:eastAsia="新細明體" w:hint="eastAsia"/>
          </w:rPr>
          <w:t>buffer</w:t>
        </w:r>
      </w:ins>
      <w:ins w:id="1274" w:author="ANDESTECH\ryjou" w:date="2016-03-17T17:05:00Z">
        <w:r>
          <w:rPr>
            <w:rFonts w:eastAsia="新細明體" w:hint="eastAsia"/>
          </w:rPr>
          <w:t>.</w:t>
        </w:r>
      </w:ins>
      <w:ins w:id="1275" w:author="ANDESTECH\ryjou" w:date="2016-03-17T17:06:00Z">
        <w:r>
          <w:rPr>
            <w:rFonts w:eastAsia="新細明體" w:hint="eastAsia"/>
          </w:rPr>
          <w:t xml:space="preserve"> </w:t>
        </w:r>
      </w:ins>
      <w:ins w:id="1276" w:author="ANDESTECH\ryjou" w:date="2016-03-17T17:27:00Z">
        <w:r w:rsidR="003E6EB4">
          <w:rPr>
            <w:rFonts w:eastAsia="新細明體" w:hint="eastAsia"/>
          </w:rPr>
          <w:t>Meanwhile, the htrans will be driven to IDLE.</w:t>
        </w:r>
      </w:ins>
      <w:ins w:id="1277" w:author="ANDESTECH\ryjou" w:date="2016-03-17T17:28:00Z">
        <w:r w:rsidR="003E6EB4">
          <w:rPr>
            <w:rFonts w:eastAsia="新細明體" w:hint="eastAsia"/>
          </w:rPr>
          <w:t xml:space="preserve"> </w:t>
        </w:r>
      </w:ins>
      <w:ins w:id="1278" w:author="ANDESTECH\ryjou" w:date="2016-03-17T17:06:00Z">
        <w:r>
          <w:rPr>
            <w:rFonts w:eastAsia="新細明體" w:hint="eastAsia"/>
          </w:rPr>
          <w:t>Then, at T8, the read data FIFO is not full, the data B will be pop</w:t>
        </w:r>
      </w:ins>
      <w:ins w:id="1279" w:author="ANDESTECH\ryjou" w:date="2016-03-17T17:07:00Z">
        <w:r>
          <w:rPr>
            <w:rFonts w:eastAsia="新細明體" w:hint="eastAsia"/>
          </w:rPr>
          <w:t xml:space="preserve">ped </w:t>
        </w:r>
      </w:ins>
      <w:ins w:id="1280" w:author="ANDESTECH\ryjou" w:date="2016-03-18T15:37:00Z">
        <w:r w:rsidR="00C964A9">
          <w:rPr>
            <w:rFonts w:eastAsia="新細明體" w:hint="eastAsia"/>
          </w:rPr>
          <w:t>in</w:t>
        </w:r>
      </w:ins>
      <w:ins w:id="1281" w:author="ANDESTECH\ryjou" w:date="2016-03-17T17:07:00Z">
        <w:r>
          <w:rPr>
            <w:rFonts w:eastAsia="新細明體" w:hint="eastAsia"/>
          </w:rPr>
          <w:t>to read data FIFO</w:t>
        </w:r>
      </w:ins>
      <w:ins w:id="1282" w:author="ANDESTECH\ryjou" w:date="2016-03-17T17:29:00Z">
        <w:r w:rsidR="001E55B4">
          <w:rPr>
            <w:rFonts w:eastAsia="新細明體" w:hint="eastAsia"/>
          </w:rPr>
          <w:t xml:space="preserve"> and </w:t>
        </w:r>
      </w:ins>
      <w:ins w:id="1283" w:author="ANDESTECH\ryjou" w:date="2016-03-18T15:37:00Z">
        <w:r w:rsidR="00BB35A1">
          <w:rPr>
            <w:rFonts w:eastAsia="新細明體" w:hint="eastAsia"/>
          </w:rPr>
          <w:t xml:space="preserve">the </w:t>
        </w:r>
      </w:ins>
      <w:ins w:id="1284" w:author="ANDESTECH\ryjou" w:date="2016-03-17T17:29:00Z">
        <w:r w:rsidR="001E55B4">
          <w:rPr>
            <w:rFonts w:eastAsia="新細明體" w:hint="eastAsia"/>
          </w:rPr>
          <w:t>htrans will be driven to NONSEQ</w:t>
        </w:r>
      </w:ins>
      <w:ins w:id="1285" w:author="ANDESTECH\ryjou" w:date="2016-03-17T17:07:00Z">
        <w:r>
          <w:rPr>
            <w:rFonts w:eastAsia="新細明體" w:hint="eastAsia"/>
          </w:rPr>
          <w:t>.</w:t>
        </w:r>
      </w:ins>
    </w:p>
    <w:bookmarkStart w:id="1286" w:name="_MON_1519123782"/>
    <w:bookmarkStart w:id="1287" w:name="_MON_1519123786"/>
    <w:bookmarkStart w:id="1288" w:name="_MON_1519123971"/>
    <w:bookmarkStart w:id="1289" w:name="_MON_1519123995"/>
    <w:bookmarkStart w:id="1290" w:name="_MON_1519124091"/>
    <w:bookmarkStart w:id="1291" w:name="_MON_1509345426"/>
    <w:bookmarkStart w:id="1292" w:name="_MON_1519122546"/>
    <w:bookmarkStart w:id="1293" w:name="_MON_1519123198"/>
    <w:bookmarkEnd w:id="1286"/>
    <w:bookmarkEnd w:id="1287"/>
    <w:bookmarkEnd w:id="1288"/>
    <w:bookmarkEnd w:id="1289"/>
    <w:bookmarkEnd w:id="1290"/>
    <w:bookmarkEnd w:id="1291"/>
    <w:bookmarkEnd w:id="1292"/>
    <w:bookmarkEnd w:id="1293"/>
    <w:p w:rsidR="00CC3C20" w:rsidRDefault="00791E4C">
      <w:pPr>
        <w:widowControl/>
        <w:snapToGrid/>
        <w:spacing w:line="240" w:lineRule="auto"/>
        <w:rPr>
          <w:ins w:id="1294" w:author="ANDESTECH\ryjou" w:date="2016-03-16T13:27:00Z"/>
          <w:rFonts w:eastAsiaTheme="minorEastAsia"/>
        </w:rPr>
        <w:pPrChange w:id="1295" w:author="ANDESTECH\ryjou" w:date="2016-02-26T10:50:00Z">
          <w:pPr/>
        </w:pPrChange>
      </w:pPr>
      <w:del w:id="1296" w:author="ANDESTECH\ryjou" w:date="2016-03-17T17:07:00Z">
        <w:r w:rsidDel="00671027">
          <w:rPr>
            <w:rFonts w:eastAsiaTheme="minorEastAsia"/>
          </w:rPr>
          <w:fldChar w:fldCharType="begin"/>
        </w:r>
        <w:r w:rsidDel="00671027">
          <w:rPr>
            <w:rFonts w:eastAsiaTheme="minorEastAsia"/>
          </w:rPr>
          <w:fldChar w:fldCharType="end"/>
        </w:r>
      </w:del>
      <w:bookmarkStart w:id="1297" w:name="_MON_1519739753"/>
      <w:bookmarkEnd w:id="1297"/>
      <w:bookmarkStart w:id="1298" w:name="_MON_1519820494"/>
      <w:bookmarkEnd w:id="1298"/>
      <w:ins w:id="1299" w:author="ANDESTECH\ryjou" w:date="2016-03-17T17:07:00Z">
        <w:r w:rsidR="00111EFF">
          <w:rPr>
            <w:rFonts w:eastAsiaTheme="minorEastAsia"/>
          </w:rPr>
          <w:object w:dxaOrig="14148" w:dyaOrig="3890">
            <v:shape id="_x0000_i1038" type="#_x0000_t75" style="width:457.7pt;height:185.95pt" o:ole="">
              <v:imagedata r:id="rId40" o:title=""/>
            </v:shape>
            <o:OLEObject Type="Embed" ProgID="Excel.Sheet.12" ShapeID="_x0000_i1038" DrawAspect="Content" ObjectID="_1543149621" r:id="rId41"/>
          </w:object>
        </w:r>
      </w:ins>
    </w:p>
    <w:p w:rsidR="00C4486E" w:rsidRDefault="00F34D9A">
      <w:pPr>
        <w:pStyle w:val="ae"/>
        <w:ind w:left="1446" w:firstLine="482"/>
        <w:rPr>
          <w:ins w:id="1300" w:author="ANDESTECH\ryjou" w:date="2016-03-17T17:28:00Z"/>
          <w:rFonts w:eastAsia="新細明體"/>
        </w:rPr>
        <w:pPrChange w:id="1301" w:author="ANDESTECH\ryjou" w:date="2016-03-17T17:14:00Z">
          <w:pPr>
            <w:widowControl/>
            <w:snapToGrid/>
            <w:spacing w:line="240" w:lineRule="auto"/>
          </w:pPr>
        </w:pPrChange>
      </w:pPr>
      <w:bookmarkStart w:id="1302" w:name="_Toc445889151"/>
      <w:ins w:id="1303" w:author="ANDESTECH\ryjou" w:date="2016-03-10T13:33:00Z">
        <w:r>
          <w:lastRenderedPageBreak/>
          <w:t xml:space="preserve">Figure </w:t>
        </w:r>
        <w:r>
          <w:fldChar w:fldCharType="begin"/>
        </w:r>
        <w:r>
          <w:instrText xml:space="preserve"> SEQ Figure \* ARABIC </w:instrText>
        </w:r>
        <w:r>
          <w:fldChar w:fldCharType="separate"/>
        </w:r>
      </w:ins>
      <w:ins w:id="1304" w:author="ANDESTECH\ryjou" w:date="2016-03-16T14:14:00Z">
        <w:r w:rsidR="00DA3C3B">
          <w:rPr>
            <w:noProof/>
          </w:rPr>
          <w:t>20</w:t>
        </w:r>
      </w:ins>
      <w:ins w:id="1305" w:author="ANDESTECH\ryjou" w:date="2016-03-10T13:33:00Z">
        <w:r>
          <w:rPr>
            <w:noProof/>
          </w:rPr>
          <w:fldChar w:fldCharType="end"/>
        </w:r>
        <w:r>
          <w:rPr>
            <w:rFonts w:eastAsia="新細明體" w:hint="eastAsia"/>
          </w:rPr>
          <w:t xml:space="preserve">. The waveform of </w:t>
        </w:r>
      </w:ins>
      <w:ins w:id="1306" w:author="ANDESTECH\ryjou" w:date="2016-03-15T10:35:00Z">
        <w:r w:rsidR="00F67398">
          <w:rPr>
            <w:rFonts w:eastAsia="新細明體" w:hint="eastAsia"/>
          </w:rPr>
          <w:t xml:space="preserve">burst </w:t>
        </w:r>
      </w:ins>
      <w:ins w:id="1307" w:author="ANDESTECH\ryjou" w:date="2016-03-14T17:32:00Z">
        <w:r w:rsidR="00346980">
          <w:rPr>
            <w:rFonts w:eastAsia="新細明體" w:hint="eastAsia"/>
          </w:rPr>
          <w:t xml:space="preserve">read </w:t>
        </w:r>
      </w:ins>
      <w:ins w:id="1308" w:author="ANDESTECH\ryjou" w:date="2016-03-15T10:35:00Z">
        <w:r w:rsidR="00F67398">
          <w:rPr>
            <w:rFonts w:eastAsia="新細明體" w:hint="eastAsia"/>
          </w:rPr>
          <w:t xml:space="preserve">with the read </w:t>
        </w:r>
      </w:ins>
      <w:ins w:id="1309" w:author="ANDESTECH\ryjou" w:date="2016-03-15T10:05:00Z">
        <w:r w:rsidR="00E562D3">
          <w:rPr>
            <w:rFonts w:eastAsia="新細明體" w:hint="eastAsia"/>
          </w:rPr>
          <w:t>FIFO</w:t>
        </w:r>
      </w:ins>
      <w:ins w:id="1310" w:author="ANDESTECH\ryjou" w:date="2016-03-14T17:32:00Z">
        <w:r w:rsidR="00346980">
          <w:rPr>
            <w:rFonts w:eastAsia="新細明體" w:hint="eastAsia"/>
          </w:rPr>
          <w:t xml:space="preserve"> full</w:t>
        </w:r>
        <w:bookmarkEnd w:id="1302"/>
        <w:r w:rsidR="00346980">
          <w:rPr>
            <w:rFonts w:eastAsia="新細明體" w:hint="eastAsia"/>
          </w:rPr>
          <w:t xml:space="preserve"> </w:t>
        </w:r>
      </w:ins>
    </w:p>
    <w:p w:rsidR="008429F2" w:rsidRDefault="008429F2" w:rsidP="008429F2">
      <w:pPr>
        <w:rPr>
          <w:ins w:id="1311" w:author="ANDESTECH\ryjou" w:date="2016-03-17T17:28:00Z"/>
          <w:rFonts w:eastAsia="新細明體"/>
        </w:rPr>
      </w:pPr>
      <w:ins w:id="1312" w:author="ANDESTECH\ryjou" w:date="2016-03-17T17:28:00Z">
        <w:r>
          <w:rPr>
            <w:rFonts w:eastAsia="新細明體" w:hint="eastAsia"/>
          </w:rPr>
          <w:t>At T5, the read data FIFO is full, the data B will be received into read data buffer. Meanwhile, the htrans will be driven to BUSY. Then, at T8, the read data FIFO is not full, the data B will be pop</w:t>
        </w:r>
        <w:r w:rsidR="001E55B4">
          <w:rPr>
            <w:rFonts w:eastAsia="新細明體" w:hint="eastAsia"/>
          </w:rPr>
          <w:t xml:space="preserve">ped </w:t>
        </w:r>
      </w:ins>
      <w:ins w:id="1313" w:author="ANDESTECH\ryjou" w:date="2016-03-18T15:37:00Z">
        <w:r w:rsidR="00F829F5">
          <w:rPr>
            <w:rFonts w:eastAsia="新細明體" w:hint="eastAsia"/>
          </w:rPr>
          <w:t>in</w:t>
        </w:r>
      </w:ins>
      <w:ins w:id="1314" w:author="ANDESTECH\ryjou" w:date="2016-03-17T17:28:00Z">
        <w:r w:rsidR="001E55B4">
          <w:rPr>
            <w:rFonts w:eastAsia="新細明體" w:hint="eastAsia"/>
          </w:rPr>
          <w:t xml:space="preserve">to read data FIFO and </w:t>
        </w:r>
      </w:ins>
      <w:ins w:id="1315" w:author="ANDESTECH\ryjou" w:date="2016-03-18T15:37:00Z">
        <w:r w:rsidR="00F829F5">
          <w:rPr>
            <w:rFonts w:eastAsia="新細明體" w:hint="eastAsia"/>
          </w:rPr>
          <w:t xml:space="preserve">the </w:t>
        </w:r>
      </w:ins>
      <w:ins w:id="1316" w:author="ANDESTECH\ryjou" w:date="2016-03-17T17:28:00Z">
        <w:r w:rsidR="001E55B4">
          <w:rPr>
            <w:rFonts w:eastAsia="新細明體" w:hint="eastAsia"/>
          </w:rPr>
          <w:t>htrans will be restored to SEQ.</w:t>
        </w:r>
      </w:ins>
    </w:p>
    <w:p w:rsidR="008429F2" w:rsidRPr="008429F2" w:rsidRDefault="008429F2">
      <w:pPr>
        <w:rPr>
          <w:ins w:id="1317" w:author="ANDESTECH\ryjou" w:date="2016-03-16T10:46:00Z"/>
          <w:rFonts w:eastAsiaTheme="minorEastAsia"/>
          <w:rPrChange w:id="1318" w:author="ANDESTECH\ryjou" w:date="2016-03-17T17:28:00Z">
            <w:rPr>
              <w:ins w:id="1319" w:author="ANDESTECH\ryjou" w:date="2016-03-16T10:46:00Z"/>
              <w:rFonts w:ascii="Lucida Sans Unicode" w:eastAsiaTheme="minorEastAsia" w:hAnsi="Lucida Sans Unicode" w:cs="Lucida Sans Unicode"/>
              <w:b/>
              <w:sz w:val="20"/>
              <w:szCs w:val="20"/>
            </w:rPr>
          </w:rPrChange>
        </w:rPr>
        <w:pPrChange w:id="1320" w:author="ANDESTECH\ryjou" w:date="2016-03-17T17:28:00Z">
          <w:pPr>
            <w:widowControl/>
            <w:snapToGrid/>
            <w:spacing w:line="240" w:lineRule="auto"/>
          </w:pPr>
        </w:pPrChange>
      </w:pPr>
    </w:p>
    <w:p w:rsidR="00564742" w:rsidRDefault="00564742" w:rsidP="00564742">
      <w:pPr>
        <w:pStyle w:val="31"/>
        <w:tabs>
          <w:tab w:val="clear" w:pos="216"/>
          <w:tab w:val="num" w:pos="576"/>
        </w:tabs>
        <w:spacing w:before="203"/>
        <w:ind w:left="360"/>
        <w:rPr>
          <w:ins w:id="1321" w:author="ANDESTECH\ryjou" w:date="2016-03-16T10:31:00Z"/>
          <w:rFonts w:eastAsia="新細明體"/>
        </w:rPr>
      </w:pPr>
      <w:ins w:id="1322" w:author="ANDESTECH\ryjou" w:date="2016-03-16T10:31:00Z">
        <w:r>
          <w:rPr>
            <w:rFonts w:eastAsia="新細明體" w:hint="eastAsia"/>
          </w:rPr>
          <w:t xml:space="preserve">LLW &amp; SCW </w:t>
        </w:r>
      </w:ins>
      <w:ins w:id="1323" w:author="ANDESTECH\ryjou" w:date="2016-03-16T10:55:00Z">
        <w:r w:rsidR="00E12F21">
          <w:rPr>
            <w:rFonts w:eastAsia="新細明體" w:hint="eastAsia"/>
          </w:rPr>
          <w:t>exclusive access</w:t>
        </w:r>
      </w:ins>
    </w:p>
    <w:p w:rsidR="00564742" w:rsidRPr="00A670F3" w:rsidRDefault="00564742" w:rsidP="00564742">
      <w:pPr>
        <w:rPr>
          <w:ins w:id="1324" w:author="ANDESTECH\ryjou" w:date="2016-03-16T10:31:00Z"/>
          <w:rFonts w:eastAsiaTheme="minorEastAsia"/>
        </w:rPr>
      </w:pPr>
      <w:ins w:id="1325" w:author="ANDESTECH\ryjou" w:date="2016-03-16T10:31:00Z">
        <w:r>
          <w:rPr>
            <w:rFonts w:eastAsia="新細明體" w:hint="eastAsia"/>
          </w:rPr>
          <w:t xml:space="preserve">In AHB </w:t>
        </w:r>
      </w:ins>
      <w:ins w:id="1326" w:author="ANDESTECH\ryjou" w:date="2016-03-16T13:52:00Z">
        <w:r w:rsidR="00493EA5">
          <w:rPr>
            <w:rFonts w:eastAsia="新細明體" w:hint="eastAsia"/>
          </w:rPr>
          <w:t>wrapper</w:t>
        </w:r>
      </w:ins>
      <w:ins w:id="1327" w:author="ANDESTECH\ryjou" w:date="2016-03-16T13:34:00Z">
        <w:r w:rsidR="007328FF">
          <w:rPr>
            <w:rFonts w:eastAsia="新細明體" w:hint="eastAsia"/>
          </w:rPr>
          <w:t>,</w:t>
        </w:r>
      </w:ins>
      <w:ins w:id="1328" w:author="ANDESTECH\ryjou" w:date="2016-03-16T10:32:00Z">
        <w:r>
          <w:rPr>
            <w:rFonts w:eastAsia="新細明體" w:hint="eastAsia"/>
          </w:rPr>
          <w:t xml:space="preserve"> the </w:t>
        </w:r>
      </w:ins>
      <w:ins w:id="1329" w:author="ANDESTECH\ryjou" w:date="2016-03-16T10:56:00Z">
        <w:r w:rsidR="00F46B24">
          <w:rPr>
            <w:rFonts w:eastAsia="新細明體"/>
          </w:rPr>
          <w:t>sideband</w:t>
        </w:r>
        <w:r w:rsidR="00F46B24">
          <w:rPr>
            <w:rFonts w:eastAsia="新細明體" w:hint="eastAsia"/>
          </w:rPr>
          <w:t xml:space="preserve"> </w:t>
        </w:r>
      </w:ins>
      <w:ins w:id="1330" w:author="ANDESTECH\ryjou" w:date="2016-03-16T10:32:00Z">
        <w:r>
          <w:rPr>
            <w:rFonts w:eastAsia="新細明體" w:hint="eastAsia"/>
          </w:rPr>
          <w:t xml:space="preserve">signals </w:t>
        </w:r>
      </w:ins>
      <w:ins w:id="1331" w:author="ANDESTECH\ryjou" w:date="2016-03-16T10:55:00Z">
        <w:r w:rsidR="008B5842">
          <w:rPr>
            <w:rFonts w:eastAsia="新細明體" w:hint="eastAsia"/>
          </w:rPr>
          <w:t>h</w:t>
        </w:r>
      </w:ins>
      <w:ins w:id="1332" w:author="ANDESTECH\ryjou" w:date="2016-03-16T10:32:00Z">
        <w:r>
          <w:rPr>
            <w:rFonts w:eastAsia="新細明體" w:hint="eastAsia"/>
          </w:rPr>
          <w:t xml:space="preserve">llsc_req &amp; </w:t>
        </w:r>
      </w:ins>
      <w:ins w:id="1333" w:author="ANDESTECH\ryjou" w:date="2016-03-16T10:55:00Z">
        <w:r w:rsidR="008B5842">
          <w:rPr>
            <w:rFonts w:eastAsia="新細明體" w:hint="eastAsia"/>
          </w:rPr>
          <w:t>h</w:t>
        </w:r>
      </w:ins>
      <w:ins w:id="1334" w:author="ANDESTECH\ryjou" w:date="2016-03-16T10:32:00Z">
        <w:r>
          <w:rPr>
            <w:rFonts w:eastAsia="新細明體" w:hint="eastAsia"/>
          </w:rPr>
          <w:t xml:space="preserve">llsc_error </w:t>
        </w:r>
      </w:ins>
      <w:ins w:id="1335" w:author="ANDESTECH\ryjou" w:date="2016-03-16T13:34:00Z">
        <w:r w:rsidR="007328FF">
          <w:rPr>
            <w:rFonts w:eastAsia="新細明體" w:hint="eastAsia"/>
          </w:rPr>
          <w:t xml:space="preserve">are used </w:t>
        </w:r>
      </w:ins>
      <w:ins w:id="1336" w:author="ANDESTECH\ryjou" w:date="2016-03-16T10:32:00Z">
        <w:r>
          <w:rPr>
            <w:rFonts w:eastAsia="新細明體" w:hint="eastAsia"/>
          </w:rPr>
          <w:t>to</w:t>
        </w:r>
      </w:ins>
      <w:ins w:id="1337" w:author="ANDESTECH\ryjou" w:date="2016-03-16T10:31:00Z">
        <w:r>
          <w:rPr>
            <w:rFonts w:eastAsia="新細明體" w:hint="eastAsia"/>
          </w:rPr>
          <w:t xml:space="preserve"> support exclusive access</w:t>
        </w:r>
      </w:ins>
      <w:ins w:id="1338" w:author="ANDESTECH\ryjou" w:date="2016-03-16T10:34:00Z">
        <w:r>
          <w:rPr>
            <w:rFonts w:eastAsia="新細明體" w:hint="eastAsia"/>
          </w:rPr>
          <w:t xml:space="preserve"> as the following </w:t>
        </w:r>
      </w:ins>
      <w:ins w:id="1339" w:author="ANDESTECH\ryjou" w:date="2016-03-16T11:16:00Z">
        <w:r w:rsidR="002A25C0">
          <w:rPr>
            <w:rFonts w:eastAsia="新細明體"/>
          </w:rPr>
          <w:fldChar w:fldCharType="begin"/>
        </w:r>
        <w:r w:rsidR="002A25C0">
          <w:rPr>
            <w:rFonts w:eastAsia="新細明體"/>
          </w:rPr>
          <w:instrText xml:space="preserve"> </w:instrText>
        </w:r>
        <w:r w:rsidR="002A25C0">
          <w:rPr>
            <w:rFonts w:eastAsia="新細明體" w:hint="eastAsia"/>
          </w:rPr>
          <w:instrText>REF _Ref445890288 \h</w:instrText>
        </w:r>
        <w:r w:rsidR="002A25C0">
          <w:rPr>
            <w:rFonts w:eastAsia="新細明體"/>
          </w:rPr>
          <w:instrText xml:space="preserve"> </w:instrText>
        </w:r>
      </w:ins>
      <w:r w:rsidR="002A25C0">
        <w:rPr>
          <w:rFonts w:eastAsia="新細明體"/>
        </w:rPr>
      </w:r>
      <w:r w:rsidR="002A25C0">
        <w:rPr>
          <w:rFonts w:eastAsia="新細明體"/>
        </w:rPr>
        <w:fldChar w:fldCharType="separate"/>
      </w:r>
      <w:ins w:id="1340" w:author="ANDESTECH\ryjou" w:date="2016-03-16T11:16:00Z">
        <w:r w:rsidR="002A25C0">
          <w:t xml:space="preserve">Figure </w:t>
        </w:r>
        <w:r w:rsidR="002A25C0">
          <w:rPr>
            <w:noProof/>
          </w:rPr>
          <w:t>21</w:t>
        </w:r>
        <w:r w:rsidR="002A25C0">
          <w:rPr>
            <w:rFonts w:eastAsia="新細明體" w:hint="eastAsia"/>
          </w:rPr>
          <w:t xml:space="preserve"> </w:t>
        </w:r>
        <w:r w:rsidR="002A25C0">
          <w:rPr>
            <w:rFonts w:eastAsia="新細明體"/>
          </w:rPr>
          <w:fldChar w:fldCharType="end"/>
        </w:r>
      </w:ins>
      <w:ins w:id="1341" w:author="ANDESTECH\ryjou" w:date="2016-03-16T10:31:00Z">
        <w:r>
          <w:rPr>
            <w:rFonts w:eastAsia="新細明體" w:hint="eastAsia"/>
          </w:rPr>
          <w:t>.</w:t>
        </w:r>
      </w:ins>
    </w:p>
    <w:bookmarkStart w:id="1342" w:name="_MON_1519631257"/>
    <w:bookmarkStart w:id="1343" w:name="_MON_1519630148"/>
    <w:bookmarkStart w:id="1344" w:name="_MON_1519630362"/>
    <w:bookmarkStart w:id="1345" w:name="_MON_1519738953"/>
    <w:bookmarkStart w:id="1346" w:name="_MON_1519630573"/>
    <w:bookmarkStart w:id="1347" w:name="_MON_1519630636"/>
    <w:bookmarkStart w:id="1348" w:name="_MON_1519630740"/>
    <w:bookmarkStart w:id="1349" w:name="_MON_1519630930"/>
    <w:bookmarkStart w:id="1350" w:name="_MON_1519630962"/>
    <w:bookmarkStart w:id="1351" w:name="_MON_1519631087"/>
    <w:bookmarkStart w:id="1352" w:name="_MON_1519631121"/>
    <w:bookmarkEnd w:id="1342"/>
    <w:bookmarkEnd w:id="1343"/>
    <w:bookmarkEnd w:id="1344"/>
    <w:bookmarkEnd w:id="1345"/>
    <w:bookmarkEnd w:id="1346"/>
    <w:bookmarkEnd w:id="1347"/>
    <w:bookmarkEnd w:id="1348"/>
    <w:bookmarkEnd w:id="1349"/>
    <w:bookmarkEnd w:id="1350"/>
    <w:bookmarkEnd w:id="1351"/>
    <w:bookmarkEnd w:id="1352"/>
    <w:bookmarkStart w:id="1353" w:name="_MON_1519631216"/>
    <w:bookmarkEnd w:id="1353"/>
    <w:p w:rsidR="00564742" w:rsidRDefault="001812E3">
      <w:pPr>
        <w:widowControl/>
        <w:snapToGrid/>
        <w:spacing w:line="240" w:lineRule="auto"/>
        <w:rPr>
          <w:ins w:id="1354" w:author="ANDESTECH\ryjou" w:date="2016-03-16T10:37:00Z"/>
          <w:rFonts w:eastAsiaTheme="minorEastAsia"/>
        </w:rPr>
        <w:pPrChange w:id="1355" w:author="ANDESTECH\ryjou" w:date="2016-02-26T10:50:00Z">
          <w:pPr/>
        </w:pPrChange>
      </w:pPr>
      <w:ins w:id="1356" w:author="ANDESTECH\ryjou" w:date="2016-03-16T10:37:00Z">
        <w:r>
          <w:rPr>
            <w:rFonts w:eastAsiaTheme="minorEastAsia"/>
          </w:rPr>
          <w:object w:dxaOrig="15089" w:dyaOrig="3592">
            <v:shape id="_x0000_i1039" type="#_x0000_t75" style="width:488.15pt;height:171.7pt" o:ole="">
              <v:imagedata r:id="rId42" o:title=""/>
            </v:shape>
            <o:OLEObject Type="Embed" ProgID="Excel.Sheet.12" ShapeID="_x0000_i1039" DrawAspect="Content" ObjectID="_1543149622" r:id="rId43"/>
          </w:object>
        </w:r>
      </w:ins>
    </w:p>
    <w:p w:rsidR="00120AED" w:rsidRDefault="00120AED" w:rsidP="00120AED">
      <w:pPr>
        <w:pStyle w:val="ae"/>
        <w:ind w:left="1446" w:firstLine="482"/>
        <w:rPr>
          <w:ins w:id="1357" w:author="ANDESTECH\ryjou" w:date="2016-03-16T10:37:00Z"/>
          <w:rFonts w:eastAsia="新細明體"/>
        </w:rPr>
      </w:pPr>
      <w:bookmarkStart w:id="1358" w:name="_Toc445889152"/>
      <w:bookmarkStart w:id="1359" w:name="_Ref445890288"/>
      <w:ins w:id="1360" w:author="ANDESTECH\ryjou" w:date="2016-03-16T10:37:00Z">
        <w:r>
          <w:t xml:space="preserve">Figure </w:t>
        </w:r>
        <w:r>
          <w:fldChar w:fldCharType="begin"/>
        </w:r>
        <w:r>
          <w:instrText xml:space="preserve"> SEQ Figure \* ARABIC </w:instrText>
        </w:r>
        <w:r>
          <w:fldChar w:fldCharType="separate"/>
        </w:r>
      </w:ins>
      <w:ins w:id="1361" w:author="ANDESTECH\ryjou" w:date="2016-03-16T10:38:00Z">
        <w:r>
          <w:rPr>
            <w:noProof/>
          </w:rPr>
          <w:t>21</w:t>
        </w:r>
      </w:ins>
      <w:ins w:id="1362" w:author="ANDESTECH\ryjou" w:date="2016-03-16T10:37:00Z">
        <w:r>
          <w:rPr>
            <w:noProof/>
          </w:rPr>
          <w:fldChar w:fldCharType="end"/>
        </w:r>
        <w:r>
          <w:rPr>
            <w:rFonts w:eastAsia="新細明體" w:hint="eastAsia"/>
          </w:rPr>
          <w:t xml:space="preserve">. The waveform of </w:t>
        </w:r>
      </w:ins>
      <w:ins w:id="1363" w:author="ANDESTECH\ryjou" w:date="2016-03-16T10:46:00Z">
        <w:r w:rsidR="00C02684">
          <w:rPr>
            <w:rFonts w:eastAsia="新細明體" w:hint="eastAsia"/>
          </w:rPr>
          <w:t>LLW &amp; SCW exclusive access</w:t>
        </w:r>
      </w:ins>
      <w:bookmarkEnd w:id="1358"/>
      <w:bookmarkEnd w:id="1359"/>
    </w:p>
    <w:p w:rsidR="00120AED" w:rsidRPr="00120AED" w:rsidRDefault="00120AED">
      <w:pPr>
        <w:widowControl/>
        <w:snapToGrid/>
        <w:spacing w:line="240" w:lineRule="auto"/>
        <w:rPr>
          <w:rFonts w:eastAsia="新細明體"/>
        </w:rPr>
        <w:pPrChange w:id="1364" w:author="ANDESTECH\ryjou" w:date="2016-02-26T10:50:00Z">
          <w:pPr/>
        </w:pPrChange>
      </w:pPr>
    </w:p>
    <w:sectPr w:rsidR="00120AED" w:rsidRPr="00120AED" w:rsidSect="00C4726F">
      <w:type w:val="continuous"/>
      <w:pgSz w:w="12242" w:h="15842" w:code="1"/>
      <w:pgMar w:top="284" w:right="1000" w:bottom="567" w:left="1000" w:header="284" w:footer="284" w:gutter="0"/>
      <w:pgNumType w:start="0"/>
      <w:cols w:space="425"/>
      <w:titlePg/>
      <w:docGrid w:type="lines" w:linePitch="40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4BDD" w:rsidRDefault="000C4BDD">
      <w:r>
        <w:separator/>
      </w:r>
    </w:p>
    <w:p w:rsidR="000C4BDD" w:rsidRDefault="000C4BDD"/>
    <w:p w:rsidR="000C4BDD" w:rsidRDefault="000C4BDD"/>
    <w:p w:rsidR="000C4BDD" w:rsidRDefault="000C4BDD"/>
    <w:p w:rsidR="000C4BDD" w:rsidRDefault="000C4BDD"/>
  </w:endnote>
  <w:endnote w:type="continuationSeparator" w:id="0">
    <w:p w:rsidR="000C4BDD" w:rsidRDefault="000C4BDD">
      <w:r>
        <w:continuationSeparator/>
      </w:r>
    </w:p>
    <w:p w:rsidR="000C4BDD" w:rsidRDefault="000C4BDD"/>
    <w:p w:rsidR="000C4BDD" w:rsidRDefault="000C4BDD"/>
    <w:p w:rsidR="000C4BDD" w:rsidRDefault="000C4BDD"/>
    <w:p w:rsidR="000C4BDD" w:rsidRDefault="000C4B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ndara">
    <w:panose1 w:val="020E0502030303020204"/>
    <w:charset w:val="00"/>
    <w:family w:val="swiss"/>
    <w:pitch w:val="variable"/>
    <w:sig w:usb0="A00002EF" w:usb1="4000A44B" w:usb2="00000000" w:usb3="00000000" w:csb0="0000019F" w:csb1="00000000"/>
  </w:font>
  <w:font w:name="Lucida Sans Unicode">
    <w:panose1 w:val="020B0602030504020204"/>
    <w:charset w:val="00"/>
    <w:family w:val="swiss"/>
    <w:pitch w:val="variable"/>
    <w:sig w:usb0="80000AFF" w:usb1="0000396B" w:usb2="00000000" w:usb3="00000000" w:csb0="0000003F" w:csb1="00000000"/>
  </w:font>
  <w:font w:name="Courier New">
    <w:panose1 w:val="02070309020205020404"/>
    <w:charset w:val="00"/>
    <w:family w:val="modern"/>
    <w:notTrueType/>
    <w:pitch w:val="fixed"/>
    <w:sig w:usb0="00000003" w:usb1="00000000" w:usb2="00000000" w:usb3="00000000" w:csb0="00000001" w:csb1="00000000"/>
  </w:font>
  <w:font w:name="新細明體">
    <w:altName w:val="PMingLiU"/>
    <w:panose1 w:val="02020300000000000000"/>
    <w:charset w:val="88"/>
    <w:family w:val="roman"/>
    <w:pitch w:val="variable"/>
    <w:sig w:usb0="00000003" w:usb1="080E0000" w:usb2="00000016" w:usb3="00000000" w:csb0="001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Lucida Bright">
    <w:panose1 w:val="02040602050505020304"/>
    <w:charset w:val="00"/>
    <w:family w:val="roman"/>
    <w:pitch w:val="variable"/>
    <w:sig w:usb0="00000003" w:usb1="00000000" w:usb2="00000000" w:usb3="00000000" w:csb0="00000001" w:csb1="00000000"/>
  </w:font>
  <w:font w:name="細明體">
    <w:altName w:val="MingLiU"/>
    <w:panose1 w:val="02020309000000000000"/>
    <w:charset w:val="88"/>
    <w:family w:val="modern"/>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0" w:type="dxa"/>
      <w:tblInd w:w="28" w:type="dxa"/>
      <w:tblBorders>
        <w:top w:val="thinThickSmallGap" w:sz="24" w:space="0" w:color="333399"/>
      </w:tblBorders>
      <w:tblLayout w:type="fixed"/>
      <w:tblCellMar>
        <w:left w:w="28" w:type="dxa"/>
        <w:right w:w="28" w:type="dxa"/>
      </w:tblCellMar>
      <w:tblLook w:val="0000" w:firstRow="0" w:lastRow="0" w:firstColumn="0" w:lastColumn="0" w:noHBand="0" w:noVBand="0"/>
    </w:tblPr>
    <w:tblGrid>
      <w:gridCol w:w="8880"/>
      <w:gridCol w:w="1440"/>
    </w:tblGrid>
    <w:tr w:rsidR="00FA0104" w:rsidRPr="00C61311">
      <w:trPr>
        <w:trHeight w:hRule="exact" w:val="113"/>
      </w:trPr>
      <w:tc>
        <w:tcPr>
          <w:tcW w:w="8880" w:type="dxa"/>
          <w:vMerge w:val="restart"/>
          <w:shd w:val="clear" w:color="auto" w:fill="auto"/>
          <w:vAlign w:val="center"/>
        </w:tcPr>
        <w:p w:rsidR="00FA0104" w:rsidRPr="003D3935" w:rsidRDefault="00FA0104" w:rsidP="00DA4323">
          <w:pPr>
            <w:pStyle w:val="a6"/>
            <w:rPr>
              <w:rFonts w:ascii="Lucida Bright" w:hAnsi="Lucida Bright"/>
            </w:rPr>
          </w:pPr>
          <w:r w:rsidRPr="003D3935">
            <w:rPr>
              <w:rFonts w:ascii="Lucida Bright" w:hAnsi="Lucida Bright"/>
            </w:rPr>
            <w:t>The information contained herein is the exclusive property of Andes Technology Co. and shall not be distributed, reproduced, or disclosed in whole or in part without prior written permission of Andes Technology Corporation.</w:t>
          </w:r>
        </w:p>
      </w:tc>
      <w:tc>
        <w:tcPr>
          <w:tcW w:w="1440" w:type="dxa"/>
          <w:shd w:val="clear" w:color="auto" w:fill="auto"/>
        </w:tcPr>
        <w:p w:rsidR="00FA0104" w:rsidRPr="0066364A" w:rsidRDefault="00FA0104" w:rsidP="00DA4323">
          <w:pPr>
            <w:pStyle w:val="TableContent-Centered"/>
            <w:jc w:val="right"/>
            <w:rPr>
              <w:rFonts w:ascii="Lucida Sans Unicode" w:hAnsi="Lucida Sans Unicode" w:cs="Lucida Sans Unicode"/>
              <w:color w:val="000080"/>
              <w:sz w:val="24"/>
            </w:rPr>
          </w:pPr>
        </w:p>
      </w:tc>
    </w:tr>
    <w:tr w:rsidR="00FA0104" w:rsidRPr="00DC6200">
      <w:trPr>
        <w:trHeight w:hRule="exact" w:val="480"/>
      </w:trPr>
      <w:tc>
        <w:tcPr>
          <w:tcW w:w="8880" w:type="dxa"/>
          <w:vMerge/>
          <w:shd w:val="clear" w:color="auto" w:fill="auto"/>
          <w:vAlign w:val="center"/>
        </w:tcPr>
        <w:p w:rsidR="00FA0104" w:rsidRPr="00CF7BFB" w:rsidRDefault="00FA0104" w:rsidP="00DA4323">
          <w:pPr>
            <w:pStyle w:val="a6"/>
          </w:pPr>
        </w:p>
      </w:tc>
      <w:tc>
        <w:tcPr>
          <w:tcW w:w="1440" w:type="dxa"/>
          <w:shd w:val="clear" w:color="auto" w:fill="auto"/>
        </w:tcPr>
        <w:p w:rsidR="00FA0104" w:rsidRPr="003D3935" w:rsidRDefault="00FA0104" w:rsidP="00DA4323">
          <w:pPr>
            <w:pStyle w:val="TableContent-Centered"/>
            <w:jc w:val="right"/>
            <w:rPr>
              <w:rFonts w:ascii="Lucida Bright" w:hAnsi="Lucida Bright" w:cs="Lucida Sans Unicode"/>
              <w:color w:val="000080"/>
              <w:kern w:val="0"/>
              <w:szCs w:val="20"/>
            </w:rPr>
          </w:pPr>
          <w:r w:rsidRPr="003D3935">
            <w:rPr>
              <w:rStyle w:val="af2"/>
              <w:rFonts w:ascii="Lucida Bright" w:eastAsia="Lucida Sans Unicode" w:hAnsi="Lucida Bright" w:cs="Lucida Sans Unicode"/>
              <w:color w:val="333399"/>
              <w:szCs w:val="20"/>
            </w:rPr>
            <w:t xml:space="preserve">Page </w:t>
          </w:r>
          <w:r w:rsidRPr="003D3935">
            <w:rPr>
              <w:rStyle w:val="af2"/>
              <w:rFonts w:ascii="Lucida Bright" w:eastAsia="Lucida Sans Unicode" w:hAnsi="Lucida Bright" w:cs="Lucida Sans Unicode"/>
              <w:color w:val="333399"/>
              <w:szCs w:val="20"/>
            </w:rPr>
            <w:fldChar w:fldCharType="begin"/>
          </w:r>
          <w:r w:rsidRPr="003D3935">
            <w:rPr>
              <w:rStyle w:val="af2"/>
              <w:rFonts w:ascii="Lucida Bright" w:eastAsia="Lucida Sans Unicode" w:hAnsi="Lucida Bright" w:cs="Lucida Sans Unicode"/>
              <w:color w:val="333399"/>
              <w:szCs w:val="20"/>
            </w:rPr>
            <w:instrText xml:space="preserve"> PAGE </w:instrText>
          </w:r>
          <w:r w:rsidRPr="003D3935">
            <w:rPr>
              <w:rStyle w:val="af2"/>
              <w:rFonts w:ascii="Lucida Bright" w:eastAsia="Lucida Sans Unicode" w:hAnsi="Lucida Bright" w:cs="Lucida Sans Unicode"/>
              <w:color w:val="333399"/>
              <w:szCs w:val="20"/>
            </w:rPr>
            <w:fldChar w:fldCharType="separate"/>
          </w:r>
          <w:r w:rsidR="00E85432">
            <w:rPr>
              <w:rStyle w:val="af2"/>
              <w:rFonts w:ascii="Lucida Bright" w:eastAsia="Lucida Sans Unicode" w:hAnsi="Lucida Bright" w:cs="Lucida Sans Unicode"/>
              <w:noProof/>
              <w:color w:val="333399"/>
              <w:szCs w:val="20"/>
            </w:rPr>
            <w:t>4</w:t>
          </w:r>
          <w:r w:rsidRPr="003D3935">
            <w:rPr>
              <w:rStyle w:val="af2"/>
              <w:rFonts w:ascii="Lucida Bright" w:eastAsia="Lucida Sans Unicode" w:hAnsi="Lucida Bright" w:cs="Lucida Sans Unicode"/>
              <w:color w:val="333399"/>
              <w:szCs w:val="20"/>
            </w:rPr>
            <w:fldChar w:fldCharType="end"/>
          </w:r>
        </w:p>
      </w:tc>
    </w:tr>
  </w:tbl>
  <w:p w:rsidR="00FA0104" w:rsidRDefault="00FA0104">
    <w:pPr>
      <w:pStyle w:val="a6"/>
    </w:pPr>
    <w:r>
      <w:rPr>
        <w:kern w:val="0"/>
      </w:rPr>
      <w:fldChar w:fldCharType="begin"/>
    </w:r>
    <w:r>
      <w:rPr>
        <w:kern w:val="0"/>
      </w:rPr>
      <w:instrText xml:space="preserve"> FILENAME  </w:instrText>
    </w:r>
    <w:r>
      <w:rPr>
        <w:kern w:val="0"/>
      </w:rPr>
      <w:fldChar w:fldCharType="separate"/>
    </w:r>
    <w:ins w:id="351" w:author="ANDESTECH\ryjou" w:date="2016-03-17T17:17:00Z">
      <w:r w:rsidR="000D5DC6">
        <w:rPr>
          <w:noProof/>
          <w:kern w:val="0"/>
        </w:rPr>
        <w:t>Graywolf_BIU_Design_Spec_V0.4.docx</w:t>
      </w:r>
    </w:ins>
    <w:del w:id="352" w:author="ANDESTECH\ryjou" w:date="2016-03-17T17:17:00Z">
      <w:r w:rsidDel="000D5DC6">
        <w:rPr>
          <w:noProof/>
          <w:kern w:val="0"/>
        </w:rPr>
        <w:delText>Graywolf_BIU_Design_Spec_V0.3.docx</w:delText>
      </w:r>
    </w:del>
    <w:r>
      <w:rPr>
        <w:kern w:val="0"/>
      </w:rPr>
      <w:fldChar w:fldCharType="end"/>
    </w:r>
  </w:p>
  <w:p w:rsidR="00FA0104" w:rsidRDefault="00FA010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4BDD" w:rsidRDefault="000C4BDD">
      <w:r>
        <w:separator/>
      </w:r>
    </w:p>
    <w:p w:rsidR="000C4BDD" w:rsidRDefault="000C4BDD"/>
    <w:p w:rsidR="000C4BDD" w:rsidRDefault="000C4BDD"/>
    <w:p w:rsidR="000C4BDD" w:rsidRDefault="000C4BDD"/>
    <w:p w:rsidR="000C4BDD" w:rsidRDefault="000C4BDD"/>
  </w:footnote>
  <w:footnote w:type="continuationSeparator" w:id="0">
    <w:p w:rsidR="000C4BDD" w:rsidRDefault="000C4BDD">
      <w:r>
        <w:continuationSeparator/>
      </w:r>
    </w:p>
    <w:p w:rsidR="000C4BDD" w:rsidRDefault="000C4BDD"/>
    <w:p w:rsidR="000C4BDD" w:rsidRDefault="000C4BDD"/>
    <w:p w:rsidR="000C4BDD" w:rsidRDefault="000C4BDD"/>
    <w:p w:rsidR="000C4BDD" w:rsidRDefault="000C4BD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66" w:type="dxa"/>
      <w:tblInd w:w="-1" w:type="dxa"/>
      <w:tblBorders>
        <w:bottom w:val="single" w:sz="24" w:space="0" w:color="333399"/>
      </w:tblBorders>
      <w:tblLayout w:type="fixed"/>
      <w:tblCellMar>
        <w:left w:w="28" w:type="dxa"/>
        <w:right w:w="28" w:type="dxa"/>
      </w:tblCellMar>
      <w:tblLook w:val="0000" w:firstRow="0" w:lastRow="0" w:firstColumn="0" w:lastColumn="0" w:noHBand="0" w:noVBand="0"/>
    </w:tblPr>
    <w:tblGrid>
      <w:gridCol w:w="8747"/>
      <w:gridCol w:w="1619"/>
    </w:tblGrid>
    <w:tr w:rsidR="00FA0104" w:rsidRPr="00CC2B97">
      <w:trPr>
        <w:cantSplit/>
        <w:trHeight w:val="714"/>
        <w:tblHeader/>
      </w:trPr>
      <w:tc>
        <w:tcPr>
          <w:tcW w:w="8747" w:type="dxa"/>
          <w:vAlign w:val="bottom"/>
        </w:tcPr>
        <w:p w:rsidR="00FA0104" w:rsidRPr="00DC6200" w:rsidRDefault="00FA0104" w:rsidP="001A53DA">
          <w:pPr>
            <w:pStyle w:val="a4"/>
            <w:rPr>
              <w:rFonts w:ascii="Lucida Bright" w:hAnsi="Lucida Bright"/>
            </w:rPr>
          </w:pPr>
          <w:r w:rsidRPr="00DC6200">
            <w:rPr>
              <w:rFonts w:ascii="Lucida Bright" w:hAnsi="Lucida Bright"/>
            </w:rPr>
            <w:fldChar w:fldCharType="begin"/>
          </w:r>
          <w:r w:rsidRPr="00DC6200">
            <w:rPr>
              <w:rFonts w:ascii="Lucida Bright" w:hAnsi="Lucida Bright"/>
            </w:rPr>
            <w:instrText xml:space="preserve"> TITLE  \* MERGEFORMAT </w:instrText>
          </w:r>
          <w:r w:rsidRPr="00DC6200">
            <w:rPr>
              <w:rFonts w:ascii="Lucida Bright" w:hAnsi="Lucida Bright"/>
            </w:rPr>
            <w:fldChar w:fldCharType="separate"/>
          </w:r>
          <w:r>
            <w:rPr>
              <w:rFonts w:ascii="Lucida Bright" w:hAnsi="Lucida Bright"/>
            </w:rPr>
            <w:t>Graywolf BIU Design Specification</w:t>
          </w:r>
          <w:r w:rsidRPr="00DC6200">
            <w:rPr>
              <w:rFonts w:ascii="Lucida Bright" w:hAnsi="Lucida Bright"/>
            </w:rPr>
            <w:fldChar w:fldCharType="end"/>
          </w:r>
        </w:p>
      </w:tc>
      <w:tc>
        <w:tcPr>
          <w:tcW w:w="1619" w:type="dxa"/>
          <w:vAlign w:val="center"/>
        </w:tcPr>
        <w:p w:rsidR="00FA0104" w:rsidRDefault="00FA0104" w:rsidP="00B01CB0">
          <w:pPr>
            <w:spacing w:line="240" w:lineRule="auto"/>
          </w:pPr>
          <w:r>
            <w:rPr>
              <w:noProof/>
            </w:rPr>
            <w:drawing>
              <wp:inline distT="0" distB="0" distL="0" distR="0" wp14:anchorId="711A4BB9" wp14:editId="18D7DB31">
                <wp:extent cx="1019175" cy="409575"/>
                <wp:effectExtent l="0" t="0" r="9525" b="9525"/>
                <wp:docPr id="987" name="圖片 987" descr="Andeslogo10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deslogo10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409575"/>
                        </a:xfrm>
                        <a:prstGeom prst="rect">
                          <a:avLst/>
                        </a:prstGeom>
                        <a:noFill/>
                        <a:ln>
                          <a:noFill/>
                        </a:ln>
                      </pic:spPr>
                    </pic:pic>
                  </a:graphicData>
                </a:graphic>
              </wp:inline>
            </w:drawing>
          </w:r>
        </w:p>
      </w:tc>
    </w:tr>
  </w:tbl>
  <w:p w:rsidR="00FA0104" w:rsidRDefault="00FA0104">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286120E"/>
    <w:lvl w:ilvl="0">
      <w:start w:val="1"/>
      <w:numFmt w:val="decimal"/>
      <w:pStyle w:val="5"/>
      <w:lvlText w:val="%1."/>
      <w:lvlJc w:val="left"/>
      <w:pPr>
        <w:tabs>
          <w:tab w:val="num" w:pos="2281"/>
        </w:tabs>
        <w:ind w:leftChars="1000" w:left="2281" w:hangingChars="200" w:hanging="360"/>
      </w:pPr>
    </w:lvl>
  </w:abstractNum>
  <w:abstractNum w:abstractNumId="1">
    <w:nsid w:val="FFFFFF7D"/>
    <w:multiLevelType w:val="singleLevel"/>
    <w:tmpl w:val="6E94A71A"/>
    <w:lvl w:ilvl="0">
      <w:start w:val="1"/>
      <w:numFmt w:val="decimal"/>
      <w:pStyle w:val="4"/>
      <w:lvlText w:val="%1."/>
      <w:lvlJc w:val="left"/>
      <w:pPr>
        <w:tabs>
          <w:tab w:val="num" w:pos="1801"/>
        </w:tabs>
        <w:ind w:leftChars="800" w:left="1801" w:hangingChars="200" w:hanging="360"/>
      </w:pPr>
    </w:lvl>
  </w:abstractNum>
  <w:abstractNum w:abstractNumId="2">
    <w:nsid w:val="FFFFFF7E"/>
    <w:multiLevelType w:val="singleLevel"/>
    <w:tmpl w:val="0A66590C"/>
    <w:lvl w:ilvl="0">
      <w:start w:val="1"/>
      <w:numFmt w:val="decimal"/>
      <w:pStyle w:val="3"/>
      <w:lvlText w:val="%1."/>
      <w:lvlJc w:val="left"/>
      <w:pPr>
        <w:tabs>
          <w:tab w:val="num" w:pos="1321"/>
        </w:tabs>
        <w:ind w:leftChars="600" w:left="1321" w:hangingChars="200" w:hanging="360"/>
      </w:pPr>
    </w:lvl>
  </w:abstractNum>
  <w:abstractNum w:abstractNumId="3">
    <w:nsid w:val="FFFFFF7F"/>
    <w:multiLevelType w:val="singleLevel"/>
    <w:tmpl w:val="3A9CCC2C"/>
    <w:lvl w:ilvl="0">
      <w:start w:val="1"/>
      <w:numFmt w:val="decimal"/>
      <w:pStyle w:val="2"/>
      <w:lvlText w:val="%1."/>
      <w:lvlJc w:val="left"/>
      <w:pPr>
        <w:tabs>
          <w:tab w:val="num" w:pos="841"/>
        </w:tabs>
        <w:ind w:leftChars="400" w:left="841" w:hangingChars="200" w:hanging="360"/>
      </w:pPr>
    </w:lvl>
  </w:abstractNum>
  <w:abstractNum w:abstractNumId="4">
    <w:nsid w:val="FFFFFF80"/>
    <w:multiLevelType w:val="singleLevel"/>
    <w:tmpl w:val="0994DCEE"/>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nsid w:val="FFFFFF81"/>
    <w:multiLevelType w:val="singleLevel"/>
    <w:tmpl w:val="8B12D110"/>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nsid w:val="FFFFFF82"/>
    <w:multiLevelType w:val="singleLevel"/>
    <w:tmpl w:val="FD38F792"/>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nsid w:val="FFFFFF83"/>
    <w:multiLevelType w:val="singleLevel"/>
    <w:tmpl w:val="91D644E6"/>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nsid w:val="FFFFFF88"/>
    <w:multiLevelType w:val="singleLevel"/>
    <w:tmpl w:val="3BCED2EE"/>
    <w:lvl w:ilvl="0">
      <w:start w:val="1"/>
      <w:numFmt w:val="decimal"/>
      <w:pStyle w:val="Lists"/>
      <w:lvlText w:val="%1."/>
      <w:lvlJc w:val="left"/>
      <w:pPr>
        <w:tabs>
          <w:tab w:val="num" w:pos="936"/>
        </w:tabs>
        <w:ind w:left="936" w:hanging="360"/>
      </w:pPr>
      <w:rPr>
        <w:rFonts w:hint="eastAsia"/>
      </w:rPr>
    </w:lvl>
  </w:abstractNum>
  <w:abstractNum w:abstractNumId="9">
    <w:nsid w:val="FFFFFF89"/>
    <w:multiLevelType w:val="singleLevel"/>
    <w:tmpl w:val="FA483828"/>
    <w:lvl w:ilvl="0">
      <w:start w:val="1"/>
      <w:numFmt w:val="bullet"/>
      <w:pStyle w:val="a"/>
      <w:lvlText w:val=""/>
      <w:lvlJc w:val="left"/>
      <w:pPr>
        <w:tabs>
          <w:tab w:val="num" w:pos="481"/>
        </w:tabs>
        <w:ind w:left="481" w:firstLine="95"/>
      </w:pPr>
      <w:rPr>
        <w:rFonts w:ascii="Wingdings" w:hAnsi="Wingdings" w:hint="default"/>
        <w:color w:val="auto"/>
      </w:rPr>
    </w:lvl>
  </w:abstractNum>
  <w:abstractNum w:abstractNumId="10">
    <w:nsid w:val="08A721B9"/>
    <w:multiLevelType w:val="hybridMultilevel"/>
    <w:tmpl w:val="53625990"/>
    <w:lvl w:ilvl="0" w:tplc="7FC2AD0E">
      <w:start w:val="1"/>
      <w:numFmt w:val="bullet"/>
      <w:pStyle w:val="Bullets"/>
      <w:lvlText w:val=""/>
      <w:lvlJc w:val="left"/>
      <w:pPr>
        <w:tabs>
          <w:tab w:val="num" w:pos="622"/>
        </w:tabs>
        <w:ind w:left="622" w:hanging="480"/>
      </w:pPr>
      <w:rPr>
        <w:rFonts w:ascii="Wingdings" w:hAnsi="Wingdings" w:hint="default"/>
        <w:color w:val="333399"/>
        <w:sz w:val="24"/>
        <w:szCs w:val="24"/>
      </w:rPr>
    </w:lvl>
    <w:lvl w:ilvl="1" w:tplc="3A30B166">
      <w:numFmt w:val="bullet"/>
      <w:lvlText w:val=""/>
      <w:lvlJc w:val="left"/>
      <w:pPr>
        <w:tabs>
          <w:tab w:val="num" w:pos="840"/>
        </w:tabs>
        <w:ind w:left="840" w:hanging="360"/>
      </w:pPr>
      <w:rPr>
        <w:rFonts w:ascii="Wingdings" w:eastAsia="Candara" w:hAnsi="Wingdings" w:cs="Candara"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1">
    <w:nsid w:val="0C4C6941"/>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FB00289"/>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1AC6ABF"/>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2085138"/>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22206F8A"/>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24190DC2"/>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64558F4"/>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2C5F7623"/>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30E0303A"/>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3B1D7C84"/>
    <w:multiLevelType w:val="multilevel"/>
    <w:tmpl w:val="4D64617E"/>
    <w:lvl w:ilvl="0">
      <w:start w:val="1"/>
      <w:numFmt w:val="decimal"/>
      <w:pStyle w:val="1"/>
      <w:lvlText w:val="%1."/>
      <w:lvlJc w:val="left"/>
      <w:pPr>
        <w:tabs>
          <w:tab w:val="num" w:pos="644"/>
        </w:tabs>
        <w:ind w:left="284" w:firstLine="0"/>
      </w:pPr>
      <w:rPr>
        <w:rFonts w:ascii="Lucida Sans Unicode" w:hAnsi="Lucida Sans Unicode" w:cs="Lucida Sans Unicode" w:hint="default"/>
        <w:sz w:val="32"/>
        <w:szCs w:val="32"/>
      </w:rPr>
    </w:lvl>
    <w:lvl w:ilvl="1">
      <w:start w:val="1"/>
      <w:numFmt w:val="decimal"/>
      <w:pStyle w:val="21"/>
      <w:lvlText w:val="%1.%2."/>
      <w:lvlJc w:val="left"/>
      <w:pPr>
        <w:tabs>
          <w:tab w:val="num" w:pos="3902"/>
        </w:tabs>
        <w:ind w:left="3902" w:hanging="216"/>
      </w:pPr>
      <w:rPr>
        <w:rFonts w:hint="eastAsia"/>
      </w:rPr>
    </w:lvl>
    <w:lvl w:ilvl="2">
      <w:start w:val="1"/>
      <w:numFmt w:val="decimal"/>
      <w:pStyle w:val="31"/>
      <w:lvlText w:val="%1.%2.%3."/>
      <w:lvlJc w:val="left"/>
      <w:pPr>
        <w:tabs>
          <w:tab w:val="num" w:pos="216"/>
        </w:tabs>
        <w:ind w:left="0" w:firstLine="0"/>
      </w:pPr>
      <w:rPr>
        <w:rFonts w:hint="eastAsia"/>
      </w:rPr>
    </w:lvl>
    <w:lvl w:ilvl="3">
      <w:start w:val="1"/>
      <w:numFmt w:val="decimal"/>
      <w:pStyle w:val="41"/>
      <w:lvlText w:val="%1.%2.%3.%4"/>
      <w:lvlJc w:val="left"/>
      <w:pPr>
        <w:tabs>
          <w:tab w:val="num" w:pos="576"/>
        </w:tabs>
        <w:ind w:left="576" w:firstLine="0"/>
      </w:pPr>
      <w:rPr>
        <w:rFonts w:hint="eastAsia"/>
      </w:rPr>
    </w:lvl>
    <w:lvl w:ilvl="4">
      <w:start w:val="1"/>
      <w:numFmt w:val="none"/>
      <w:pStyle w:val="51"/>
      <w:lvlText w:val="%5"/>
      <w:lvlJc w:val="left"/>
      <w:pPr>
        <w:tabs>
          <w:tab w:val="num" w:pos="576"/>
        </w:tabs>
        <w:ind w:left="576" w:firstLine="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1">
    <w:nsid w:val="3EBE2CE6"/>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5562678D"/>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5CD5331D"/>
    <w:multiLevelType w:val="multilevel"/>
    <w:tmpl w:val="498CF3CC"/>
    <w:lvl w:ilvl="0">
      <w:start w:val="1"/>
      <w:numFmt w:val="upperRoman"/>
      <w:pStyle w:val="LVL1"/>
      <w:lvlText w:val="Appendix %1."/>
      <w:lvlJc w:val="left"/>
      <w:pPr>
        <w:tabs>
          <w:tab w:val="num" w:pos="360"/>
        </w:tabs>
        <w:ind w:left="0" w:firstLine="0"/>
      </w:pPr>
      <w:rPr>
        <w:rFonts w:hint="eastAsia"/>
      </w:rPr>
    </w:lvl>
    <w:lvl w:ilvl="1">
      <w:start w:val="1"/>
      <w:numFmt w:val="upperRoman"/>
      <w:pStyle w:val="LVL2"/>
      <w:lvlText w:val="Appendix %1-%2."/>
      <w:lvlJc w:val="left"/>
      <w:pPr>
        <w:tabs>
          <w:tab w:val="num" w:pos="908"/>
        </w:tabs>
        <w:ind w:left="908" w:hanging="567"/>
      </w:pPr>
      <w:rPr>
        <w:rFonts w:hint="eastAsia"/>
      </w:rPr>
    </w:lvl>
    <w:lvl w:ilvl="2">
      <w:start w:val="1"/>
      <w:numFmt w:val="decimal"/>
      <w:lvlText w:val="%1.%2.%3."/>
      <w:lvlJc w:val="left"/>
      <w:pPr>
        <w:tabs>
          <w:tab w:val="num" w:pos="1050"/>
        </w:tabs>
        <w:ind w:left="1050" w:hanging="709"/>
      </w:pPr>
      <w:rPr>
        <w:rFonts w:hint="eastAsia"/>
      </w:rPr>
    </w:lvl>
    <w:lvl w:ilvl="3">
      <w:start w:val="1"/>
      <w:numFmt w:val="decimal"/>
      <w:lvlText w:val="%1.%2.%3.%4."/>
      <w:lvlJc w:val="left"/>
      <w:pPr>
        <w:tabs>
          <w:tab w:val="num" w:pos="1192"/>
        </w:tabs>
        <w:ind w:left="1192" w:hanging="851"/>
      </w:pPr>
      <w:rPr>
        <w:rFonts w:hint="eastAsia"/>
      </w:rPr>
    </w:lvl>
    <w:lvl w:ilvl="4">
      <w:start w:val="1"/>
      <w:numFmt w:val="decimal"/>
      <w:lvlText w:val="%1.%2.%3.%4.%5."/>
      <w:lvlJc w:val="left"/>
      <w:pPr>
        <w:tabs>
          <w:tab w:val="num" w:pos="1333"/>
        </w:tabs>
        <w:ind w:left="1333" w:hanging="992"/>
      </w:pPr>
      <w:rPr>
        <w:rFonts w:hint="eastAsia"/>
      </w:rPr>
    </w:lvl>
    <w:lvl w:ilvl="5">
      <w:start w:val="1"/>
      <w:numFmt w:val="decimal"/>
      <w:lvlText w:val="%1.%2.%3.%4.%5.%6."/>
      <w:lvlJc w:val="left"/>
      <w:pPr>
        <w:tabs>
          <w:tab w:val="num" w:pos="1475"/>
        </w:tabs>
        <w:ind w:left="1475" w:hanging="1134"/>
      </w:pPr>
      <w:rPr>
        <w:rFonts w:hint="eastAsia"/>
      </w:rPr>
    </w:lvl>
    <w:lvl w:ilvl="6">
      <w:start w:val="1"/>
      <w:numFmt w:val="decimal"/>
      <w:lvlText w:val="%1.%2.%3.%4.%5.%6.%7."/>
      <w:lvlJc w:val="left"/>
      <w:pPr>
        <w:tabs>
          <w:tab w:val="num" w:pos="1617"/>
        </w:tabs>
        <w:ind w:left="1617" w:hanging="1276"/>
      </w:pPr>
      <w:rPr>
        <w:rFonts w:hint="eastAsia"/>
      </w:rPr>
    </w:lvl>
    <w:lvl w:ilvl="7">
      <w:start w:val="1"/>
      <w:numFmt w:val="decimal"/>
      <w:lvlText w:val="%1.%2.%3.%4.%5.%6.%7.%8."/>
      <w:lvlJc w:val="left"/>
      <w:pPr>
        <w:tabs>
          <w:tab w:val="num" w:pos="1759"/>
        </w:tabs>
        <w:ind w:left="1759" w:hanging="1418"/>
      </w:pPr>
      <w:rPr>
        <w:rFonts w:hint="eastAsia"/>
      </w:rPr>
    </w:lvl>
    <w:lvl w:ilvl="8">
      <w:start w:val="1"/>
      <w:numFmt w:val="decimal"/>
      <w:lvlText w:val="%1.%2.%3.%4.%5.%6.%7.%8.%9."/>
      <w:lvlJc w:val="left"/>
      <w:pPr>
        <w:tabs>
          <w:tab w:val="num" w:pos="1900"/>
        </w:tabs>
        <w:ind w:left="1900" w:hanging="1559"/>
      </w:pPr>
      <w:rPr>
        <w:rFonts w:hint="eastAsia"/>
      </w:rPr>
    </w:lvl>
  </w:abstractNum>
  <w:abstractNum w:abstractNumId="24">
    <w:nsid w:val="5E193EAD"/>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60B72570"/>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641A7664"/>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64624C7B"/>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6A80006E"/>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6AEA71C8"/>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6E685B46"/>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0192C03"/>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70716B26"/>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7CAB7988"/>
    <w:multiLevelType w:val="hybridMultilevel"/>
    <w:tmpl w:val="B0621DF6"/>
    <w:lvl w:ilvl="0" w:tplc="8B26CE6A">
      <w:start w:val="1"/>
      <w:numFmt w:val="decimal"/>
      <w:pStyle w:val="Procedure"/>
      <w:lvlText w:val="Step %1"/>
      <w:lvlJc w:val="left"/>
      <w:pPr>
        <w:tabs>
          <w:tab w:val="num" w:pos="1588"/>
        </w:tabs>
        <w:ind w:left="1588" w:hanging="1012"/>
      </w:pPr>
      <w:rPr>
        <w:rFonts w:hint="eastAsia"/>
        <w:b/>
        <w:bCs w:val="0"/>
        <w:i w:val="0"/>
        <w:iCs w:val="0"/>
        <w:caps w:val="0"/>
        <w:strike w:val="0"/>
        <w:dstrike w:val="0"/>
        <w:vanish w:val="0"/>
        <w:webHidden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ideographTraditional"/>
      <w:lvlText w:val="%2、"/>
      <w:lvlJc w:val="left"/>
      <w:pPr>
        <w:tabs>
          <w:tab w:val="num" w:pos="1156"/>
        </w:tabs>
        <w:ind w:left="1156" w:hanging="480"/>
      </w:pPr>
    </w:lvl>
    <w:lvl w:ilvl="2" w:tplc="0409001B">
      <w:start w:val="1"/>
      <w:numFmt w:val="lowerRoman"/>
      <w:lvlText w:val="%3."/>
      <w:lvlJc w:val="right"/>
      <w:pPr>
        <w:tabs>
          <w:tab w:val="num" w:pos="1636"/>
        </w:tabs>
        <w:ind w:left="1636" w:hanging="480"/>
      </w:pPr>
    </w:lvl>
    <w:lvl w:ilvl="3" w:tplc="0409000F">
      <w:start w:val="1"/>
      <w:numFmt w:val="decimal"/>
      <w:lvlText w:val="%4."/>
      <w:lvlJc w:val="left"/>
      <w:pPr>
        <w:tabs>
          <w:tab w:val="num" w:pos="2116"/>
        </w:tabs>
        <w:ind w:left="2116" w:hanging="480"/>
      </w:pPr>
    </w:lvl>
    <w:lvl w:ilvl="4" w:tplc="D930ADC8">
      <w:start w:val="1"/>
      <w:numFmt w:val="bullet"/>
      <w:lvlText w:val="-"/>
      <w:lvlJc w:val="left"/>
      <w:pPr>
        <w:tabs>
          <w:tab w:val="num" w:pos="2476"/>
        </w:tabs>
        <w:ind w:left="2476" w:hanging="360"/>
      </w:pPr>
      <w:rPr>
        <w:rFonts w:ascii="Courier New" w:eastAsia="新細明體" w:hAnsi="Courier New" w:cs="Courier New" w:hint="default"/>
      </w:rPr>
    </w:lvl>
    <w:lvl w:ilvl="5" w:tplc="0409001B">
      <w:start w:val="1"/>
      <w:numFmt w:val="decimal"/>
      <w:lvlText w:val="%6."/>
      <w:lvlJc w:val="left"/>
      <w:pPr>
        <w:tabs>
          <w:tab w:val="num" w:pos="4516"/>
        </w:tabs>
        <w:ind w:left="4516" w:hanging="360"/>
      </w:pPr>
    </w:lvl>
    <w:lvl w:ilvl="6" w:tplc="0409000F">
      <w:start w:val="1"/>
      <w:numFmt w:val="decimal"/>
      <w:lvlText w:val="%7."/>
      <w:lvlJc w:val="left"/>
      <w:pPr>
        <w:tabs>
          <w:tab w:val="num" w:pos="5236"/>
        </w:tabs>
        <w:ind w:left="5236" w:hanging="360"/>
      </w:pPr>
    </w:lvl>
    <w:lvl w:ilvl="7" w:tplc="04090019">
      <w:start w:val="1"/>
      <w:numFmt w:val="decimal"/>
      <w:lvlText w:val="%8."/>
      <w:lvlJc w:val="left"/>
      <w:pPr>
        <w:tabs>
          <w:tab w:val="num" w:pos="5956"/>
        </w:tabs>
        <w:ind w:left="5956" w:hanging="360"/>
      </w:pPr>
    </w:lvl>
    <w:lvl w:ilvl="8" w:tplc="0409001B">
      <w:start w:val="1"/>
      <w:numFmt w:val="decimal"/>
      <w:lvlText w:val="%9."/>
      <w:lvlJc w:val="left"/>
      <w:pPr>
        <w:tabs>
          <w:tab w:val="num" w:pos="6676"/>
        </w:tabs>
        <w:ind w:left="6676" w:hanging="360"/>
      </w:pPr>
    </w:lvl>
  </w:abstractNum>
  <w:abstractNum w:abstractNumId="34">
    <w:nsid w:val="7D7C623D"/>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20"/>
  </w:num>
  <w:num w:numId="3">
    <w:abstractNumId w:val="9"/>
  </w:num>
  <w:num w:numId="4">
    <w:abstractNumId w:val="23"/>
  </w:num>
  <w:num w:numId="5">
    <w:abstractNumId w:val="10"/>
  </w:num>
  <w:num w:numId="6">
    <w:abstractNumId w:val="3"/>
  </w:num>
  <w:num w:numId="7">
    <w:abstractNumId w:val="2"/>
  </w:num>
  <w:num w:numId="8">
    <w:abstractNumId w:val="1"/>
  </w:num>
  <w:num w:numId="9">
    <w:abstractNumId w:val="0"/>
  </w:num>
  <w:num w:numId="10">
    <w:abstractNumId w:val="7"/>
  </w:num>
  <w:num w:numId="11">
    <w:abstractNumId w:val="6"/>
  </w:num>
  <w:num w:numId="12">
    <w:abstractNumId w:val="5"/>
  </w:num>
  <w:num w:numId="13">
    <w:abstractNumId w:val="4"/>
  </w:num>
  <w:num w:numId="14">
    <w:abstractNumId w:val="33"/>
  </w:num>
  <w:num w:numId="15">
    <w:abstractNumId w:val="21"/>
  </w:num>
  <w:num w:numId="16">
    <w:abstractNumId w:val="11"/>
  </w:num>
  <w:num w:numId="17">
    <w:abstractNumId w:val="15"/>
  </w:num>
  <w:num w:numId="18">
    <w:abstractNumId w:val="34"/>
  </w:num>
  <w:num w:numId="19">
    <w:abstractNumId w:val="32"/>
  </w:num>
  <w:num w:numId="20">
    <w:abstractNumId w:val="14"/>
  </w:num>
  <w:num w:numId="21">
    <w:abstractNumId w:val="27"/>
  </w:num>
  <w:num w:numId="22">
    <w:abstractNumId w:val="29"/>
  </w:num>
  <w:num w:numId="23">
    <w:abstractNumId w:val="19"/>
  </w:num>
  <w:num w:numId="24">
    <w:abstractNumId w:val="31"/>
  </w:num>
  <w:num w:numId="25">
    <w:abstractNumId w:val="24"/>
  </w:num>
  <w:num w:numId="26">
    <w:abstractNumId w:val="26"/>
  </w:num>
  <w:num w:numId="27">
    <w:abstractNumId w:val="17"/>
  </w:num>
  <w:num w:numId="28">
    <w:abstractNumId w:val="16"/>
  </w:num>
  <w:num w:numId="29">
    <w:abstractNumId w:val="25"/>
  </w:num>
  <w:num w:numId="30">
    <w:abstractNumId w:val="12"/>
  </w:num>
  <w:num w:numId="31">
    <w:abstractNumId w:val="13"/>
  </w:num>
  <w:num w:numId="32">
    <w:abstractNumId w:val="18"/>
  </w:num>
  <w:num w:numId="33">
    <w:abstractNumId w:val="22"/>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num>
  <w:num w:numId="41">
    <w:abstractNumId w:val="3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activeWritingStyle w:appName="MSWord" w:lang="zh-TW" w:vendorID="64" w:dllVersion="131077"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482"/>
  <w:drawingGridHorizontalSpacing w:val="120"/>
  <w:drawingGridVerticalSpacing w:val="20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27F"/>
    <w:rsid w:val="00001E3C"/>
    <w:rsid w:val="000022D1"/>
    <w:rsid w:val="00002801"/>
    <w:rsid w:val="00002A0E"/>
    <w:rsid w:val="00002DBD"/>
    <w:rsid w:val="0000372D"/>
    <w:rsid w:val="00004423"/>
    <w:rsid w:val="00005545"/>
    <w:rsid w:val="00005830"/>
    <w:rsid w:val="00005D0A"/>
    <w:rsid w:val="00005E34"/>
    <w:rsid w:val="00006200"/>
    <w:rsid w:val="00006247"/>
    <w:rsid w:val="000067CE"/>
    <w:rsid w:val="000067D3"/>
    <w:rsid w:val="00010316"/>
    <w:rsid w:val="00010636"/>
    <w:rsid w:val="0001086D"/>
    <w:rsid w:val="00011422"/>
    <w:rsid w:val="0001270B"/>
    <w:rsid w:val="00012F46"/>
    <w:rsid w:val="00012F7B"/>
    <w:rsid w:val="000131F3"/>
    <w:rsid w:val="00014A23"/>
    <w:rsid w:val="000167CE"/>
    <w:rsid w:val="00017526"/>
    <w:rsid w:val="00017D80"/>
    <w:rsid w:val="00017ED3"/>
    <w:rsid w:val="000206C3"/>
    <w:rsid w:val="0002177F"/>
    <w:rsid w:val="00021DA8"/>
    <w:rsid w:val="00022AA9"/>
    <w:rsid w:val="000237B0"/>
    <w:rsid w:val="0002399D"/>
    <w:rsid w:val="00023DB9"/>
    <w:rsid w:val="00024112"/>
    <w:rsid w:val="00024AB7"/>
    <w:rsid w:val="0002528C"/>
    <w:rsid w:val="0002538A"/>
    <w:rsid w:val="000253E9"/>
    <w:rsid w:val="00025DB4"/>
    <w:rsid w:val="00026AB7"/>
    <w:rsid w:val="00030C81"/>
    <w:rsid w:val="00030FB4"/>
    <w:rsid w:val="000316C7"/>
    <w:rsid w:val="000323CD"/>
    <w:rsid w:val="000334BB"/>
    <w:rsid w:val="00033AE9"/>
    <w:rsid w:val="00035047"/>
    <w:rsid w:val="0003543F"/>
    <w:rsid w:val="0003648E"/>
    <w:rsid w:val="00037467"/>
    <w:rsid w:val="00037606"/>
    <w:rsid w:val="0003761B"/>
    <w:rsid w:val="00037D2F"/>
    <w:rsid w:val="00040897"/>
    <w:rsid w:val="00040A53"/>
    <w:rsid w:val="000416D0"/>
    <w:rsid w:val="00041BD9"/>
    <w:rsid w:val="0004391F"/>
    <w:rsid w:val="00043AB4"/>
    <w:rsid w:val="00043AB8"/>
    <w:rsid w:val="0004429D"/>
    <w:rsid w:val="00044510"/>
    <w:rsid w:val="00044D28"/>
    <w:rsid w:val="0004545D"/>
    <w:rsid w:val="0004561A"/>
    <w:rsid w:val="0004614D"/>
    <w:rsid w:val="00046296"/>
    <w:rsid w:val="000462B1"/>
    <w:rsid w:val="0004691B"/>
    <w:rsid w:val="00046DA3"/>
    <w:rsid w:val="000511DE"/>
    <w:rsid w:val="0005160C"/>
    <w:rsid w:val="00051AAA"/>
    <w:rsid w:val="000523E6"/>
    <w:rsid w:val="00052B9C"/>
    <w:rsid w:val="00052D0C"/>
    <w:rsid w:val="00053FA7"/>
    <w:rsid w:val="0005401A"/>
    <w:rsid w:val="00054370"/>
    <w:rsid w:val="00056122"/>
    <w:rsid w:val="00056467"/>
    <w:rsid w:val="000567EB"/>
    <w:rsid w:val="00057518"/>
    <w:rsid w:val="00060241"/>
    <w:rsid w:val="0006066A"/>
    <w:rsid w:val="000622C8"/>
    <w:rsid w:val="00062D06"/>
    <w:rsid w:val="00062D7E"/>
    <w:rsid w:val="000630EE"/>
    <w:rsid w:val="00063981"/>
    <w:rsid w:val="00063F28"/>
    <w:rsid w:val="00064102"/>
    <w:rsid w:val="0006443C"/>
    <w:rsid w:val="00064881"/>
    <w:rsid w:val="00064BA5"/>
    <w:rsid w:val="000659D6"/>
    <w:rsid w:val="00065B5F"/>
    <w:rsid w:val="00065F56"/>
    <w:rsid w:val="00066951"/>
    <w:rsid w:val="0007127D"/>
    <w:rsid w:val="00071855"/>
    <w:rsid w:val="00071E9E"/>
    <w:rsid w:val="00072160"/>
    <w:rsid w:val="00073552"/>
    <w:rsid w:val="00073C64"/>
    <w:rsid w:val="000741AF"/>
    <w:rsid w:val="00074209"/>
    <w:rsid w:val="000747FB"/>
    <w:rsid w:val="00075078"/>
    <w:rsid w:val="00075593"/>
    <w:rsid w:val="00075650"/>
    <w:rsid w:val="00075F84"/>
    <w:rsid w:val="0007648D"/>
    <w:rsid w:val="00076E5E"/>
    <w:rsid w:val="000776DD"/>
    <w:rsid w:val="0007775E"/>
    <w:rsid w:val="00080537"/>
    <w:rsid w:val="00081B70"/>
    <w:rsid w:val="00083E66"/>
    <w:rsid w:val="00085035"/>
    <w:rsid w:val="00087470"/>
    <w:rsid w:val="00087888"/>
    <w:rsid w:val="000878A7"/>
    <w:rsid w:val="00087C31"/>
    <w:rsid w:val="00090735"/>
    <w:rsid w:val="0009296F"/>
    <w:rsid w:val="00093358"/>
    <w:rsid w:val="000944F2"/>
    <w:rsid w:val="000945C1"/>
    <w:rsid w:val="00095324"/>
    <w:rsid w:val="00095C11"/>
    <w:rsid w:val="00096527"/>
    <w:rsid w:val="00097AFF"/>
    <w:rsid w:val="000A057D"/>
    <w:rsid w:val="000A1A24"/>
    <w:rsid w:val="000A1B18"/>
    <w:rsid w:val="000A1B27"/>
    <w:rsid w:val="000A27C8"/>
    <w:rsid w:val="000A2D52"/>
    <w:rsid w:val="000A3BE0"/>
    <w:rsid w:val="000A4262"/>
    <w:rsid w:val="000A45D9"/>
    <w:rsid w:val="000A49F4"/>
    <w:rsid w:val="000A6318"/>
    <w:rsid w:val="000A6A73"/>
    <w:rsid w:val="000A6E1D"/>
    <w:rsid w:val="000A7237"/>
    <w:rsid w:val="000B0133"/>
    <w:rsid w:val="000B0C00"/>
    <w:rsid w:val="000B23E5"/>
    <w:rsid w:val="000B24E6"/>
    <w:rsid w:val="000B2685"/>
    <w:rsid w:val="000B26A5"/>
    <w:rsid w:val="000B2CBB"/>
    <w:rsid w:val="000B37E0"/>
    <w:rsid w:val="000B3A40"/>
    <w:rsid w:val="000B44EF"/>
    <w:rsid w:val="000B4A0A"/>
    <w:rsid w:val="000B6D5C"/>
    <w:rsid w:val="000B6F72"/>
    <w:rsid w:val="000B706F"/>
    <w:rsid w:val="000B7B83"/>
    <w:rsid w:val="000C078D"/>
    <w:rsid w:val="000C0CC7"/>
    <w:rsid w:val="000C1346"/>
    <w:rsid w:val="000C161A"/>
    <w:rsid w:val="000C17FE"/>
    <w:rsid w:val="000C2113"/>
    <w:rsid w:val="000C26AC"/>
    <w:rsid w:val="000C2EFE"/>
    <w:rsid w:val="000C31A6"/>
    <w:rsid w:val="000C3AF7"/>
    <w:rsid w:val="000C4BDD"/>
    <w:rsid w:val="000C5291"/>
    <w:rsid w:val="000C5761"/>
    <w:rsid w:val="000C62DA"/>
    <w:rsid w:val="000C671D"/>
    <w:rsid w:val="000C6856"/>
    <w:rsid w:val="000C6D61"/>
    <w:rsid w:val="000C6F57"/>
    <w:rsid w:val="000C704F"/>
    <w:rsid w:val="000C73B5"/>
    <w:rsid w:val="000C78D3"/>
    <w:rsid w:val="000C7B80"/>
    <w:rsid w:val="000C7CA5"/>
    <w:rsid w:val="000D091C"/>
    <w:rsid w:val="000D1CCD"/>
    <w:rsid w:val="000D268D"/>
    <w:rsid w:val="000D2773"/>
    <w:rsid w:val="000D2B16"/>
    <w:rsid w:val="000D2CEB"/>
    <w:rsid w:val="000D315A"/>
    <w:rsid w:val="000D33EB"/>
    <w:rsid w:val="000D41B2"/>
    <w:rsid w:val="000D4369"/>
    <w:rsid w:val="000D440F"/>
    <w:rsid w:val="000D5730"/>
    <w:rsid w:val="000D5C44"/>
    <w:rsid w:val="000D5DC6"/>
    <w:rsid w:val="000D5DF0"/>
    <w:rsid w:val="000D6440"/>
    <w:rsid w:val="000D79F5"/>
    <w:rsid w:val="000D7AE8"/>
    <w:rsid w:val="000D7DA4"/>
    <w:rsid w:val="000E0D0E"/>
    <w:rsid w:val="000E14C1"/>
    <w:rsid w:val="000E161C"/>
    <w:rsid w:val="000E1934"/>
    <w:rsid w:val="000E1B08"/>
    <w:rsid w:val="000E2B87"/>
    <w:rsid w:val="000E3775"/>
    <w:rsid w:val="000E41D1"/>
    <w:rsid w:val="000E427F"/>
    <w:rsid w:val="000E46BB"/>
    <w:rsid w:val="000E5D97"/>
    <w:rsid w:val="000E616F"/>
    <w:rsid w:val="000E682D"/>
    <w:rsid w:val="000E6967"/>
    <w:rsid w:val="000E6E85"/>
    <w:rsid w:val="000E6EE3"/>
    <w:rsid w:val="000E7CC7"/>
    <w:rsid w:val="000E7EF4"/>
    <w:rsid w:val="000F0035"/>
    <w:rsid w:val="000F073F"/>
    <w:rsid w:val="000F0B7B"/>
    <w:rsid w:val="000F103D"/>
    <w:rsid w:val="000F17DF"/>
    <w:rsid w:val="000F209E"/>
    <w:rsid w:val="000F30F6"/>
    <w:rsid w:val="000F3798"/>
    <w:rsid w:val="000F3D62"/>
    <w:rsid w:val="000F42B8"/>
    <w:rsid w:val="000F4E96"/>
    <w:rsid w:val="000F53BD"/>
    <w:rsid w:val="000F5E04"/>
    <w:rsid w:val="000F5E2F"/>
    <w:rsid w:val="000F7F18"/>
    <w:rsid w:val="00100CC6"/>
    <w:rsid w:val="00101D43"/>
    <w:rsid w:val="00102208"/>
    <w:rsid w:val="00102821"/>
    <w:rsid w:val="00102AD9"/>
    <w:rsid w:val="00103670"/>
    <w:rsid w:val="00104785"/>
    <w:rsid w:val="00104F1B"/>
    <w:rsid w:val="00105535"/>
    <w:rsid w:val="00105804"/>
    <w:rsid w:val="00105BC8"/>
    <w:rsid w:val="00106960"/>
    <w:rsid w:val="00106FA7"/>
    <w:rsid w:val="001073ED"/>
    <w:rsid w:val="00111345"/>
    <w:rsid w:val="00111EFF"/>
    <w:rsid w:val="00113A13"/>
    <w:rsid w:val="00113FD8"/>
    <w:rsid w:val="00114BA2"/>
    <w:rsid w:val="00114DC9"/>
    <w:rsid w:val="00115AC0"/>
    <w:rsid w:val="001169EC"/>
    <w:rsid w:val="001176DF"/>
    <w:rsid w:val="00120AED"/>
    <w:rsid w:val="00121279"/>
    <w:rsid w:val="0012150F"/>
    <w:rsid w:val="00121638"/>
    <w:rsid w:val="001225BA"/>
    <w:rsid w:val="00122E6C"/>
    <w:rsid w:val="00122EAB"/>
    <w:rsid w:val="001235FA"/>
    <w:rsid w:val="001242D5"/>
    <w:rsid w:val="00124374"/>
    <w:rsid w:val="00126524"/>
    <w:rsid w:val="001273DA"/>
    <w:rsid w:val="001273E4"/>
    <w:rsid w:val="00127510"/>
    <w:rsid w:val="00127861"/>
    <w:rsid w:val="001305EB"/>
    <w:rsid w:val="00130F54"/>
    <w:rsid w:val="00130F5A"/>
    <w:rsid w:val="00132524"/>
    <w:rsid w:val="001326F4"/>
    <w:rsid w:val="00133015"/>
    <w:rsid w:val="00134646"/>
    <w:rsid w:val="00134725"/>
    <w:rsid w:val="00134BDE"/>
    <w:rsid w:val="00134D7B"/>
    <w:rsid w:val="001355EE"/>
    <w:rsid w:val="00135AE9"/>
    <w:rsid w:val="00135D4E"/>
    <w:rsid w:val="001364D5"/>
    <w:rsid w:val="00136C34"/>
    <w:rsid w:val="0013778F"/>
    <w:rsid w:val="00137790"/>
    <w:rsid w:val="001377FD"/>
    <w:rsid w:val="00137B93"/>
    <w:rsid w:val="001406A7"/>
    <w:rsid w:val="001415F6"/>
    <w:rsid w:val="0014250A"/>
    <w:rsid w:val="0014297E"/>
    <w:rsid w:val="00142B5C"/>
    <w:rsid w:val="0014365F"/>
    <w:rsid w:val="00145BE7"/>
    <w:rsid w:val="00145C5D"/>
    <w:rsid w:val="00146592"/>
    <w:rsid w:val="00146728"/>
    <w:rsid w:val="0014750D"/>
    <w:rsid w:val="00147A0A"/>
    <w:rsid w:val="001503C9"/>
    <w:rsid w:val="001508F8"/>
    <w:rsid w:val="0015135F"/>
    <w:rsid w:val="001513F8"/>
    <w:rsid w:val="001515BC"/>
    <w:rsid w:val="001516C1"/>
    <w:rsid w:val="00151DD7"/>
    <w:rsid w:val="00151FBE"/>
    <w:rsid w:val="001526D7"/>
    <w:rsid w:val="001528F2"/>
    <w:rsid w:val="001529A1"/>
    <w:rsid w:val="00152D12"/>
    <w:rsid w:val="00152EF6"/>
    <w:rsid w:val="0015371E"/>
    <w:rsid w:val="00153B08"/>
    <w:rsid w:val="0015411C"/>
    <w:rsid w:val="001547CD"/>
    <w:rsid w:val="001549B5"/>
    <w:rsid w:val="001575F6"/>
    <w:rsid w:val="00157C21"/>
    <w:rsid w:val="0016091B"/>
    <w:rsid w:val="00160D05"/>
    <w:rsid w:val="001612DA"/>
    <w:rsid w:val="00161782"/>
    <w:rsid w:val="001618A9"/>
    <w:rsid w:val="00161BED"/>
    <w:rsid w:val="001625E0"/>
    <w:rsid w:val="00162694"/>
    <w:rsid w:val="00162B22"/>
    <w:rsid w:val="00162CF4"/>
    <w:rsid w:val="001634D0"/>
    <w:rsid w:val="0016417F"/>
    <w:rsid w:val="00164DC4"/>
    <w:rsid w:val="001653DC"/>
    <w:rsid w:val="00165D3E"/>
    <w:rsid w:val="00167422"/>
    <w:rsid w:val="00167EA7"/>
    <w:rsid w:val="0017054D"/>
    <w:rsid w:val="001714A8"/>
    <w:rsid w:val="00172598"/>
    <w:rsid w:val="00172791"/>
    <w:rsid w:val="0017346A"/>
    <w:rsid w:val="00174946"/>
    <w:rsid w:val="001749EA"/>
    <w:rsid w:val="00174DF1"/>
    <w:rsid w:val="001755E1"/>
    <w:rsid w:val="00175D8F"/>
    <w:rsid w:val="00175F80"/>
    <w:rsid w:val="0017647D"/>
    <w:rsid w:val="001768BF"/>
    <w:rsid w:val="0017734E"/>
    <w:rsid w:val="001779EC"/>
    <w:rsid w:val="00177DEA"/>
    <w:rsid w:val="0018074F"/>
    <w:rsid w:val="001809FF"/>
    <w:rsid w:val="001812E3"/>
    <w:rsid w:val="001813C3"/>
    <w:rsid w:val="00182294"/>
    <w:rsid w:val="00182829"/>
    <w:rsid w:val="0018292A"/>
    <w:rsid w:val="00182A7E"/>
    <w:rsid w:val="00182B07"/>
    <w:rsid w:val="00184047"/>
    <w:rsid w:val="001845AE"/>
    <w:rsid w:val="00184B98"/>
    <w:rsid w:val="00187B23"/>
    <w:rsid w:val="00190819"/>
    <w:rsid w:val="001909DD"/>
    <w:rsid w:val="001921E6"/>
    <w:rsid w:val="00192275"/>
    <w:rsid w:val="00192755"/>
    <w:rsid w:val="001940EC"/>
    <w:rsid w:val="00194178"/>
    <w:rsid w:val="00194492"/>
    <w:rsid w:val="00194FFF"/>
    <w:rsid w:val="00195C0C"/>
    <w:rsid w:val="00197EE1"/>
    <w:rsid w:val="001A04F8"/>
    <w:rsid w:val="001A06D3"/>
    <w:rsid w:val="001A1776"/>
    <w:rsid w:val="001A1E4B"/>
    <w:rsid w:val="001A2299"/>
    <w:rsid w:val="001A37E2"/>
    <w:rsid w:val="001A3C9F"/>
    <w:rsid w:val="001A498D"/>
    <w:rsid w:val="001A53DA"/>
    <w:rsid w:val="001A5CFE"/>
    <w:rsid w:val="001A5FE0"/>
    <w:rsid w:val="001A797A"/>
    <w:rsid w:val="001A7B10"/>
    <w:rsid w:val="001A7BDE"/>
    <w:rsid w:val="001B0449"/>
    <w:rsid w:val="001B2285"/>
    <w:rsid w:val="001B2338"/>
    <w:rsid w:val="001B3FFB"/>
    <w:rsid w:val="001B63A5"/>
    <w:rsid w:val="001B6AAD"/>
    <w:rsid w:val="001B73A3"/>
    <w:rsid w:val="001C1FC2"/>
    <w:rsid w:val="001C2174"/>
    <w:rsid w:val="001C2495"/>
    <w:rsid w:val="001C2E73"/>
    <w:rsid w:val="001C355F"/>
    <w:rsid w:val="001C42D4"/>
    <w:rsid w:val="001C508F"/>
    <w:rsid w:val="001C5683"/>
    <w:rsid w:val="001C5C42"/>
    <w:rsid w:val="001D0126"/>
    <w:rsid w:val="001D15B0"/>
    <w:rsid w:val="001D1C75"/>
    <w:rsid w:val="001D27AC"/>
    <w:rsid w:val="001D284B"/>
    <w:rsid w:val="001D3C7E"/>
    <w:rsid w:val="001D50C7"/>
    <w:rsid w:val="001D6555"/>
    <w:rsid w:val="001D69AD"/>
    <w:rsid w:val="001D6E57"/>
    <w:rsid w:val="001E01FD"/>
    <w:rsid w:val="001E0241"/>
    <w:rsid w:val="001E073B"/>
    <w:rsid w:val="001E1F51"/>
    <w:rsid w:val="001E1FCA"/>
    <w:rsid w:val="001E205B"/>
    <w:rsid w:val="001E2331"/>
    <w:rsid w:val="001E3805"/>
    <w:rsid w:val="001E39B6"/>
    <w:rsid w:val="001E4215"/>
    <w:rsid w:val="001E4335"/>
    <w:rsid w:val="001E45C4"/>
    <w:rsid w:val="001E47A6"/>
    <w:rsid w:val="001E55B4"/>
    <w:rsid w:val="001E7510"/>
    <w:rsid w:val="001E78C4"/>
    <w:rsid w:val="001E796B"/>
    <w:rsid w:val="001F0940"/>
    <w:rsid w:val="001F0AF4"/>
    <w:rsid w:val="001F0C70"/>
    <w:rsid w:val="001F0F90"/>
    <w:rsid w:val="001F103F"/>
    <w:rsid w:val="001F1881"/>
    <w:rsid w:val="001F1B9A"/>
    <w:rsid w:val="001F1DF6"/>
    <w:rsid w:val="001F21E1"/>
    <w:rsid w:val="001F21F1"/>
    <w:rsid w:val="001F258E"/>
    <w:rsid w:val="001F28BF"/>
    <w:rsid w:val="001F2BD5"/>
    <w:rsid w:val="001F2BE8"/>
    <w:rsid w:val="001F2E05"/>
    <w:rsid w:val="001F47C8"/>
    <w:rsid w:val="001F7594"/>
    <w:rsid w:val="001F7655"/>
    <w:rsid w:val="0020005E"/>
    <w:rsid w:val="00200F3F"/>
    <w:rsid w:val="0020275D"/>
    <w:rsid w:val="0020384E"/>
    <w:rsid w:val="00203B5F"/>
    <w:rsid w:val="00203EA3"/>
    <w:rsid w:val="00204581"/>
    <w:rsid w:val="00204647"/>
    <w:rsid w:val="00204D4B"/>
    <w:rsid w:val="002052B4"/>
    <w:rsid w:val="00205804"/>
    <w:rsid w:val="00206FBD"/>
    <w:rsid w:val="00210235"/>
    <w:rsid w:val="0021070D"/>
    <w:rsid w:val="0021103F"/>
    <w:rsid w:val="002113EA"/>
    <w:rsid w:val="00212D5B"/>
    <w:rsid w:val="00212FDC"/>
    <w:rsid w:val="00215388"/>
    <w:rsid w:val="00215673"/>
    <w:rsid w:val="00215DC4"/>
    <w:rsid w:val="00216F4B"/>
    <w:rsid w:val="002179CB"/>
    <w:rsid w:val="00217B32"/>
    <w:rsid w:val="002201AF"/>
    <w:rsid w:val="00220B4E"/>
    <w:rsid w:val="00220EDA"/>
    <w:rsid w:val="00221528"/>
    <w:rsid w:val="00222222"/>
    <w:rsid w:val="002228E6"/>
    <w:rsid w:val="002230F0"/>
    <w:rsid w:val="002236E1"/>
    <w:rsid w:val="00223780"/>
    <w:rsid w:val="00224567"/>
    <w:rsid w:val="002249E8"/>
    <w:rsid w:val="00224EE0"/>
    <w:rsid w:val="00225425"/>
    <w:rsid w:val="00225B43"/>
    <w:rsid w:val="00226C59"/>
    <w:rsid w:val="00226EED"/>
    <w:rsid w:val="002271A3"/>
    <w:rsid w:val="00227AE6"/>
    <w:rsid w:val="00227F06"/>
    <w:rsid w:val="002315C4"/>
    <w:rsid w:val="00231F8E"/>
    <w:rsid w:val="00232187"/>
    <w:rsid w:val="00232227"/>
    <w:rsid w:val="00232BDF"/>
    <w:rsid w:val="00233683"/>
    <w:rsid w:val="002366D1"/>
    <w:rsid w:val="00236B16"/>
    <w:rsid w:val="00236FF0"/>
    <w:rsid w:val="002373B8"/>
    <w:rsid w:val="00237778"/>
    <w:rsid w:val="00237FCB"/>
    <w:rsid w:val="00240449"/>
    <w:rsid w:val="00240844"/>
    <w:rsid w:val="00240996"/>
    <w:rsid w:val="00242121"/>
    <w:rsid w:val="0024218C"/>
    <w:rsid w:val="002425B5"/>
    <w:rsid w:val="00242997"/>
    <w:rsid w:val="002439DF"/>
    <w:rsid w:val="00243E10"/>
    <w:rsid w:val="002446C0"/>
    <w:rsid w:val="0024473A"/>
    <w:rsid w:val="00244ED0"/>
    <w:rsid w:val="00245378"/>
    <w:rsid w:val="0024560D"/>
    <w:rsid w:val="00245837"/>
    <w:rsid w:val="00246143"/>
    <w:rsid w:val="00246AD0"/>
    <w:rsid w:val="00246C67"/>
    <w:rsid w:val="00246F77"/>
    <w:rsid w:val="00247022"/>
    <w:rsid w:val="0024724D"/>
    <w:rsid w:val="002477B0"/>
    <w:rsid w:val="00247B3D"/>
    <w:rsid w:val="00250267"/>
    <w:rsid w:val="00250818"/>
    <w:rsid w:val="00251244"/>
    <w:rsid w:val="00251AE7"/>
    <w:rsid w:val="002548E6"/>
    <w:rsid w:val="002548F3"/>
    <w:rsid w:val="00254C61"/>
    <w:rsid w:val="00254FA9"/>
    <w:rsid w:val="00255366"/>
    <w:rsid w:val="00255D9A"/>
    <w:rsid w:val="00255E5C"/>
    <w:rsid w:val="00256BD6"/>
    <w:rsid w:val="002572EA"/>
    <w:rsid w:val="002572EC"/>
    <w:rsid w:val="00257400"/>
    <w:rsid w:val="002604C7"/>
    <w:rsid w:val="00260A60"/>
    <w:rsid w:val="00260F37"/>
    <w:rsid w:val="00261B38"/>
    <w:rsid w:val="00261FBD"/>
    <w:rsid w:val="002622B7"/>
    <w:rsid w:val="0026279A"/>
    <w:rsid w:val="00262901"/>
    <w:rsid w:val="00262F89"/>
    <w:rsid w:val="00263B73"/>
    <w:rsid w:val="00265147"/>
    <w:rsid w:val="00265E7C"/>
    <w:rsid w:val="00266F98"/>
    <w:rsid w:val="0026735A"/>
    <w:rsid w:val="002673CA"/>
    <w:rsid w:val="002675E7"/>
    <w:rsid w:val="00267AA5"/>
    <w:rsid w:val="00267D4E"/>
    <w:rsid w:val="00271857"/>
    <w:rsid w:val="002718FA"/>
    <w:rsid w:val="0027225E"/>
    <w:rsid w:val="00272C9A"/>
    <w:rsid w:val="00273932"/>
    <w:rsid w:val="0027510B"/>
    <w:rsid w:val="00275553"/>
    <w:rsid w:val="00275CBA"/>
    <w:rsid w:val="00276603"/>
    <w:rsid w:val="00276FC4"/>
    <w:rsid w:val="00277AA7"/>
    <w:rsid w:val="00277C1E"/>
    <w:rsid w:val="00280F66"/>
    <w:rsid w:val="002811F4"/>
    <w:rsid w:val="002815EB"/>
    <w:rsid w:val="00282344"/>
    <w:rsid w:val="002823CD"/>
    <w:rsid w:val="0028284F"/>
    <w:rsid w:val="00282BA7"/>
    <w:rsid w:val="002838E5"/>
    <w:rsid w:val="00283F6C"/>
    <w:rsid w:val="00285034"/>
    <w:rsid w:val="00285AAA"/>
    <w:rsid w:val="00286AE4"/>
    <w:rsid w:val="00286F0E"/>
    <w:rsid w:val="00287BB4"/>
    <w:rsid w:val="00290F11"/>
    <w:rsid w:val="002913B6"/>
    <w:rsid w:val="00291490"/>
    <w:rsid w:val="002927D8"/>
    <w:rsid w:val="00293B36"/>
    <w:rsid w:val="002940E0"/>
    <w:rsid w:val="002948F9"/>
    <w:rsid w:val="00295191"/>
    <w:rsid w:val="00295AEE"/>
    <w:rsid w:val="00297F66"/>
    <w:rsid w:val="00297F8A"/>
    <w:rsid w:val="002A0122"/>
    <w:rsid w:val="002A1240"/>
    <w:rsid w:val="002A1A46"/>
    <w:rsid w:val="002A25C0"/>
    <w:rsid w:val="002A2D16"/>
    <w:rsid w:val="002A2E33"/>
    <w:rsid w:val="002A3D25"/>
    <w:rsid w:val="002A3E7D"/>
    <w:rsid w:val="002A4E55"/>
    <w:rsid w:val="002A5CDF"/>
    <w:rsid w:val="002A5EB7"/>
    <w:rsid w:val="002A690F"/>
    <w:rsid w:val="002A713C"/>
    <w:rsid w:val="002A71F6"/>
    <w:rsid w:val="002A7EE3"/>
    <w:rsid w:val="002B033C"/>
    <w:rsid w:val="002B03AD"/>
    <w:rsid w:val="002B0DBC"/>
    <w:rsid w:val="002B1E0D"/>
    <w:rsid w:val="002B256B"/>
    <w:rsid w:val="002B2F13"/>
    <w:rsid w:val="002B37AC"/>
    <w:rsid w:val="002B3E6A"/>
    <w:rsid w:val="002B415B"/>
    <w:rsid w:val="002B4194"/>
    <w:rsid w:val="002B4452"/>
    <w:rsid w:val="002B68B4"/>
    <w:rsid w:val="002B6E05"/>
    <w:rsid w:val="002B6E48"/>
    <w:rsid w:val="002B7082"/>
    <w:rsid w:val="002B738B"/>
    <w:rsid w:val="002C0B3D"/>
    <w:rsid w:val="002C2308"/>
    <w:rsid w:val="002C3620"/>
    <w:rsid w:val="002C41AF"/>
    <w:rsid w:val="002C44F2"/>
    <w:rsid w:val="002C4A1A"/>
    <w:rsid w:val="002C4B17"/>
    <w:rsid w:val="002C4D67"/>
    <w:rsid w:val="002C4E05"/>
    <w:rsid w:val="002C52AD"/>
    <w:rsid w:val="002C5CCC"/>
    <w:rsid w:val="002D0F86"/>
    <w:rsid w:val="002D1513"/>
    <w:rsid w:val="002D1D39"/>
    <w:rsid w:val="002D20E0"/>
    <w:rsid w:val="002D2529"/>
    <w:rsid w:val="002D2613"/>
    <w:rsid w:val="002D2B63"/>
    <w:rsid w:val="002D2C23"/>
    <w:rsid w:val="002D2FF5"/>
    <w:rsid w:val="002D3396"/>
    <w:rsid w:val="002D3BEA"/>
    <w:rsid w:val="002D47BB"/>
    <w:rsid w:val="002D5384"/>
    <w:rsid w:val="002D548C"/>
    <w:rsid w:val="002D7409"/>
    <w:rsid w:val="002E10DE"/>
    <w:rsid w:val="002E113D"/>
    <w:rsid w:val="002E15F3"/>
    <w:rsid w:val="002E20E9"/>
    <w:rsid w:val="002E2896"/>
    <w:rsid w:val="002E2D6F"/>
    <w:rsid w:val="002E3DEE"/>
    <w:rsid w:val="002E43E6"/>
    <w:rsid w:val="002E4721"/>
    <w:rsid w:val="002E4FA9"/>
    <w:rsid w:val="002E6049"/>
    <w:rsid w:val="002E63B2"/>
    <w:rsid w:val="002E72CA"/>
    <w:rsid w:val="002F08E2"/>
    <w:rsid w:val="002F170F"/>
    <w:rsid w:val="002F1B0C"/>
    <w:rsid w:val="002F21E4"/>
    <w:rsid w:val="002F243A"/>
    <w:rsid w:val="002F25E1"/>
    <w:rsid w:val="002F2827"/>
    <w:rsid w:val="002F2989"/>
    <w:rsid w:val="002F2F29"/>
    <w:rsid w:val="002F3094"/>
    <w:rsid w:val="002F3250"/>
    <w:rsid w:val="002F42BD"/>
    <w:rsid w:val="002F437D"/>
    <w:rsid w:val="002F4652"/>
    <w:rsid w:val="002F4715"/>
    <w:rsid w:val="002F4A52"/>
    <w:rsid w:val="002F504C"/>
    <w:rsid w:val="002F544C"/>
    <w:rsid w:val="002F561A"/>
    <w:rsid w:val="002F5DE7"/>
    <w:rsid w:val="002F6107"/>
    <w:rsid w:val="002F6B68"/>
    <w:rsid w:val="002F7057"/>
    <w:rsid w:val="00300513"/>
    <w:rsid w:val="00300837"/>
    <w:rsid w:val="003029CC"/>
    <w:rsid w:val="00303640"/>
    <w:rsid w:val="00303AAC"/>
    <w:rsid w:val="00303E0A"/>
    <w:rsid w:val="00303F59"/>
    <w:rsid w:val="003040B7"/>
    <w:rsid w:val="003056E1"/>
    <w:rsid w:val="00306106"/>
    <w:rsid w:val="00306DBD"/>
    <w:rsid w:val="00307076"/>
    <w:rsid w:val="00310B3E"/>
    <w:rsid w:val="003110D7"/>
    <w:rsid w:val="00311E82"/>
    <w:rsid w:val="0031212D"/>
    <w:rsid w:val="00312DDA"/>
    <w:rsid w:val="00313BE4"/>
    <w:rsid w:val="003147B3"/>
    <w:rsid w:val="00314A59"/>
    <w:rsid w:val="00315478"/>
    <w:rsid w:val="00315D74"/>
    <w:rsid w:val="00315FE3"/>
    <w:rsid w:val="00320BB6"/>
    <w:rsid w:val="003211D0"/>
    <w:rsid w:val="00321313"/>
    <w:rsid w:val="00321430"/>
    <w:rsid w:val="00321A5C"/>
    <w:rsid w:val="00322671"/>
    <w:rsid w:val="003237C0"/>
    <w:rsid w:val="003237E7"/>
    <w:rsid w:val="00323C2D"/>
    <w:rsid w:val="00324451"/>
    <w:rsid w:val="00324731"/>
    <w:rsid w:val="00324D74"/>
    <w:rsid w:val="00325175"/>
    <w:rsid w:val="0032639E"/>
    <w:rsid w:val="00330566"/>
    <w:rsid w:val="0033283C"/>
    <w:rsid w:val="00332D06"/>
    <w:rsid w:val="003341D0"/>
    <w:rsid w:val="00335A82"/>
    <w:rsid w:val="00335CB1"/>
    <w:rsid w:val="003360B6"/>
    <w:rsid w:val="003361D1"/>
    <w:rsid w:val="00336368"/>
    <w:rsid w:val="003363FA"/>
    <w:rsid w:val="0033653A"/>
    <w:rsid w:val="00336CAC"/>
    <w:rsid w:val="00336DAD"/>
    <w:rsid w:val="00340272"/>
    <w:rsid w:val="00340958"/>
    <w:rsid w:val="00341058"/>
    <w:rsid w:val="00341ED7"/>
    <w:rsid w:val="00342349"/>
    <w:rsid w:val="00342BCF"/>
    <w:rsid w:val="00342C5A"/>
    <w:rsid w:val="003439BB"/>
    <w:rsid w:val="00343BA8"/>
    <w:rsid w:val="00343D48"/>
    <w:rsid w:val="00345826"/>
    <w:rsid w:val="00345AC3"/>
    <w:rsid w:val="00346980"/>
    <w:rsid w:val="00346F15"/>
    <w:rsid w:val="0034771E"/>
    <w:rsid w:val="00347C6A"/>
    <w:rsid w:val="0035114C"/>
    <w:rsid w:val="00351D73"/>
    <w:rsid w:val="00351EF7"/>
    <w:rsid w:val="00353794"/>
    <w:rsid w:val="003538DF"/>
    <w:rsid w:val="0035409C"/>
    <w:rsid w:val="00354AC6"/>
    <w:rsid w:val="00354EBD"/>
    <w:rsid w:val="00354F80"/>
    <w:rsid w:val="00355FE2"/>
    <w:rsid w:val="00356045"/>
    <w:rsid w:val="00360EEC"/>
    <w:rsid w:val="003612D6"/>
    <w:rsid w:val="003634E3"/>
    <w:rsid w:val="00365227"/>
    <w:rsid w:val="00365394"/>
    <w:rsid w:val="00365BE1"/>
    <w:rsid w:val="00365FDD"/>
    <w:rsid w:val="00366FF2"/>
    <w:rsid w:val="00367123"/>
    <w:rsid w:val="003672AB"/>
    <w:rsid w:val="00367516"/>
    <w:rsid w:val="00370FDC"/>
    <w:rsid w:val="00371087"/>
    <w:rsid w:val="00371DD1"/>
    <w:rsid w:val="00372E1D"/>
    <w:rsid w:val="003734AB"/>
    <w:rsid w:val="00373562"/>
    <w:rsid w:val="00373E57"/>
    <w:rsid w:val="00374008"/>
    <w:rsid w:val="0037428E"/>
    <w:rsid w:val="00374B63"/>
    <w:rsid w:val="00374C98"/>
    <w:rsid w:val="00374E3C"/>
    <w:rsid w:val="003754C2"/>
    <w:rsid w:val="00376798"/>
    <w:rsid w:val="00376809"/>
    <w:rsid w:val="00376D52"/>
    <w:rsid w:val="003773FB"/>
    <w:rsid w:val="0037742C"/>
    <w:rsid w:val="0037798D"/>
    <w:rsid w:val="00380AB5"/>
    <w:rsid w:val="00380BCD"/>
    <w:rsid w:val="0038105B"/>
    <w:rsid w:val="003812FC"/>
    <w:rsid w:val="00382A8D"/>
    <w:rsid w:val="00382EB9"/>
    <w:rsid w:val="00384DB8"/>
    <w:rsid w:val="00385123"/>
    <w:rsid w:val="00385237"/>
    <w:rsid w:val="00385320"/>
    <w:rsid w:val="003857EB"/>
    <w:rsid w:val="00385F2B"/>
    <w:rsid w:val="0038782B"/>
    <w:rsid w:val="003879F9"/>
    <w:rsid w:val="003906CF"/>
    <w:rsid w:val="00390BAF"/>
    <w:rsid w:val="00391A13"/>
    <w:rsid w:val="00392381"/>
    <w:rsid w:val="00392836"/>
    <w:rsid w:val="003932C0"/>
    <w:rsid w:val="003937A8"/>
    <w:rsid w:val="003941DA"/>
    <w:rsid w:val="00394A29"/>
    <w:rsid w:val="00394E04"/>
    <w:rsid w:val="00395610"/>
    <w:rsid w:val="00396C3C"/>
    <w:rsid w:val="00396D20"/>
    <w:rsid w:val="0039760B"/>
    <w:rsid w:val="00397687"/>
    <w:rsid w:val="00397736"/>
    <w:rsid w:val="00397D83"/>
    <w:rsid w:val="003A12AF"/>
    <w:rsid w:val="003A224F"/>
    <w:rsid w:val="003A3007"/>
    <w:rsid w:val="003A47AE"/>
    <w:rsid w:val="003A4CCB"/>
    <w:rsid w:val="003A5EEB"/>
    <w:rsid w:val="003A6606"/>
    <w:rsid w:val="003A7630"/>
    <w:rsid w:val="003A7D2B"/>
    <w:rsid w:val="003B0480"/>
    <w:rsid w:val="003B0656"/>
    <w:rsid w:val="003B0AC2"/>
    <w:rsid w:val="003B0E2E"/>
    <w:rsid w:val="003B15F0"/>
    <w:rsid w:val="003B1898"/>
    <w:rsid w:val="003B23C5"/>
    <w:rsid w:val="003B3910"/>
    <w:rsid w:val="003B4946"/>
    <w:rsid w:val="003B4EE6"/>
    <w:rsid w:val="003B598D"/>
    <w:rsid w:val="003B6170"/>
    <w:rsid w:val="003B771A"/>
    <w:rsid w:val="003C0BC9"/>
    <w:rsid w:val="003C166B"/>
    <w:rsid w:val="003C1863"/>
    <w:rsid w:val="003C1B25"/>
    <w:rsid w:val="003C3646"/>
    <w:rsid w:val="003C3691"/>
    <w:rsid w:val="003C3C69"/>
    <w:rsid w:val="003C3DDA"/>
    <w:rsid w:val="003C55A2"/>
    <w:rsid w:val="003C5A2A"/>
    <w:rsid w:val="003C5F30"/>
    <w:rsid w:val="003C628E"/>
    <w:rsid w:val="003C6BFE"/>
    <w:rsid w:val="003C6C53"/>
    <w:rsid w:val="003C76A1"/>
    <w:rsid w:val="003C7939"/>
    <w:rsid w:val="003D087D"/>
    <w:rsid w:val="003D18F0"/>
    <w:rsid w:val="003D3084"/>
    <w:rsid w:val="003D3226"/>
    <w:rsid w:val="003D3A6B"/>
    <w:rsid w:val="003D3B2A"/>
    <w:rsid w:val="003D3BB5"/>
    <w:rsid w:val="003D3F8E"/>
    <w:rsid w:val="003D579A"/>
    <w:rsid w:val="003D599B"/>
    <w:rsid w:val="003D5B01"/>
    <w:rsid w:val="003D6128"/>
    <w:rsid w:val="003D7AEF"/>
    <w:rsid w:val="003E01EF"/>
    <w:rsid w:val="003E04FF"/>
    <w:rsid w:val="003E08DE"/>
    <w:rsid w:val="003E0935"/>
    <w:rsid w:val="003E18B9"/>
    <w:rsid w:val="003E1A47"/>
    <w:rsid w:val="003E234D"/>
    <w:rsid w:val="003E3879"/>
    <w:rsid w:val="003E40CC"/>
    <w:rsid w:val="003E4234"/>
    <w:rsid w:val="003E436B"/>
    <w:rsid w:val="003E43AA"/>
    <w:rsid w:val="003E4E17"/>
    <w:rsid w:val="003E5617"/>
    <w:rsid w:val="003E65A0"/>
    <w:rsid w:val="003E6EB4"/>
    <w:rsid w:val="003F1F1F"/>
    <w:rsid w:val="003F3F17"/>
    <w:rsid w:val="003F4D84"/>
    <w:rsid w:val="003F56FE"/>
    <w:rsid w:val="003F5DFD"/>
    <w:rsid w:val="003F6E74"/>
    <w:rsid w:val="003F761C"/>
    <w:rsid w:val="004001BF"/>
    <w:rsid w:val="00400868"/>
    <w:rsid w:val="004010B3"/>
    <w:rsid w:val="00401393"/>
    <w:rsid w:val="00403477"/>
    <w:rsid w:val="00404761"/>
    <w:rsid w:val="004047A3"/>
    <w:rsid w:val="00404BE3"/>
    <w:rsid w:val="00405A77"/>
    <w:rsid w:val="00405BF1"/>
    <w:rsid w:val="0040604D"/>
    <w:rsid w:val="00406AE6"/>
    <w:rsid w:val="00406C9A"/>
    <w:rsid w:val="00406DFD"/>
    <w:rsid w:val="0040704A"/>
    <w:rsid w:val="0040747E"/>
    <w:rsid w:val="0040777F"/>
    <w:rsid w:val="00407F98"/>
    <w:rsid w:val="00410499"/>
    <w:rsid w:val="004107A9"/>
    <w:rsid w:val="00410821"/>
    <w:rsid w:val="00411357"/>
    <w:rsid w:val="0041407B"/>
    <w:rsid w:val="004148F2"/>
    <w:rsid w:val="004149AD"/>
    <w:rsid w:val="00415B66"/>
    <w:rsid w:val="004176F3"/>
    <w:rsid w:val="0042027F"/>
    <w:rsid w:val="0042146D"/>
    <w:rsid w:val="0042253F"/>
    <w:rsid w:val="00422B6F"/>
    <w:rsid w:val="00423B56"/>
    <w:rsid w:val="00423F4A"/>
    <w:rsid w:val="00424B41"/>
    <w:rsid w:val="004258AE"/>
    <w:rsid w:val="00425A85"/>
    <w:rsid w:val="00425B12"/>
    <w:rsid w:val="00425C54"/>
    <w:rsid w:val="00426120"/>
    <w:rsid w:val="004278AA"/>
    <w:rsid w:val="00427914"/>
    <w:rsid w:val="00427B39"/>
    <w:rsid w:val="00430682"/>
    <w:rsid w:val="00430B39"/>
    <w:rsid w:val="00430D51"/>
    <w:rsid w:val="00432B95"/>
    <w:rsid w:val="00432BE2"/>
    <w:rsid w:val="00433CE8"/>
    <w:rsid w:val="00433ED3"/>
    <w:rsid w:val="004340F7"/>
    <w:rsid w:val="0043538C"/>
    <w:rsid w:val="004355E9"/>
    <w:rsid w:val="00435F96"/>
    <w:rsid w:val="0043667F"/>
    <w:rsid w:val="0043725D"/>
    <w:rsid w:val="00437356"/>
    <w:rsid w:val="0043745C"/>
    <w:rsid w:val="00437A1F"/>
    <w:rsid w:val="0044099F"/>
    <w:rsid w:val="00440AB8"/>
    <w:rsid w:val="00441073"/>
    <w:rsid w:val="004419EB"/>
    <w:rsid w:val="00441B48"/>
    <w:rsid w:val="00442099"/>
    <w:rsid w:val="004449B3"/>
    <w:rsid w:val="00445043"/>
    <w:rsid w:val="00445909"/>
    <w:rsid w:val="00446D69"/>
    <w:rsid w:val="00446F0A"/>
    <w:rsid w:val="00447399"/>
    <w:rsid w:val="004478B6"/>
    <w:rsid w:val="00447B62"/>
    <w:rsid w:val="00447D0C"/>
    <w:rsid w:val="004505B9"/>
    <w:rsid w:val="00450693"/>
    <w:rsid w:val="00450A3F"/>
    <w:rsid w:val="00450F0C"/>
    <w:rsid w:val="00451336"/>
    <w:rsid w:val="004513AA"/>
    <w:rsid w:val="0045181E"/>
    <w:rsid w:val="00452C29"/>
    <w:rsid w:val="00452D61"/>
    <w:rsid w:val="00453AF3"/>
    <w:rsid w:val="00453CEC"/>
    <w:rsid w:val="00454144"/>
    <w:rsid w:val="00454643"/>
    <w:rsid w:val="00454665"/>
    <w:rsid w:val="00460830"/>
    <w:rsid w:val="00461A94"/>
    <w:rsid w:val="00462F52"/>
    <w:rsid w:val="004639BD"/>
    <w:rsid w:val="004642D6"/>
    <w:rsid w:val="004653A1"/>
    <w:rsid w:val="00465F57"/>
    <w:rsid w:val="004663AD"/>
    <w:rsid w:val="00466D64"/>
    <w:rsid w:val="00467314"/>
    <w:rsid w:val="00467C92"/>
    <w:rsid w:val="00470488"/>
    <w:rsid w:val="004704F8"/>
    <w:rsid w:val="004707D4"/>
    <w:rsid w:val="00470D39"/>
    <w:rsid w:val="0047151B"/>
    <w:rsid w:val="00471B6D"/>
    <w:rsid w:val="00472B4D"/>
    <w:rsid w:val="0047463F"/>
    <w:rsid w:val="00474A92"/>
    <w:rsid w:val="00475F9E"/>
    <w:rsid w:val="004765F6"/>
    <w:rsid w:val="0047776E"/>
    <w:rsid w:val="00477870"/>
    <w:rsid w:val="00477B1B"/>
    <w:rsid w:val="0048006F"/>
    <w:rsid w:val="004805DA"/>
    <w:rsid w:val="0048109D"/>
    <w:rsid w:val="00481236"/>
    <w:rsid w:val="004814A9"/>
    <w:rsid w:val="00481839"/>
    <w:rsid w:val="00481E35"/>
    <w:rsid w:val="00482944"/>
    <w:rsid w:val="0048361E"/>
    <w:rsid w:val="00483DCC"/>
    <w:rsid w:val="00483EB4"/>
    <w:rsid w:val="0048438B"/>
    <w:rsid w:val="00484DC6"/>
    <w:rsid w:val="00484F47"/>
    <w:rsid w:val="00485514"/>
    <w:rsid w:val="00485882"/>
    <w:rsid w:val="004859E0"/>
    <w:rsid w:val="004860A0"/>
    <w:rsid w:val="00487073"/>
    <w:rsid w:val="004876E7"/>
    <w:rsid w:val="004902C9"/>
    <w:rsid w:val="004912C2"/>
    <w:rsid w:val="00492F1A"/>
    <w:rsid w:val="00492F49"/>
    <w:rsid w:val="004930CC"/>
    <w:rsid w:val="004930E7"/>
    <w:rsid w:val="00493339"/>
    <w:rsid w:val="00493483"/>
    <w:rsid w:val="00493561"/>
    <w:rsid w:val="00493AA3"/>
    <w:rsid w:val="00493D00"/>
    <w:rsid w:val="00493EA5"/>
    <w:rsid w:val="00495C6F"/>
    <w:rsid w:val="004965FC"/>
    <w:rsid w:val="00497864"/>
    <w:rsid w:val="00497F86"/>
    <w:rsid w:val="004A07F1"/>
    <w:rsid w:val="004A14FA"/>
    <w:rsid w:val="004A199D"/>
    <w:rsid w:val="004A1A2C"/>
    <w:rsid w:val="004A203D"/>
    <w:rsid w:val="004A29DD"/>
    <w:rsid w:val="004A2D84"/>
    <w:rsid w:val="004A310F"/>
    <w:rsid w:val="004A3DCA"/>
    <w:rsid w:val="004A41FB"/>
    <w:rsid w:val="004A46E4"/>
    <w:rsid w:val="004A5780"/>
    <w:rsid w:val="004A5DFA"/>
    <w:rsid w:val="004A6191"/>
    <w:rsid w:val="004A64D4"/>
    <w:rsid w:val="004A6B8D"/>
    <w:rsid w:val="004A7226"/>
    <w:rsid w:val="004A744D"/>
    <w:rsid w:val="004A75D4"/>
    <w:rsid w:val="004B0123"/>
    <w:rsid w:val="004B02E3"/>
    <w:rsid w:val="004B04F8"/>
    <w:rsid w:val="004B0554"/>
    <w:rsid w:val="004B0716"/>
    <w:rsid w:val="004B2483"/>
    <w:rsid w:val="004B40D7"/>
    <w:rsid w:val="004B4227"/>
    <w:rsid w:val="004B4B8B"/>
    <w:rsid w:val="004B5F7F"/>
    <w:rsid w:val="004B76A8"/>
    <w:rsid w:val="004B76EC"/>
    <w:rsid w:val="004B7A55"/>
    <w:rsid w:val="004B7D88"/>
    <w:rsid w:val="004C018C"/>
    <w:rsid w:val="004C072A"/>
    <w:rsid w:val="004C1C47"/>
    <w:rsid w:val="004C20B2"/>
    <w:rsid w:val="004C2D07"/>
    <w:rsid w:val="004C2ED6"/>
    <w:rsid w:val="004C32F2"/>
    <w:rsid w:val="004C3BE3"/>
    <w:rsid w:val="004C3E8D"/>
    <w:rsid w:val="004C4D82"/>
    <w:rsid w:val="004C505A"/>
    <w:rsid w:val="004C50D1"/>
    <w:rsid w:val="004C612E"/>
    <w:rsid w:val="004C6211"/>
    <w:rsid w:val="004C667C"/>
    <w:rsid w:val="004C6CAB"/>
    <w:rsid w:val="004C70F9"/>
    <w:rsid w:val="004C7112"/>
    <w:rsid w:val="004D05DB"/>
    <w:rsid w:val="004D1BA8"/>
    <w:rsid w:val="004D231F"/>
    <w:rsid w:val="004D26B5"/>
    <w:rsid w:val="004D2C17"/>
    <w:rsid w:val="004D2EC4"/>
    <w:rsid w:val="004D34B5"/>
    <w:rsid w:val="004D549E"/>
    <w:rsid w:val="004D54AF"/>
    <w:rsid w:val="004D59ED"/>
    <w:rsid w:val="004D5CA0"/>
    <w:rsid w:val="004D5D0C"/>
    <w:rsid w:val="004D6B8D"/>
    <w:rsid w:val="004D741A"/>
    <w:rsid w:val="004E0FB6"/>
    <w:rsid w:val="004E0FC3"/>
    <w:rsid w:val="004E10FB"/>
    <w:rsid w:val="004E169D"/>
    <w:rsid w:val="004E3395"/>
    <w:rsid w:val="004E3952"/>
    <w:rsid w:val="004E3FDA"/>
    <w:rsid w:val="004E4A4F"/>
    <w:rsid w:val="004E5AF5"/>
    <w:rsid w:val="004E6355"/>
    <w:rsid w:val="004E642C"/>
    <w:rsid w:val="004E64D0"/>
    <w:rsid w:val="004E68DD"/>
    <w:rsid w:val="004E7504"/>
    <w:rsid w:val="004F1160"/>
    <w:rsid w:val="004F1197"/>
    <w:rsid w:val="004F1669"/>
    <w:rsid w:val="004F1AD3"/>
    <w:rsid w:val="004F1FA1"/>
    <w:rsid w:val="004F1FAB"/>
    <w:rsid w:val="004F20AE"/>
    <w:rsid w:val="004F2567"/>
    <w:rsid w:val="004F2A5A"/>
    <w:rsid w:val="004F3889"/>
    <w:rsid w:val="004F5C42"/>
    <w:rsid w:val="004F61B4"/>
    <w:rsid w:val="004F6483"/>
    <w:rsid w:val="005018C7"/>
    <w:rsid w:val="0050194D"/>
    <w:rsid w:val="0050222B"/>
    <w:rsid w:val="00502E04"/>
    <w:rsid w:val="005037B6"/>
    <w:rsid w:val="005056EF"/>
    <w:rsid w:val="00505B20"/>
    <w:rsid w:val="00506374"/>
    <w:rsid w:val="005066FD"/>
    <w:rsid w:val="00507413"/>
    <w:rsid w:val="005105FD"/>
    <w:rsid w:val="00510B93"/>
    <w:rsid w:val="00510BA9"/>
    <w:rsid w:val="0051143C"/>
    <w:rsid w:val="0051162F"/>
    <w:rsid w:val="00511AAA"/>
    <w:rsid w:val="00511B3E"/>
    <w:rsid w:val="00512109"/>
    <w:rsid w:val="00512BCF"/>
    <w:rsid w:val="00512DE0"/>
    <w:rsid w:val="00513191"/>
    <w:rsid w:val="00513D1C"/>
    <w:rsid w:val="0051423E"/>
    <w:rsid w:val="005147E3"/>
    <w:rsid w:val="005149BD"/>
    <w:rsid w:val="005150D3"/>
    <w:rsid w:val="00515533"/>
    <w:rsid w:val="0051554B"/>
    <w:rsid w:val="00515DE5"/>
    <w:rsid w:val="00516B29"/>
    <w:rsid w:val="0052017E"/>
    <w:rsid w:val="00521F0B"/>
    <w:rsid w:val="0052243E"/>
    <w:rsid w:val="00522A25"/>
    <w:rsid w:val="005233C7"/>
    <w:rsid w:val="00524908"/>
    <w:rsid w:val="005260C9"/>
    <w:rsid w:val="0052618E"/>
    <w:rsid w:val="00527944"/>
    <w:rsid w:val="00527F48"/>
    <w:rsid w:val="00530A85"/>
    <w:rsid w:val="005317F1"/>
    <w:rsid w:val="005321A0"/>
    <w:rsid w:val="005321D5"/>
    <w:rsid w:val="005322AF"/>
    <w:rsid w:val="005333AF"/>
    <w:rsid w:val="00534818"/>
    <w:rsid w:val="00534B8B"/>
    <w:rsid w:val="00535175"/>
    <w:rsid w:val="00535B52"/>
    <w:rsid w:val="00535E79"/>
    <w:rsid w:val="005361DF"/>
    <w:rsid w:val="005361EC"/>
    <w:rsid w:val="00537D3F"/>
    <w:rsid w:val="00537ED3"/>
    <w:rsid w:val="0054062E"/>
    <w:rsid w:val="00540AE7"/>
    <w:rsid w:val="00540C0A"/>
    <w:rsid w:val="0054144E"/>
    <w:rsid w:val="00541B6F"/>
    <w:rsid w:val="00542C93"/>
    <w:rsid w:val="00543484"/>
    <w:rsid w:val="00543487"/>
    <w:rsid w:val="00543894"/>
    <w:rsid w:val="00543D2A"/>
    <w:rsid w:val="005449EA"/>
    <w:rsid w:val="00545255"/>
    <w:rsid w:val="00545F3C"/>
    <w:rsid w:val="00547835"/>
    <w:rsid w:val="0054798D"/>
    <w:rsid w:val="0055039C"/>
    <w:rsid w:val="005503D3"/>
    <w:rsid w:val="00550EC5"/>
    <w:rsid w:val="005510B0"/>
    <w:rsid w:val="005522B7"/>
    <w:rsid w:val="00552FBE"/>
    <w:rsid w:val="00554178"/>
    <w:rsid w:val="00554745"/>
    <w:rsid w:val="00554AEB"/>
    <w:rsid w:val="0055570D"/>
    <w:rsid w:val="00555A26"/>
    <w:rsid w:val="00555AE2"/>
    <w:rsid w:val="00556034"/>
    <w:rsid w:val="00556C68"/>
    <w:rsid w:val="00556E61"/>
    <w:rsid w:val="00556FB9"/>
    <w:rsid w:val="005600C2"/>
    <w:rsid w:val="005602D0"/>
    <w:rsid w:val="0056160B"/>
    <w:rsid w:val="00561B84"/>
    <w:rsid w:val="00561FEA"/>
    <w:rsid w:val="00563D8A"/>
    <w:rsid w:val="00564478"/>
    <w:rsid w:val="00564742"/>
    <w:rsid w:val="005647C9"/>
    <w:rsid w:val="00564B54"/>
    <w:rsid w:val="00564BE6"/>
    <w:rsid w:val="005653E0"/>
    <w:rsid w:val="005657AB"/>
    <w:rsid w:val="00566D73"/>
    <w:rsid w:val="00567F10"/>
    <w:rsid w:val="00570071"/>
    <w:rsid w:val="00570719"/>
    <w:rsid w:val="00571E3A"/>
    <w:rsid w:val="00572091"/>
    <w:rsid w:val="005727C1"/>
    <w:rsid w:val="00572BD4"/>
    <w:rsid w:val="005753A2"/>
    <w:rsid w:val="00575876"/>
    <w:rsid w:val="0057684E"/>
    <w:rsid w:val="005772FB"/>
    <w:rsid w:val="00577AA3"/>
    <w:rsid w:val="00577FCD"/>
    <w:rsid w:val="005808F3"/>
    <w:rsid w:val="00580BE0"/>
    <w:rsid w:val="00581298"/>
    <w:rsid w:val="00581594"/>
    <w:rsid w:val="005817C4"/>
    <w:rsid w:val="00581853"/>
    <w:rsid w:val="00583060"/>
    <w:rsid w:val="00583E0E"/>
    <w:rsid w:val="00583E15"/>
    <w:rsid w:val="0058400F"/>
    <w:rsid w:val="0058437D"/>
    <w:rsid w:val="00584A32"/>
    <w:rsid w:val="0058500D"/>
    <w:rsid w:val="00585E17"/>
    <w:rsid w:val="00586BE8"/>
    <w:rsid w:val="0059007D"/>
    <w:rsid w:val="005907DE"/>
    <w:rsid w:val="00590909"/>
    <w:rsid w:val="005914F7"/>
    <w:rsid w:val="00591866"/>
    <w:rsid w:val="005920DB"/>
    <w:rsid w:val="005935EB"/>
    <w:rsid w:val="005936D4"/>
    <w:rsid w:val="005937E6"/>
    <w:rsid w:val="00593A68"/>
    <w:rsid w:val="00593B6D"/>
    <w:rsid w:val="00593BCF"/>
    <w:rsid w:val="005956A5"/>
    <w:rsid w:val="00595F3C"/>
    <w:rsid w:val="00596C5B"/>
    <w:rsid w:val="00597468"/>
    <w:rsid w:val="00597528"/>
    <w:rsid w:val="00597615"/>
    <w:rsid w:val="00597956"/>
    <w:rsid w:val="005A08F2"/>
    <w:rsid w:val="005A16E1"/>
    <w:rsid w:val="005A1BB9"/>
    <w:rsid w:val="005A22D5"/>
    <w:rsid w:val="005A265C"/>
    <w:rsid w:val="005A2BA4"/>
    <w:rsid w:val="005A3A7F"/>
    <w:rsid w:val="005A59C2"/>
    <w:rsid w:val="005A5CA7"/>
    <w:rsid w:val="005A61DC"/>
    <w:rsid w:val="005A70D2"/>
    <w:rsid w:val="005A72F5"/>
    <w:rsid w:val="005A7EE6"/>
    <w:rsid w:val="005B03BA"/>
    <w:rsid w:val="005B16EB"/>
    <w:rsid w:val="005B1E7A"/>
    <w:rsid w:val="005B36F3"/>
    <w:rsid w:val="005B4186"/>
    <w:rsid w:val="005B55C7"/>
    <w:rsid w:val="005B5862"/>
    <w:rsid w:val="005B5894"/>
    <w:rsid w:val="005B5B59"/>
    <w:rsid w:val="005B63F2"/>
    <w:rsid w:val="005B7019"/>
    <w:rsid w:val="005B7C91"/>
    <w:rsid w:val="005C0A2B"/>
    <w:rsid w:val="005C16C6"/>
    <w:rsid w:val="005C1AE1"/>
    <w:rsid w:val="005C1F9E"/>
    <w:rsid w:val="005C2E22"/>
    <w:rsid w:val="005C2E35"/>
    <w:rsid w:val="005C3FF7"/>
    <w:rsid w:val="005C404C"/>
    <w:rsid w:val="005C44BE"/>
    <w:rsid w:val="005C4685"/>
    <w:rsid w:val="005C595A"/>
    <w:rsid w:val="005C7226"/>
    <w:rsid w:val="005C7554"/>
    <w:rsid w:val="005C78AD"/>
    <w:rsid w:val="005D0871"/>
    <w:rsid w:val="005D08C9"/>
    <w:rsid w:val="005D12E5"/>
    <w:rsid w:val="005D2050"/>
    <w:rsid w:val="005D2258"/>
    <w:rsid w:val="005D4905"/>
    <w:rsid w:val="005D5243"/>
    <w:rsid w:val="005D55BF"/>
    <w:rsid w:val="005D5D68"/>
    <w:rsid w:val="005D5E58"/>
    <w:rsid w:val="005D5F44"/>
    <w:rsid w:val="005E08B4"/>
    <w:rsid w:val="005E097D"/>
    <w:rsid w:val="005E18B6"/>
    <w:rsid w:val="005E1BBC"/>
    <w:rsid w:val="005E1D62"/>
    <w:rsid w:val="005E21BB"/>
    <w:rsid w:val="005E2CB4"/>
    <w:rsid w:val="005E2EAC"/>
    <w:rsid w:val="005E3005"/>
    <w:rsid w:val="005E3861"/>
    <w:rsid w:val="005E4034"/>
    <w:rsid w:val="005E46C4"/>
    <w:rsid w:val="005E4FDE"/>
    <w:rsid w:val="005E5026"/>
    <w:rsid w:val="005E5082"/>
    <w:rsid w:val="005E5730"/>
    <w:rsid w:val="005E5962"/>
    <w:rsid w:val="005E59B6"/>
    <w:rsid w:val="005E5C69"/>
    <w:rsid w:val="005E60FE"/>
    <w:rsid w:val="005E702B"/>
    <w:rsid w:val="005E74A0"/>
    <w:rsid w:val="005F0085"/>
    <w:rsid w:val="005F01CE"/>
    <w:rsid w:val="005F02B3"/>
    <w:rsid w:val="005F17AD"/>
    <w:rsid w:val="005F1F90"/>
    <w:rsid w:val="005F2C8B"/>
    <w:rsid w:val="005F2C99"/>
    <w:rsid w:val="005F3008"/>
    <w:rsid w:val="005F30D5"/>
    <w:rsid w:val="005F34E0"/>
    <w:rsid w:val="005F37BE"/>
    <w:rsid w:val="005F3A5F"/>
    <w:rsid w:val="005F4414"/>
    <w:rsid w:val="005F5304"/>
    <w:rsid w:val="005F53A0"/>
    <w:rsid w:val="005F5E4F"/>
    <w:rsid w:val="00600D17"/>
    <w:rsid w:val="00600DB5"/>
    <w:rsid w:val="006011BC"/>
    <w:rsid w:val="0060193A"/>
    <w:rsid w:val="00602204"/>
    <w:rsid w:val="00602672"/>
    <w:rsid w:val="00602A45"/>
    <w:rsid w:val="0060395A"/>
    <w:rsid w:val="0060495D"/>
    <w:rsid w:val="00604994"/>
    <w:rsid w:val="00604CA4"/>
    <w:rsid w:val="006053E3"/>
    <w:rsid w:val="00607086"/>
    <w:rsid w:val="00607371"/>
    <w:rsid w:val="00607DE1"/>
    <w:rsid w:val="00610384"/>
    <w:rsid w:val="0061115B"/>
    <w:rsid w:val="00611611"/>
    <w:rsid w:val="00611723"/>
    <w:rsid w:val="006117F0"/>
    <w:rsid w:val="00612F4E"/>
    <w:rsid w:val="0061359E"/>
    <w:rsid w:val="006136A3"/>
    <w:rsid w:val="0061380A"/>
    <w:rsid w:val="00613A1F"/>
    <w:rsid w:val="00613DFA"/>
    <w:rsid w:val="006144CA"/>
    <w:rsid w:val="0061526C"/>
    <w:rsid w:val="0061541C"/>
    <w:rsid w:val="006155A0"/>
    <w:rsid w:val="00615CDB"/>
    <w:rsid w:val="00615DA0"/>
    <w:rsid w:val="00616AE5"/>
    <w:rsid w:val="00617852"/>
    <w:rsid w:val="00617C3B"/>
    <w:rsid w:val="00617E5F"/>
    <w:rsid w:val="006211E1"/>
    <w:rsid w:val="0062231A"/>
    <w:rsid w:val="006225B2"/>
    <w:rsid w:val="00622C08"/>
    <w:rsid w:val="00622CC0"/>
    <w:rsid w:val="00622DBA"/>
    <w:rsid w:val="00622F02"/>
    <w:rsid w:val="00623286"/>
    <w:rsid w:val="006250D5"/>
    <w:rsid w:val="006266B7"/>
    <w:rsid w:val="006277CC"/>
    <w:rsid w:val="00627947"/>
    <w:rsid w:val="00630BB2"/>
    <w:rsid w:val="00630DA2"/>
    <w:rsid w:val="00631102"/>
    <w:rsid w:val="006313CE"/>
    <w:rsid w:val="00632CD9"/>
    <w:rsid w:val="006332BB"/>
    <w:rsid w:val="0063371F"/>
    <w:rsid w:val="00634103"/>
    <w:rsid w:val="00634D17"/>
    <w:rsid w:val="00634D41"/>
    <w:rsid w:val="00634FC2"/>
    <w:rsid w:val="00635EF2"/>
    <w:rsid w:val="00636383"/>
    <w:rsid w:val="0063651A"/>
    <w:rsid w:val="0063673D"/>
    <w:rsid w:val="0063676D"/>
    <w:rsid w:val="00637889"/>
    <w:rsid w:val="00637E0B"/>
    <w:rsid w:val="006405BB"/>
    <w:rsid w:val="006407C0"/>
    <w:rsid w:val="006408D7"/>
    <w:rsid w:val="00640B5C"/>
    <w:rsid w:val="00641511"/>
    <w:rsid w:val="006415F9"/>
    <w:rsid w:val="006416E3"/>
    <w:rsid w:val="00641DA9"/>
    <w:rsid w:val="006426CE"/>
    <w:rsid w:val="006433A9"/>
    <w:rsid w:val="0064392C"/>
    <w:rsid w:val="00643D8D"/>
    <w:rsid w:val="00643F29"/>
    <w:rsid w:val="00643F33"/>
    <w:rsid w:val="0064430E"/>
    <w:rsid w:val="00644B60"/>
    <w:rsid w:val="0064563C"/>
    <w:rsid w:val="0064708A"/>
    <w:rsid w:val="00647D80"/>
    <w:rsid w:val="00647DC5"/>
    <w:rsid w:val="0065066B"/>
    <w:rsid w:val="006506CA"/>
    <w:rsid w:val="00650F02"/>
    <w:rsid w:val="00652655"/>
    <w:rsid w:val="0065269C"/>
    <w:rsid w:val="00652B30"/>
    <w:rsid w:val="00652CBA"/>
    <w:rsid w:val="00652FDC"/>
    <w:rsid w:val="006533A3"/>
    <w:rsid w:val="006535AD"/>
    <w:rsid w:val="0065393F"/>
    <w:rsid w:val="006559E1"/>
    <w:rsid w:val="00655FC3"/>
    <w:rsid w:val="006560CB"/>
    <w:rsid w:val="006575FC"/>
    <w:rsid w:val="00657C57"/>
    <w:rsid w:val="00657C90"/>
    <w:rsid w:val="00657F25"/>
    <w:rsid w:val="0066011E"/>
    <w:rsid w:val="00660538"/>
    <w:rsid w:val="0066132F"/>
    <w:rsid w:val="0066161A"/>
    <w:rsid w:val="00661A81"/>
    <w:rsid w:val="006620F7"/>
    <w:rsid w:val="006621FB"/>
    <w:rsid w:val="0066255A"/>
    <w:rsid w:val="006625CD"/>
    <w:rsid w:val="00662C5F"/>
    <w:rsid w:val="00662C96"/>
    <w:rsid w:val="00662D4E"/>
    <w:rsid w:val="0066364A"/>
    <w:rsid w:val="00663DDD"/>
    <w:rsid w:val="0066609B"/>
    <w:rsid w:val="00666219"/>
    <w:rsid w:val="00666BE8"/>
    <w:rsid w:val="00666D86"/>
    <w:rsid w:val="006677A4"/>
    <w:rsid w:val="0067043C"/>
    <w:rsid w:val="00671027"/>
    <w:rsid w:val="006714F0"/>
    <w:rsid w:val="006716F1"/>
    <w:rsid w:val="00671DC0"/>
    <w:rsid w:val="00672B54"/>
    <w:rsid w:val="00672F01"/>
    <w:rsid w:val="006730E4"/>
    <w:rsid w:val="006736AB"/>
    <w:rsid w:val="00673F9B"/>
    <w:rsid w:val="006744CB"/>
    <w:rsid w:val="00674876"/>
    <w:rsid w:val="006750AD"/>
    <w:rsid w:val="00676025"/>
    <w:rsid w:val="0067605F"/>
    <w:rsid w:val="0067652D"/>
    <w:rsid w:val="00676EC6"/>
    <w:rsid w:val="00676FA6"/>
    <w:rsid w:val="00677091"/>
    <w:rsid w:val="00681D21"/>
    <w:rsid w:val="0068291D"/>
    <w:rsid w:val="00682AFC"/>
    <w:rsid w:val="0068383F"/>
    <w:rsid w:val="00683B9A"/>
    <w:rsid w:val="00683F37"/>
    <w:rsid w:val="00684008"/>
    <w:rsid w:val="0068401D"/>
    <w:rsid w:val="00685110"/>
    <w:rsid w:val="0068535E"/>
    <w:rsid w:val="006862E5"/>
    <w:rsid w:val="00686334"/>
    <w:rsid w:val="00686EB8"/>
    <w:rsid w:val="0068724F"/>
    <w:rsid w:val="00687BC6"/>
    <w:rsid w:val="00687BEA"/>
    <w:rsid w:val="00687CBE"/>
    <w:rsid w:val="006902D1"/>
    <w:rsid w:val="0069143B"/>
    <w:rsid w:val="006921D1"/>
    <w:rsid w:val="006933BE"/>
    <w:rsid w:val="00693888"/>
    <w:rsid w:val="00693C7E"/>
    <w:rsid w:val="00693E5F"/>
    <w:rsid w:val="00693EEF"/>
    <w:rsid w:val="0069408A"/>
    <w:rsid w:val="006944A9"/>
    <w:rsid w:val="00694586"/>
    <w:rsid w:val="00695119"/>
    <w:rsid w:val="00696CBA"/>
    <w:rsid w:val="006A0B0B"/>
    <w:rsid w:val="006A1F0E"/>
    <w:rsid w:val="006A1F41"/>
    <w:rsid w:val="006A25C6"/>
    <w:rsid w:val="006A28F7"/>
    <w:rsid w:val="006A2CDD"/>
    <w:rsid w:val="006A2EBC"/>
    <w:rsid w:val="006A3A20"/>
    <w:rsid w:val="006A4A1C"/>
    <w:rsid w:val="006A4AC4"/>
    <w:rsid w:val="006A5738"/>
    <w:rsid w:val="006A5CC8"/>
    <w:rsid w:val="006A6238"/>
    <w:rsid w:val="006A6B9B"/>
    <w:rsid w:val="006A6EBD"/>
    <w:rsid w:val="006A7137"/>
    <w:rsid w:val="006A7DFA"/>
    <w:rsid w:val="006B04C4"/>
    <w:rsid w:val="006B0E8B"/>
    <w:rsid w:val="006B13B9"/>
    <w:rsid w:val="006B2DD0"/>
    <w:rsid w:val="006B322D"/>
    <w:rsid w:val="006B3E87"/>
    <w:rsid w:val="006B478A"/>
    <w:rsid w:val="006B5224"/>
    <w:rsid w:val="006B55CC"/>
    <w:rsid w:val="006B5CE8"/>
    <w:rsid w:val="006B64A2"/>
    <w:rsid w:val="006B6C4E"/>
    <w:rsid w:val="006B767A"/>
    <w:rsid w:val="006B780A"/>
    <w:rsid w:val="006C0050"/>
    <w:rsid w:val="006C029A"/>
    <w:rsid w:val="006C0DAC"/>
    <w:rsid w:val="006C205E"/>
    <w:rsid w:val="006C22AB"/>
    <w:rsid w:val="006C3D1E"/>
    <w:rsid w:val="006C4292"/>
    <w:rsid w:val="006C44F9"/>
    <w:rsid w:val="006C497D"/>
    <w:rsid w:val="006C4D1C"/>
    <w:rsid w:val="006C57BA"/>
    <w:rsid w:val="006C5AC6"/>
    <w:rsid w:val="006C5E85"/>
    <w:rsid w:val="006C6179"/>
    <w:rsid w:val="006C70A6"/>
    <w:rsid w:val="006C72FA"/>
    <w:rsid w:val="006C7BDE"/>
    <w:rsid w:val="006D1004"/>
    <w:rsid w:val="006D148B"/>
    <w:rsid w:val="006D1A41"/>
    <w:rsid w:val="006D2CF9"/>
    <w:rsid w:val="006D2F57"/>
    <w:rsid w:val="006D354F"/>
    <w:rsid w:val="006D3730"/>
    <w:rsid w:val="006D4A9E"/>
    <w:rsid w:val="006D4B74"/>
    <w:rsid w:val="006D6B65"/>
    <w:rsid w:val="006E002F"/>
    <w:rsid w:val="006E01C9"/>
    <w:rsid w:val="006E01D7"/>
    <w:rsid w:val="006E0268"/>
    <w:rsid w:val="006E1FC2"/>
    <w:rsid w:val="006E275E"/>
    <w:rsid w:val="006E2F9E"/>
    <w:rsid w:val="006E30AF"/>
    <w:rsid w:val="006E34AE"/>
    <w:rsid w:val="006E377B"/>
    <w:rsid w:val="006E64CE"/>
    <w:rsid w:val="006E770F"/>
    <w:rsid w:val="006E7C54"/>
    <w:rsid w:val="006E7F9F"/>
    <w:rsid w:val="006F0A55"/>
    <w:rsid w:val="006F13F8"/>
    <w:rsid w:val="006F29B4"/>
    <w:rsid w:val="006F333B"/>
    <w:rsid w:val="006F374D"/>
    <w:rsid w:val="006F445A"/>
    <w:rsid w:val="006F5A0B"/>
    <w:rsid w:val="006F7EAA"/>
    <w:rsid w:val="00700294"/>
    <w:rsid w:val="00700607"/>
    <w:rsid w:val="00701987"/>
    <w:rsid w:val="00701B59"/>
    <w:rsid w:val="00701EE4"/>
    <w:rsid w:val="007026E4"/>
    <w:rsid w:val="00702978"/>
    <w:rsid w:val="00702DBC"/>
    <w:rsid w:val="00702DF8"/>
    <w:rsid w:val="00703168"/>
    <w:rsid w:val="007033BA"/>
    <w:rsid w:val="00703BFE"/>
    <w:rsid w:val="0070497C"/>
    <w:rsid w:val="00705300"/>
    <w:rsid w:val="007057BB"/>
    <w:rsid w:val="00705CC9"/>
    <w:rsid w:val="007060E4"/>
    <w:rsid w:val="00706D3B"/>
    <w:rsid w:val="007073DB"/>
    <w:rsid w:val="00707AD7"/>
    <w:rsid w:val="00710CE7"/>
    <w:rsid w:val="0071186D"/>
    <w:rsid w:val="00711919"/>
    <w:rsid w:val="00711A3A"/>
    <w:rsid w:val="00711ACD"/>
    <w:rsid w:val="00712E32"/>
    <w:rsid w:val="007135CB"/>
    <w:rsid w:val="0071361A"/>
    <w:rsid w:val="00713DA7"/>
    <w:rsid w:val="00714F88"/>
    <w:rsid w:val="00715F13"/>
    <w:rsid w:val="00715FC5"/>
    <w:rsid w:val="0071634F"/>
    <w:rsid w:val="00716407"/>
    <w:rsid w:val="00716874"/>
    <w:rsid w:val="00716DC4"/>
    <w:rsid w:val="00716F30"/>
    <w:rsid w:val="007173BF"/>
    <w:rsid w:val="00721A07"/>
    <w:rsid w:val="007231EB"/>
    <w:rsid w:val="00723841"/>
    <w:rsid w:val="0072530C"/>
    <w:rsid w:val="007260B2"/>
    <w:rsid w:val="00726B43"/>
    <w:rsid w:val="00726BE5"/>
    <w:rsid w:val="00726C51"/>
    <w:rsid w:val="00727549"/>
    <w:rsid w:val="00727629"/>
    <w:rsid w:val="00727B75"/>
    <w:rsid w:val="00730241"/>
    <w:rsid w:val="0073046A"/>
    <w:rsid w:val="007305E1"/>
    <w:rsid w:val="00731469"/>
    <w:rsid w:val="007322C9"/>
    <w:rsid w:val="0073236F"/>
    <w:rsid w:val="007328FF"/>
    <w:rsid w:val="00733115"/>
    <w:rsid w:val="00733276"/>
    <w:rsid w:val="007354D5"/>
    <w:rsid w:val="007373E4"/>
    <w:rsid w:val="007379BC"/>
    <w:rsid w:val="00740CFD"/>
    <w:rsid w:val="0074306A"/>
    <w:rsid w:val="007439A2"/>
    <w:rsid w:val="00743B5A"/>
    <w:rsid w:val="007446D0"/>
    <w:rsid w:val="00745430"/>
    <w:rsid w:val="00746E94"/>
    <w:rsid w:val="00747724"/>
    <w:rsid w:val="007478FD"/>
    <w:rsid w:val="00750826"/>
    <w:rsid w:val="00750976"/>
    <w:rsid w:val="00750A68"/>
    <w:rsid w:val="00750BD2"/>
    <w:rsid w:val="00752DC4"/>
    <w:rsid w:val="007530F9"/>
    <w:rsid w:val="007545EF"/>
    <w:rsid w:val="00755EBC"/>
    <w:rsid w:val="00756B29"/>
    <w:rsid w:val="00756D90"/>
    <w:rsid w:val="00756E36"/>
    <w:rsid w:val="00757220"/>
    <w:rsid w:val="007574FE"/>
    <w:rsid w:val="00757FDB"/>
    <w:rsid w:val="00760171"/>
    <w:rsid w:val="00761468"/>
    <w:rsid w:val="00761992"/>
    <w:rsid w:val="0076211B"/>
    <w:rsid w:val="00763DEF"/>
    <w:rsid w:val="00763EB8"/>
    <w:rsid w:val="00764D06"/>
    <w:rsid w:val="00764DA4"/>
    <w:rsid w:val="0076502A"/>
    <w:rsid w:val="00765B79"/>
    <w:rsid w:val="0076648B"/>
    <w:rsid w:val="007666D9"/>
    <w:rsid w:val="00767209"/>
    <w:rsid w:val="007705ED"/>
    <w:rsid w:val="00771202"/>
    <w:rsid w:val="00771367"/>
    <w:rsid w:val="00772216"/>
    <w:rsid w:val="00772E9E"/>
    <w:rsid w:val="00772EDE"/>
    <w:rsid w:val="007731A1"/>
    <w:rsid w:val="00773AE4"/>
    <w:rsid w:val="007745CB"/>
    <w:rsid w:val="00774810"/>
    <w:rsid w:val="00775747"/>
    <w:rsid w:val="007758CA"/>
    <w:rsid w:val="00775936"/>
    <w:rsid w:val="0077594D"/>
    <w:rsid w:val="00775E96"/>
    <w:rsid w:val="007761A9"/>
    <w:rsid w:val="00776299"/>
    <w:rsid w:val="007776A7"/>
    <w:rsid w:val="00780835"/>
    <w:rsid w:val="00780A24"/>
    <w:rsid w:val="0078116A"/>
    <w:rsid w:val="00781E3D"/>
    <w:rsid w:val="0078252B"/>
    <w:rsid w:val="007828A6"/>
    <w:rsid w:val="00782C90"/>
    <w:rsid w:val="00782CE6"/>
    <w:rsid w:val="00783727"/>
    <w:rsid w:val="007838B6"/>
    <w:rsid w:val="00783FE6"/>
    <w:rsid w:val="00784730"/>
    <w:rsid w:val="007848DC"/>
    <w:rsid w:val="007850AB"/>
    <w:rsid w:val="007854F6"/>
    <w:rsid w:val="00785AAE"/>
    <w:rsid w:val="00785B95"/>
    <w:rsid w:val="007867BF"/>
    <w:rsid w:val="00790183"/>
    <w:rsid w:val="00791A1D"/>
    <w:rsid w:val="00791B00"/>
    <w:rsid w:val="00791E4C"/>
    <w:rsid w:val="00792323"/>
    <w:rsid w:val="00792AC5"/>
    <w:rsid w:val="00792D99"/>
    <w:rsid w:val="0079369F"/>
    <w:rsid w:val="0079471A"/>
    <w:rsid w:val="0079583B"/>
    <w:rsid w:val="0079642B"/>
    <w:rsid w:val="00796582"/>
    <w:rsid w:val="00797A48"/>
    <w:rsid w:val="007A01A6"/>
    <w:rsid w:val="007A1692"/>
    <w:rsid w:val="007A29F2"/>
    <w:rsid w:val="007A2A62"/>
    <w:rsid w:val="007A31B1"/>
    <w:rsid w:val="007A4A14"/>
    <w:rsid w:val="007A69AC"/>
    <w:rsid w:val="007A7526"/>
    <w:rsid w:val="007A7915"/>
    <w:rsid w:val="007A7AEC"/>
    <w:rsid w:val="007A7FD0"/>
    <w:rsid w:val="007B0586"/>
    <w:rsid w:val="007B0A31"/>
    <w:rsid w:val="007B0F05"/>
    <w:rsid w:val="007B2323"/>
    <w:rsid w:val="007B53DB"/>
    <w:rsid w:val="007B6892"/>
    <w:rsid w:val="007B733C"/>
    <w:rsid w:val="007B74D9"/>
    <w:rsid w:val="007C04E2"/>
    <w:rsid w:val="007C0A0F"/>
    <w:rsid w:val="007C3425"/>
    <w:rsid w:val="007C3630"/>
    <w:rsid w:val="007C518F"/>
    <w:rsid w:val="007C6CCA"/>
    <w:rsid w:val="007C7180"/>
    <w:rsid w:val="007C77A2"/>
    <w:rsid w:val="007C7DFF"/>
    <w:rsid w:val="007C7EB8"/>
    <w:rsid w:val="007C7F21"/>
    <w:rsid w:val="007D09DD"/>
    <w:rsid w:val="007D28B4"/>
    <w:rsid w:val="007D2C6A"/>
    <w:rsid w:val="007D2E1F"/>
    <w:rsid w:val="007D3E1F"/>
    <w:rsid w:val="007D4E38"/>
    <w:rsid w:val="007D5906"/>
    <w:rsid w:val="007D6BDC"/>
    <w:rsid w:val="007D6D84"/>
    <w:rsid w:val="007E198A"/>
    <w:rsid w:val="007E1DD9"/>
    <w:rsid w:val="007E3CF7"/>
    <w:rsid w:val="007E4112"/>
    <w:rsid w:val="007E6718"/>
    <w:rsid w:val="007E7DEB"/>
    <w:rsid w:val="007F0064"/>
    <w:rsid w:val="007F12FB"/>
    <w:rsid w:val="007F17F1"/>
    <w:rsid w:val="007F4123"/>
    <w:rsid w:val="007F45D9"/>
    <w:rsid w:val="007F6223"/>
    <w:rsid w:val="00800120"/>
    <w:rsid w:val="00800BC5"/>
    <w:rsid w:val="008011DD"/>
    <w:rsid w:val="00801843"/>
    <w:rsid w:val="00801884"/>
    <w:rsid w:val="00801B1F"/>
    <w:rsid w:val="00801CC6"/>
    <w:rsid w:val="00802B44"/>
    <w:rsid w:val="00802DD3"/>
    <w:rsid w:val="00802F44"/>
    <w:rsid w:val="008031CE"/>
    <w:rsid w:val="008048E6"/>
    <w:rsid w:val="00804F76"/>
    <w:rsid w:val="0080581B"/>
    <w:rsid w:val="008063B5"/>
    <w:rsid w:val="00806E49"/>
    <w:rsid w:val="008073E2"/>
    <w:rsid w:val="008077AF"/>
    <w:rsid w:val="00811F3E"/>
    <w:rsid w:val="00812CB0"/>
    <w:rsid w:val="00813146"/>
    <w:rsid w:val="008134B0"/>
    <w:rsid w:val="008134C5"/>
    <w:rsid w:val="008146D1"/>
    <w:rsid w:val="00814E5B"/>
    <w:rsid w:val="00815144"/>
    <w:rsid w:val="008159D2"/>
    <w:rsid w:val="00816653"/>
    <w:rsid w:val="00816F81"/>
    <w:rsid w:val="00817E36"/>
    <w:rsid w:val="00820F91"/>
    <w:rsid w:val="0082135B"/>
    <w:rsid w:val="00821603"/>
    <w:rsid w:val="00822277"/>
    <w:rsid w:val="00822E1F"/>
    <w:rsid w:val="008231CC"/>
    <w:rsid w:val="0082431F"/>
    <w:rsid w:val="00824CC2"/>
    <w:rsid w:val="00825B7F"/>
    <w:rsid w:val="008265A1"/>
    <w:rsid w:val="00826CF2"/>
    <w:rsid w:val="00827BB2"/>
    <w:rsid w:val="00831216"/>
    <w:rsid w:val="00831292"/>
    <w:rsid w:val="00831560"/>
    <w:rsid w:val="00831BEE"/>
    <w:rsid w:val="00831CBB"/>
    <w:rsid w:val="0083251E"/>
    <w:rsid w:val="00832968"/>
    <w:rsid w:val="0083494C"/>
    <w:rsid w:val="00835F65"/>
    <w:rsid w:val="008363AC"/>
    <w:rsid w:val="00836B58"/>
    <w:rsid w:val="00836B5F"/>
    <w:rsid w:val="00837BD3"/>
    <w:rsid w:val="00840253"/>
    <w:rsid w:val="008406D5"/>
    <w:rsid w:val="008417D5"/>
    <w:rsid w:val="00841BDF"/>
    <w:rsid w:val="00841C2A"/>
    <w:rsid w:val="008429F2"/>
    <w:rsid w:val="00842B7C"/>
    <w:rsid w:val="008437B5"/>
    <w:rsid w:val="00844F35"/>
    <w:rsid w:val="008453D3"/>
    <w:rsid w:val="008457B7"/>
    <w:rsid w:val="00845A22"/>
    <w:rsid w:val="00845C5F"/>
    <w:rsid w:val="0084611D"/>
    <w:rsid w:val="00850508"/>
    <w:rsid w:val="0085091B"/>
    <w:rsid w:val="00850E85"/>
    <w:rsid w:val="008512CE"/>
    <w:rsid w:val="00852E07"/>
    <w:rsid w:val="00853050"/>
    <w:rsid w:val="00857495"/>
    <w:rsid w:val="008600F7"/>
    <w:rsid w:val="008603F7"/>
    <w:rsid w:val="00860516"/>
    <w:rsid w:val="00860D4A"/>
    <w:rsid w:val="00861D4E"/>
    <w:rsid w:val="0086223E"/>
    <w:rsid w:val="00862777"/>
    <w:rsid w:val="008638ED"/>
    <w:rsid w:val="00864DB2"/>
    <w:rsid w:val="0086558A"/>
    <w:rsid w:val="00865908"/>
    <w:rsid w:val="00866153"/>
    <w:rsid w:val="00866250"/>
    <w:rsid w:val="008664BE"/>
    <w:rsid w:val="00867397"/>
    <w:rsid w:val="00867656"/>
    <w:rsid w:val="00867F78"/>
    <w:rsid w:val="00870CA5"/>
    <w:rsid w:val="008712C9"/>
    <w:rsid w:val="0087163E"/>
    <w:rsid w:val="00871CBC"/>
    <w:rsid w:val="00872BD9"/>
    <w:rsid w:val="00873F08"/>
    <w:rsid w:val="00873FF6"/>
    <w:rsid w:val="0087413A"/>
    <w:rsid w:val="00874734"/>
    <w:rsid w:val="00874F11"/>
    <w:rsid w:val="0087594E"/>
    <w:rsid w:val="00875A96"/>
    <w:rsid w:val="008760E1"/>
    <w:rsid w:val="0087682F"/>
    <w:rsid w:val="00877743"/>
    <w:rsid w:val="008778AB"/>
    <w:rsid w:val="00881A87"/>
    <w:rsid w:val="00881E3E"/>
    <w:rsid w:val="00881E57"/>
    <w:rsid w:val="00882863"/>
    <w:rsid w:val="008828B4"/>
    <w:rsid w:val="00882F27"/>
    <w:rsid w:val="0088372D"/>
    <w:rsid w:val="00883B3C"/>
    <w:rsid w:val="00883E72"/>
    <w:rsid w:val="00883F37"/>
    <w:rsid w:val="00884246"/>
    <w:rsid w:val="00885050"/>
    <w:rsid w:val="00885134"/>
    <w:rsid w:val="00885588"/>
    <w:rsid w:val="0088584E"/>
    <w:rsid w:val="0088783D"/>
    <w:rsid w:val="008907A9"/>
    <w:rsid w:val="00890BA7"/>
    <w:rsid w:val="00890C43"/>
    <w:rsid w:val="0089104C"/>
    <w:rsid w:val="00891382"/>
    <w:rsid w:val="008919A2"/>
    <w:rsid w:val="00891D3D"/>
    <w:rsid w:val="00891D83"/>
    <w:rsid w:val="00891DDB"/>
    <w:rsid w:val="00892312"/>
    <w:rsid w:val="0089248C"/>
    <w:rsid w:val="0089250B"/>
    <w:rsid w:val="00892611"/>
    <w:rsid w:val="008928CA"/>
    <w:rsid w:val="0089388A"/>
    <w:rsid w:val="00893F3F"/>
    <w:rsid w:val="0089505F"/>
    <w:rsid w:val="00896818"/>
    <w:rsid w:val="0089732B"/>
    <w:rsid w:val="008973D6"/>
    <w:rsid w:val="008A00E4"/>
    <w:rsid w:val="008A0114"/>
    <w:rsid w:val="008A28ED"/>
    <w:rsid w:val="008A2D7B"/>
    <w:rsid w:val="008A3113"/>
    <w:rsid w:val="008A32F9"/>
    <w:rsid w:val="008A341A"/>
    <w:rsid w:val="008A3920"/>
    <w:rsid w:val="008A3C64"/>
    <w:rsid w:val="008A3E2D"/>
    <w:rsid w:val="008A521D"/>
    <w:rsid w:val="008A5DC4"/>
    <w:rsid w:val="008A611B"/>
    <w:rsid w:val="008A7E0E"/>
    <w:rsid w:val="008B0184"/>
    <w:rsid w:val="008B0D5B"/>
    <w:rsid w:val="008B13DD"/>
    <w:rsid w:val="008B14E5"/>
    <w:rsid w:val="008B334B"/>
    <w:rsid w:val="008B36D0"/>
    <w:rsid w:val="008B3B69"/>
    <w:rsid w:val="008B3F29"/>
    <w:rsid w:val="008B5041"/>
    <w:rsid w:val="008B54EC"/>
    <w:rsid w:val="008B5663"/>
    <w:rsid w:val="008B5749"/>
    <w:rsid w:val="008B5842"/>
    <w:rsid w:val="008B69B0"/>
    <w:rsid w:val="008B797A"/>
    <w:rsid w:val="008C0242"/>
    <w:rsid w:val="008C1408"/>
    <w:rsid w:val="008C1550"/>
    <w:rsid w:val="008C1670"/>
    <w:rsid w:val="008C1E2D"/>
    <w:rsid w:val="008C2CCA"/>
    <w:rsid w:val="008C34E5"/>
    <w:rsid w:val="008C355B"/>
    <w:rsid w:val="008C3FEE"/>
    <w:rsid w:val="008C4229"/>
    <w:rsid w:val="008C5236"/>
    <w:rsid w:val="008C5289"/>
    <w:rsid w:val="008C5607"/>
    <w:rsid w:val="008C6356"/>
    <w:rsid w:val="008C742C"/>
    <w:rsid w:val="008C743E"/>
    <w:rsid w:val="008D034C"/>
    <w:rsid w:val="008D04EB"/>
    <w:rsid w:val="008D0511"/>
    <w:rsid w:val="008D0BFC"/>
    <w:rsid w:val="008D103B"/>
    <w:rsid w:val="008D12E2"/>
    <w:rsid w:val="008D1B30"/>
    <w:rsid w:val="008D2138"/>
    <w:rsid w:val="008D2753"/>
    <w:rsid w:val="008D2D40"/>
    <w:rsid w:val="008D329F"/>
    <w:rsid w:val="008D48B3"/>
    <w:rsid w:val="008D4E0A"/>
    <w:rsid w:val="008D4E81"/>
    <w:rsid w:val="008D576C"/>
    <w:rsid w:val="008D5CD2"/>
    <w:rsid w:val="008D5DDC"/>
    <w:rsid w:val="008D6DFE"/>
    <w:rsid w:val="008D7636"/>
    <w:rsid w:val="008D7987"/>
    <w:rsid w:val="008D7C07"/>
    <w:rsid w:val="008E10C6"/>
    <w:rsid w:val="008E11EB"/>
    <w:rsid w:val="008E13A7"/>
    <w:rsid w:val="008E20A7"/>
    <w:rsid w:val="008E22D7"/>
    <w:rsid w:val="008E3748"/>
    <w:rsid w:val="008E3773"/>
    <w:rsid w:val="008E475C"/>
    <w:rsid w:val="008E657B"/>
    <w:rsid w:val="008E6CED"/>
    <w:rsid w:val="008E7026"/>
    <w:rsid w:val="008E72DE"/>
    <w:rsid w:val="008E7DDC"/>
    <w:rsid w:val="008F015F"/>
    <w:rsid w:val="008F06AF"/>
    <w:rsid w:val="008F17A4"/>
    <w:rsid w:val="008F17AA"/>
    <w:rsid w:val="008F3353"/>
    <w:rsid w:val="008F383E"/>
    <w:rsid w:val="008F5B47"/>
    <w:rsid w:val="008F7381"/>
    <w:rsid w:val="008F7E39"/>
    <w:rsid w:val="009023CE"/>
    <w:rsid w:val="009028DA"/>
    <w:rsid w:val="00902EED"/>
    <w:rsid w:val="00903650"/>
    <w:rsid w:val="00904FA6"/>
    <w:rsid w:val="00905439"/>
    <w:rsid w:val="009054AD"/>
    <w:rsid w:val="00905827"/>
    <w:rsid w:val="0090677E"/>
    <w:rsid w:val="00910D5A"/>
    <w:rsid w:val="00910FFC"/>
    <w:rsid w:val="00912C67"/>
    <w:rsid w:val="009130C4"/>
    <w:rsid w:val="009136C5"/>
    <w:rsid w:val="00913B50"/>
    <w:rsid w:val="0091428F"/>
    <w:rsid w:val="00914501"/>
    <w:rsid w:val="00914DF3"/>
    <w:rsid w:val="00915A0E"/>
    <w:rsid w:val="00916320"/>
    <w:rsid w:val="00916DB9"/>
    <w:rsid w:val="0091726F"/>
    <w:rsid w:val="0092183A"/>
    <w:rsid w:val="00922D4F"/>
    <w:rsid w:val="00922E30"/>
    <w:rsid w:val="0092369D"/>
    <w:rsid w:val="00923FAF"/>
    <w:rsid w:val="0092481A"/>
    <w:rsid w:val="00925B8C"/>
    <w:rsid w:val="009262AD"/>
    <w:rsid w:val="00927219"/>
    <w:rsid w:val="00927B18"/>
    <w:rsid w:val="009317E3"/>
    <w:rsid w:val="009343B8"/>
    <w:rsid w:val="00936AB8"/>
    <w:rsid w:val="00936D4F"/>
    <w:rsid w:val="0094133D"/>
    <w:rsid w:val="009427DB"/>
    <w:rsid w:val="00943A37"/>
    <w:rsid w:val="00943F4B"/>
    <w:rsid w:val="00944F66"/>
    <w:rsid w:val="0094645A"/>
    <w:rsid w:val="00946619"/>
    <w:rsid w:val="00946B55"/>
    <w:rsid w:val="00946CBE"/>
    <w:rsid w:val="00947DC1"/>
    <w:rsid w:val="009507C7"/>
    <w:rsid w:val="00950E5F"/>
    <w:rsid w:val="00951BFF"/>
    <w:rsid w:val="009521BC"/>
    <w:rsid w:val="0095268F"/>
    <w:rsid w:val="009529C0"/>
    <w:rsid w:val="009537DB"/>
    <w:rsid w:val="00955BBF"/>
    <w:rsid w:val="0095619F"/>
    <w:rsid w:val="00956526"/>
    <w:rsid w:val="00956AAE"/>
    <w:rsid w:val="00960303"/>
    <w:rsid w:val="00960D86"/>
    <w:rsid w:val="0096223B"/>
    <w:rsid w:val="00962F01"/>
    <w:rsid w:val="009639A2"/>
    <w:rsid w:val="009639ED"/>
    <w:rsid w:val="00963B61"/>
    <w:rsid w:val="00964AD0"/>
    <w:rsid w:val="00965150"/>
    <w:rsid w:val="00965BEB"/>
    <w:rsid w:val="0096605C"/>
    <w:rsid w:val="00966E57"/>
    <w:rsid w:val="00967694"/>
    <w:rsid w:val="00971082"/>
    <w:rsid w:val="009721DA"/>
    <w:rsid w:val="00972726"/>
    <w:rsid w:val="00972B67"/>
    <w:rsid w:val="00973C65"/>
    <w:rsid w:val="00974D52"/>
    <w:rsid w:val="00976CA9"/>
    <w:rsid w:val="00977309"/>
    <w:rsid w:val="0097786E"/>
    <w:rsid w:val="009779F5"/>
    <w:rsid w:val="00980456"/>
    <w:rsid w:val="00982695"/>
    <w:rsid w:val="0098290C"/>
    <w:rsid w:val="00982D4F"/>
    <w:rsid w:val="00982ED0"/>
    <w:rsid w:val="0098479F"/>
    <w:rsid w:val="00984AAB"/>
    <w:rsid w:val="009853BB"/>
    <w:rsid w:val="00986805"/>
    <w:rsid w:val="00986D24"/>
    <w:rsid w:val="00986F79"/>
    <w:rsid w:val="00987153"/>
    <w:rsid w:val="00987594"/>
    <w:rsid w:val="00987DBD"/>
    <w:rsid w:val="00990145"/>
    <w:rsid w:val="00990184"/>
    <w:rsid w:val="0099022C"/>
    <w:rsid w:val="00992333"/>
    <w:rsid w:val="00993772"/>
    <w:rsid w:val="00994052"/>
    <w:rsid w:val="00994A23"/>
    <w:rsid w:val="00995F5E"/>
    <w:rsid w:val="009974DC"/>
    <w:rsid w:val="00997BC7"/>
    <w:rsid w:val="00997FD0"/>
    <w:rsid w:val="009A01ED"/>
    <w:rsid w:val="009A0329"/>
    <w:rsid w:val="009A08D2"/>
    <w:rsid w:val="009A1072"/>
    <w:rsid w:val="009A2454"/>
    <w:rsid w:val="009A2745"/>
    <w:rsid w:val="009A29DA"/>
    <w:rsid w:val="009A30B7"/>
    <w:rsid w:val="009A32F5"/>
    <w:rsid w:val="009A386E"/>
    <w:rsid w:val="009A3D2A"/>
    <w:rsid w:val="009A46CC"/>
    <w:rsid w:val="009A4C65"/>
    <w:rsid w:val="009A5962"/>
    <w:rsid w:val="009A68DB"/>
    <w:rsid w:val="009B01CA"/>
    <w:rsid w:val="009B11AC"/>
    <w:rsid w:val="009B14CC"/>
    <w:rsid w:val="009B24BA"/>
    <w:rsid w:val="009B2ADD"/>
    <w:rsid w:val="009B4120"/>
    <w:rsid w:val="009B45ED"/>
    <w:rsid w:val="009B5E0B"/>
    <w:rsid w:val="009B6CD9"/>
    <w:rsid w:val="009B6EC0"/>
    <w:rsid w:val="009B7BD6"/>
    <w:rsid w:val="009B7E67"/>
    <w:rsid w:val="009C0814"/>
    <w:rsid w:val="009C0EE0"/>
    <w:rsid w:val="009C1C86"/>
    <w:rsid w:val="009C2061"/>
    <w:rsid w:val="009C233C"/>
    <w:rsid w:val="009C2BB2"/>
    <w:rsid w:val="009C368E"/>
    <w:rsid w:val="009C458B"/>
    <w:rsid w:val="009C47FE"/>
    <w:rsid w:val="009C49FA"/>
    <w:rsid w:val="009C4EF0"/>
    <w:rsid w:val="009C5949"/>
    <w:rsid w:val="009C598F"/>
    <w:rsid w:val="009C5D1F"/>
    <w:rsid w:val="009C6904"/>
    <w:rsid w:val="009D027A"/>
    <w:rsid w:val="009D08A9"/>
    <w:rsid w:val="009D0CDF"/>
    <w:rsid w:val="009D10C6"/>
    <w:rsid w:val="009D1973"/>
    <w:rsid w:val="009D1E8B"/>
    <w:rsid w:val="009D2826"/>
    <w:rsid w:val="009D2C2C"/>
    <w:rsid w:val="009D2CD4"/>
    <w:rsid w:val="009D3653"/>
    <w:rsid w:val="009D4F6C"/>
    <w:rsid w:val="009D6232"/>
    <w:rsid w:val="009D7A2F"/>
    <w:rsid w:val="009E1007"/>
    <w:rsid w:val="009E41D3"/>
    <w:rsid w:val="009E470B"/>
    <w:rsid w:val="009E4A7F"/>
    <w:rsid w:val="009E4DFF"/>
    <w:rsid w:val="009E5D4A"/>
    <w:rsid w:val="009E5E16"/>
    <w:rsid w:val="009E7060"/>
    <w:rsid w:val="009F0320"/>
    <w:rsid w:val="009F0A9B"/>
    <w:rsid w:val="009F19B2"/>
    <w:rsid w:val="009F1CDC"/>
    <w:rsid w:val="009F28B3"/>
    <w:rsid w:val="009F29ED"/>
    <w:rsid w:val="009F3CD4"/>
    <w:rsid w:val="009F5E46"/>
    <w:rsid w:val="009F627B"/>
    <w:rsid w:val="009F6D6D"/>
    <w:rsid w:val="009F6D9A"/>
    <w:rsid w:val="009F7028"/>
    <w:rsid w:val="00A00BAA"/>
    <w:rsid w:val="00A00E39"/>
    <w:rsid w:val="00A00F88"/>
    <w:rsid w:val="00A0144C"/>
    <w:rsid w:val="00A01B1B"/>
    <w:rsid w:val="00A03758"/>
    <w:rsid w:val="00A04354"/>
    <w:rsid w:val="00A053FE"/>
    <w:rsid w:val="00A055EB"/>
    <w:rsid w:val="00A05DE4"/>
    <w:rsid w:val="00A05EA5"/>
    <w:rsid w:val="00A0691D"/>
    <w:rsid w:val="00A11316"/>
    <w:rsid w:val="00A11D24"/>
    <w:rsid w:val="00A1223F"/>
    <w:rsid w:val="00A139A9"/>
    <w:rsid w:val="00A14E7C"/>
    <w:rsid w:val="00A15931"/>
    <w:rsid w:val="00A15CB6"/>
    <w:rsid w:val="00A161BB"/>
    <w:rsid w:val="00A164FF"/>
    <w:rsid w:val="00A167F1"/>
    <w:rsid w:val="00A1707A"/>
    <w:rsid w:val="00A175BC"/>
    <w:rsid w:val="00A20B44"/>
    <w:rsid w:val="00A228AE"/>
    <w:rsid w:val="00A22BF6"/>
    <w:rsid w:val="00A2356F"/>
    <w:rsid w:val="00A23A05"/>
    <w:rsid w:val="00A23DDA"/>
    <w:rsid w:val="00A2400A"/>
    <w:rsid w:val="00A24363"/>
    <w:rsid w:val="00A2526E"/>
    <w:rsid w:val="00A252EF"/>
    <w:rsid w:val="00A256CC"/>
    <w:rsid w:val="00A257C2"/>
    <w:rsid w:val="00A27E01"/>
    <w:rsid w:val="00A303B7"/>
    <w:rsid w:val="00A30AEB"/>
    <w:rsid w:val="00A30AFC"/>
    <w:rsid w:val="00A30D47"/>
    <w:rsid w:val="00A31289"/>
    <w:rsid w:val="00A31B0E"/>
    <w:rsid w:val="00A31D64"/>
    <w:rsid w:val="00A31D76"/>
    <w:rsid w:val="00A31EC4"/>
    <w:rsid w:val="00A32174"/>
    <w:rsid w:val="00A322D9"/>
    <w:rsid w:val="00A325CA"/>
    <w:rsid w:val="00A3474B"/>
    <w:rsid w:val="00A34C01"/>
    <w:rsid w:val="00A34F5C"/>
    <w:rsid w:val="00A352AB"/>
    <w:rsid w:val="00A366C4"/>
    <w:rsid w:val="00A37704"/>
    <w:rsid w:val="00A3773C"/>
    <w:rsid w:val="00A37A1B"/>
    <w:rsid w:val="00A37AB2"/>
    <w:rsid w:val="00A37E4F"/>
    <w:rsid w:val="00A403B7"/>
    <w:rsid w:val="00A40436"/>
    <w:rsid w:val="00A41D7E"/>
    <w:rsid w:val="00A42134"/>
    <w:rsid w:val="00A427ED"/>
    <w:rsid w:val="00A42C17"/>
    <w:rsid w:val="00A4379F"/>
    <w:rsid w:val="00A43F30"/>
    <w:rsid w:val="00A440FC"/>
    <w:rsid w:val="00A44EA8"/>
    <w:rsid w:val="00A456F3"/>
    <w:rsid w:val="00A469FC"/>
    <w:rsid w:val="00A47933"/>
    <w:rsid w:val="00A50892"/>
    <w:rsid w:val="00A50B1B"/>
    <w:rsid w:val="00A50EF0"/>
    <w:rsid w:val="00A526AB"/>
    <w:rsid w:val="00A527E4"/>
    <w:rsid w:val="00A54C96"/>
    <w:rsid w:val="00A5570C"/>
    <w:rsid w:val="00A575C1"/>
    <w:rsid w:val="00A606B9"/>
    <w:rsid w:val="00A60F36"/>
    <w:rsid w:val="00A61804"/>
    <w:rsid w:val="00A61CF9"/>
    <w:rsid w:val="00A62306"/>
    <w:rsid w:val="00A624E6"/>
    <w:rsid w:val="00A630D6"/>
    <w:rsid w:val="00A63F8F"/>
    <w:rsid w:val="00A64269"/>
    <w:rsid w:val="00A64733"/>
    <w:rsid w:val="00A64856"/>
    <w:rsid w:val="00A64D55"/>
    <w:rsid w:val="00A654A0"/>
    <w:rsid w:val="00A654E5"/>
    <w:rsid w:val="00A65FFC"/>
    <w:rsid w:val="00A6698B"/>
    <w:rsid w:val="00A66EED"/>
    <w:rsid w:val="00A66EFE"/>
    <w:rsid w:val="00A67C37"/>
    <w:rsid w:val="00A70AEA"/>
    <w:rsid w:val="00A71427"/>
    <w:rsid w:val="00A71B62"/>
    <w:rsid w:val="00A7241E"/>
    <w:rsid w:val="00A72793"/>
    <w:rsid w:val="00A72B15"/>
    <w:rsid w:val="00A72CBB"/>
    <w:rsid w:val="00A73362"/>
    <w:rsid w:val="00A7376B"/>
    <w:rsid w:val="00A7385A"/>
    <w:rsid w:val="00A73EC6"/>
    <w:rsid w:val="00A74865"/>
    <w:rsid w:val="00A77227"/>
    <w:rsid w:val="00A77251"/>
    <w:rsid w:val="00A778C2"/>
    <w:rsid w:val="00A77A15"/>
    <w:rsid w:val="00A80053"/>
    <w:rsid w:val="00A8009A"/>
    <w:rsid w:val="00A8033B"/>
    <w:rsid w:val="00A805BD"/>
    <w:rsid w:val="00A80CE6"/>
    <w:rsid w:val="00A813EE"/>
    <w:rsid w:val="00A817E0"/>
    <w:rsid w:val="00A82186"/>
    <w:rsid w:val="00A8350C"/>
    <w:rsid w:val="00A84036"/>
    <w:rsid w:val="00A845D7"/>
    <w:rsid w:val="00A86A83"/>
    <w:rsid w:val="00A86E53"/>
    <w:rsid w:val="00A87796"/>
    <w:rsid w:val="00A87B34"/>
    <w:rsid w:val="00A87F65"/>
    <w:rsid w:val="00A87FDC"/>
    <w:rsid w:val="00A90E6B"/>
    <w:rsid w:val="00A92DA6"/>
    <w:rsid w:val="00A93439"/>
    <w:rsid w:val="00A9356F"/>
    <w:rsid w:val="00A939D9"/>
    <w:rsid w:val="00A93AEA"/>
    <w:rsid w:val="00A93C6B"/>
    <w:rsid w:val="00A958FD"/>
    <w:rsid w:val="00A96900"/>
    <w:rsid w:val="00A96C23"/>
    <w:rsid w:val="00AA0712"/>
    <w:rsid w:val="00AA096C"/>
    <w:rsid w:val="00AA0B13"/>
    <w:rsid w:val="00AA1656"/>
    <w:rsid w:val="00AA217F"/>
    <w:rsid w:val="00AA21B9"/>
    <w:rsid w:val="00AA270A"/>
    <w:rsid w:val="00AA2895"/>
    <w:rsid w:val="00AA3C2B"/>
    <w:rsid w:val="00AA415D"/>
    <w:rsid w:val="00AA492E"/>
    <w:rsid w:val="00AA49AB"/>
    <w:rsid w:val="00AA4A73"/>
    <w:rsid w:val="00AA533A"/>
    <w:rsid w:val="00AA6DD0"/>
    <w:rsid w:val="00AA7555"/>
    <w:rsid w:val="00AA7772"/>
    <w:rsid w:val="00AA77CC"/>
    <w:rsid w:val="00AB00DB"/>
    <w:rsid w:val="00AB0BFF"/>
    <w:rsid w:val="00AB147E"/>
    <w:rsid w:val="00AB2F88"/>
    <w:rsid w:val="00AB4A66"/>
    <w:rsid w:val="00AB4DC7"/>
    <w:rsid w:val="00AB5AB7"/>
    <w:rsid w:val="00AB62D3"/>
    <w:rsid w:val="00AB688D"/>
    <w:rsid w:val="00AB6B91"/>
    <w:rsid w:val="00AB6BDF"/>
    <w:rsid w:val="00AB6D9B"/>
    <w:rsid w:val="00AB71C5"/>
    <w:rsid w:val="00AC10CB"/>
    <w:rsid w:val="00AC15F5"/>
    <w:rsid w:val="00AC1F6F"/>
    <w:rsid w:val="00AC2E85"/>
    <w:rsid w:val="00AC32B8"/>
    <w:rsid w:val="00AC3305"/>
    <w:rsid w:val="00AC382D"/>
    <w:rsid w:val="00AC3BF3"/>
    <w:rsid w:val="00AC3D75"/>
    <w:rsid w:val="00AC4236"/>
    <w:rsid w:val="00AC4ADD"/>
    <w:rsid w:val="00AC4E2A"/>
    <w:rsid w:val="00AC5F3B"/>
    <w:rsid w:val="00AC6478"/>
    <w:rsid w:val="00AC7184"/>
    <w:rsid w:val="00AD0851"/>
    <w:rsid w:val="00AD104E"/>
    <w:rsid w:val="00AD1299"/>
    <w:rsid w:val="00AD18BF"/>
    <w:rsid w:val="00AD1994"/>
    <w:rsid w:val="00AD1B63"/>
    <w:rsid w:val="00AD1E99"/>
    <w:rsid w:val="00AD218E"/>
    <w:rsid w:val="00AD2337"/>
    <w:rsid w:val="00AD2839"/>
    <w:rsid w:val="00AD2915"/>
    <w:rsid w:val="00AD3679"/>
    <w:rsid w:val="00AD455F"/>
    <w:rsid w:val="00AD4AB4"/>
    <w:rsid w:val="00AD63A5"/>
    <w:rsid w:val="00AD6D62"/>
    <w:rsid w:val="00AD6ECE"/>
    <w:rsid w:val="00AD6FC2"/>
    <w:rsid w:val="00AD72A9"/>
    <w:rsid w:val="00AD770D"/>
    <w:rsid w:val="00AE02D7"/>
    <w:rsid w:val="00AE0C79"/>
    <w:rsid w:val="00AE0E56"/>
    <w:rsid w:val="00AE1E99"/>
    <w:rsid w:val="00AE2439"/>
    <w:rsid w:val="00AE2BEB"/>
    <w:rsid w:val="00AE2D14"/>
    <w:rsid w:val="00AE2F40"/>
    <w:rsid w:val="00AE369A"/>
    <w:rsid w:val="00AE36B3"/>
    <w:rsid w:val="00AE49AA"/>
    <w:rsid w:val="00AE4D4C"/>
    <w:rsid w:val="00AE56DB"/>
    <w:rsid w:val="00AE5813"/>
    <w:rsid w:val="00AE592D"/>
    <w:rsid w:val="00AE63F0"/>
    <w:rsid w:val="00AE6AA4"/>
    <w:rsid w:val="00AE7009"/>
    <w:rsid w:val="00AE71D5"/>
    <w:rsid w:val="00AE7955"/>
    <w:rsid w:val="00AF05A6"/>
    <w:rsid w:val="00AF084C"/>
    <w:rsid w:val="00AF0C0D"/>
    <w:rsid w:val="00AF0EDB"/>
    <w:rsid w:val="00AF1147"/>
    <w:rsid w:val="00AF16FB"/>
    <w:rsid w:val="00AF1915"/>
    <w:rsid w:val="00AF1993"/>
    <w:rsid w:val="00AF2762"/>
    <w:rsid w:val="00AF352A"/>
    <w:rsid w:val="00AF3C6C"/>
    <w:rsid w:val="00AF3D48"/>
    <w:rsid w:val="00AF4298"/>
    <w:rsid w:val="00AF46BE"/>
    <w:rsid w:val="00AF5AD7"/>
    <w:rsid w:val="00AF5C1D"/>
    <w:rsid w:val="00AF6086"/>
    <w:rsid w:val="00AF62D0"/>
    <w:rsid w:val="00AF7FE6"/>
    <w:rsid w:val="00B00124"/>
    <w:rsid w:val="00B00804"/>
    <w:rsid w:val="00B00B51"/>
    <w:rsid w:val="00B019BB"/>
    <w:rsid w:val="00B01CB0"/>
    <w:rsid w:val="00B0295A"/>
    <w:rsid w:val="00B02BF6"/>
    <w:rsid w:val="00B032BB"/>
    <w:rsid w:val="00B0358A"/>
    <w:rsid w:val="00B03B4A"/>
    <w:rsid w:val="00B04654"/>
    <w:rsid w:val="00B04BB3"/>
    <w:rsid w:val="00B04EEC"/>
    <w:rsid w:val="00B06A7D"/>
    <w:rsid w:val="00B07D41"/>
    <w:rsid w:val="00B10C65"/>
    <w:rsid w:val="00B10FCA"/>
    <w:rsid w:val="00B11373"/>
    <w:rsid w:val="00B11666"/>
    <w:rsid w:val="00B118AE"/>
    <w:rsid w:val="00B11933"/>
    <w:rsid w:val="00B119BC"/>
    <w:rsid w:val="00B1274A"/>
    <w:rsid w:val="00B1332D"/>
    <w:rsid w:val="00B145C7"/>
    <w:rsid w:val="00B14970"/>
    <w:rsid w:val="00B14975"/>
    <w:rsid w:val="00B14E92"/>
    <w:rsid w:val="00B16238"/>
    <w:rsid w:val="00B16891"/>
    <w:rsid w:val="00B1693D"/>
    <w:rsid w:val="00B16EAF"/>
    <w:rsid w:val="00B178C9"/>
    <w:rsid w:val="00B2006E"/>
    <w:rsid w:val="00B20082"/>
    <w:rsid w:val="00B2043D"/>
    <w:rsid w:val="00B206F8"/>
    <w:rsid w:val="00B207F8"/>
    <w:rsid w:val="00B21415"/>
    <w:rsid w:val="00B215CF"/>
    <w:rsid w:val="00B21FE7"/>
    <w:rsid w:val="00B230AF"/>
    <w:rsid w:val="00B23A87"/>
    <w:rsid w:val="00B24101"/>
    <w:rsid w:val="00B24652"/>
    <w:rsid w:val="00B2484A"/>
    <w:rsid w:val="00B24913"/>
    <w:rsid w:val="00B24921"/>
    <w:rsid w:val="00B24F13"/>
    <w:rsid w:val="00B2574C"/>
    <w:rsid w:val="00B257FF"/>
    <w:rsid w:val="00B2590E"/>
    <w:rsid w:val="00B2599B"/>
    <w:rsid w:val="00B25AB2"/>
    <w:rsid w:val="00B25D70"/>
    <w:rsid w:val="00B25E73"/>
    <w:rsid w:val="00B267CD"/>
    <w:rsid w:val="00B3184F"/>
    <w:rsid w:val="00B33508"/>
    <w:rsid w:val="00B3355F"/>
    <w:rsid w:val="00B348AD"/>
    <w:rsid w:val="00B348CA"/>
    <w:rsid w:val="00B353EA"/>
    <w:rsid w:val="00B35935"/>
    <w:rsid w:val="00B35F4F"/>
    <w:rsid w:val="00B3600C"/>
    <w:rsid w:val="00B36277"/>
    <w:rsid w:val="00B365A2"/>
    <w:rsid w:val="00B37736"/>
    <w:rsid w:val="00B37841"/>
    <w:rsid w:val="00B40853"/>
    <w:rsid w:val="00B40D42"/>
    <w:rsid w:val="00B417B7"/>
    <w:rsid w:val="00B41F52"/>
    <w:rsid w:val="00B42E90"/>
    <w:rsid w:val="00B439D6"/>
    <w:rsid w:val="00B43E5D"/>
    <w:rsid w:val="00B44596"/>
    <w:rsid w:val="00B44E22"/>
    <w:rsid w:val="00B44EB7"/>
    <w:rsid w:val="00B4560E"/>
    <w:rsid w:val="00B47528"/>
    <w:rsid w:val="00B504E6"/>
    <w:rsid w:val="00B511EF"/>
    <w:rsid w:val="00B5160B"/>
    <w:rsid w:val="00B52789"/>
    <w:rsid w:val="00B52B39"/>
    <w:rsid w:val="00B52C3A"/>
    <w:rsid w:val="00B5302F"/>
    <w:rsid w:val="00B53B7E"/>
    <w:rsid w:val="00B53B85"/>
    <w:rsid w:val="00B53DAD"/>
    <w:rsid w:val="00B54761"/>
    <w:rsid w:val="00B54A40"/>
    <w:rsid w:val="00B556A3"/>
    <w:rsid w:val="00B557C6"/>
    <w:rsid w:val="00B557E2"/>
    <w:rsid w:val="00B55827"/>
    <w:rsid w:val="00B560C4"/>
    <w:rsid w:val="00B56E91"/>
    <w:rsid w:val="00B576BA"/>
    <w:rsid w:val="00B57C59"/>
    <w:rsid w:val="00B57DDA"/>
    <w:rsid w:val="00B601AA"/>
    <w:rsid w:val="00B601BE"/>
    <w:rsid w:val="00B616A6"/>
    <w:rsid w:val="00B6447A"/>
    <w:rsid w:val="00B65791"/>
    <w:rsid w:val="00B659A5"/>
    <w:rsid w:val="00B6728C"/>
    <w:rsid w:val="00B70D35"/>
    <w:rsid w:val="00B7115E"/>
    <w:rsid w:val="00B71D05"/>
    <w:rsid w:val="00B72178"/>
    <w:rsid w:val="00B72313"/>
    <w:rsid w:val="00B73543"/>
    <w:rsid w:val="00B73EDD"/>
    <w:rsid w:val="00B74150"/>
    <w:rsid w:val="00B74881"/>
    <w:rsid w:val="00B75AAF"/>
    <w:rsid w:val="00B76336"/>
    <w:rsid w:val="00B76386"/>
    <w:rsid w:val="00B768C0"/>
    <w:rsid w:val="00B77816"/>
    <w:rsid w:val="00B77CDE"/>
    <w:rsid w:val="00B77DEE"/>
    <w:rsid w:val="00B80CEF"/>
    <w:rsid w:val="00B819A2"/>
    <w:rsid w:val="00B824EB"/>
    <w:rsid w:val="00B843E2"/>
    <w:rsid w:val="00B84550"/>
    <w:rsid w:val="00B84E51"/>
    <w:rsid w:val="00B854A4"/>
    <w:rsid w:val="00B85B46"/>
    <w:rsid w:val="00B8630E"/>
    <w:rsid w:val="00B87769"/>
    <w:rsid w:val="00B87C6D"/>
    <w:rsid w:val="00B90745"/>
    <w:rsid w:val="00B910EF"/>
    <w:rsid w:val="00B91A4A"/>
    <w:rsid w:val="00B9211C"/>
    <w:rsid w:val="00B9233C"/>
    <w:rsid w:val="00B926CD"/>
    <w:rsid w:val="00B930A8"/>
    <w:rsid w:val="00B9366E"/>
    <w:rsid w:val="00B93CE1"/>
    <w:rsid w:val="00B95CEE"/>
    <w:rsid w:val="00B963BC"/>
    <w:rsid w:val="00B96679"/>
    <w:rsid w:val="00B9678F"/>
    <w:rsid w:val="00B967F8"/>
    <w:rsid w:val="00B96B9B"/>
    <w:rsid w:val="00B97006"/>
    <w:rsid w:val="00BA03D2"/>
    <w:rsid w:val="00BA1469"/>
    <w:rsid w:val="00BA2837"/>
    <w:rsid w:val="00BA2B0B"/>
    <w:rsid w:val="00BA3128"/>
    <w:rsid w:val="00BA3AF0"/>
    <w:rsid w:val="00BA3BD1"/>
    <w:rsid w:val="00BA3FFE"/>
    <w:rsid w:val="00BA494E"/>
    <w:rsid w:val="00BA4A3F"/>
    <w:rsid w:val="00BA4D5E"/>
    <w:rsid w:val="00BA5172"/>
    <w:rsid w:val="00BA534D"/>
    <w:rsid w:val="00BA566E"/>
    <w:rsid w:val="00BA5B22"/>
    <w:rsid w:val="00BA6045"/>
    <w:rsid w:val="00BA6598"/>
    <w:rsid w:val="00BA69C7"/>
    <w:rsid w:val="00BA7044"/>
    <w:rsid w:val="00BA73D5"/>
    <w:rsid w:val="00BA75AD"/>
    <w:rsid w:val="00BB0AD1"/>
    <w:rsid w:val="00BB0C10"/>
    <w:rsid w:val="00BB1072"/>
    <w:rsid w:val="00BB1470"/>
    <w:rsid w:val="00BB19DF"/>
    <w:rsid w:val="00BB25F0"/>
    <w:rsid w:val="00BB28BC"/>
    <w:rsid w:val="00BB2A80"/>
    <w:rsid w:val="00BB35A1"/>
    <w:rsid w:val="00BB40D4"/>
    <w:rsid w:val="00BB49F2"/>
    <w:rsid w:val="00BB4BD4"/>
    <w:rsid w:val="00BB6194"/>
    <w:rsid w:val="00BB68D3"/>
    <w:rsid w:val="00BB6EFC"/>
    <w:rsid w:val="00BB738E"/>
    <w:rsid w:val="00BB74B2"/>
    <w:rsid w:val="00BC06C2"/>
    <w:rsid w:val="00BC073B"/>
    <w:rsid w:val="00BC0D66"/>
    <w:rsid w:val="00BC1260"/>
    <w:rsid w:val="00BC173E"/>
    <w:rsid w:val="00BC198A"/>
    <w:rsid w:val="00BC1D03"/>
    <w:rsid w:val="00BC3E0F"/>
    <w:rsid w:val="00BC63BB"/>
    <w:rsid w:val="00BC75CF"/>
    <w:rsid w:val="00BD0972"/>
    <w:rsid w:val="00BD0BC5"/>
    <w:rsid w:val="00BD2327"/>
    <w:rsid w:val="00BD2810"/>
    <w:rsid w:val="00BD2BC3"/>
    <w:rsid w:val="00BD33BC"/>
    <w:rsid w:val="00BD3514"/>
    <w:rsid w:val="00BD3A32"/>
    <w:rsid w:val="00BD3B81"/>
    <w:rsid w:val="00BD4A0A"/>
    <w:rsid w:val="00BD4E4B"/>
    <w:rsid w:val="00BD53A7"/>
    <w:rsid w:val="00BD556B"/>
    <w:rsid w:val="00BD5B1F"/>
    <w:rsid w:val="00BD5B3C"/>
    <w:rsid w:val="00BD765B"/>
    <w:rsid w:val="00BD7A8C"/>
    <w:rsid w:val="00BD7F22"/>
    <w:rsid w:val="00BE0B81"/>
    <w:rsid w:val="00BE1308"/>
    <w:rsid w:val="00BE133F"/>
    <w:rsid w:val="00BE1F2F"/>
    <w:rsid w:val="00BE2608"/>
    <w:rsid w:val="00BE34DC"/>
    <w:rsid w:val="00BE4716"/>
    <w:rsid w:val="00BE5D7F"/>
    <w:rsid w:val="00BE6A44"/>
    <w:rsid w:val="00BE6BFA"/>
    <w:rsid w:val="00BE7BB3"/>
    <w:rsid w:val="00BF1F7D"/>
    <w:rsid w:val="00BF2333"/>
    <w:rsid w:val="00BF2E0A"/>
    <w:rsid w:val="00BF2E61"/>
    <w:rsid w:val="00BF2F4C"/>
    <w:rsid w:val="00BF38FA"/>
    <w:rsid w:val="00BF3A0F"/>
    <w:rsid w:val="00BF3B79"/>
    <w:rsid w:val="00BF4659"/>
    <w:rsid w:val="00BF471B"/>
    <w:rsid w:val="00BF4C17"/>
    <w:rsid w:val="00BF6579"/>
    <w:rsid w:val="00BF6F21"/>
    <w:rsid w:val="00C00289"/>
    <w:rsid w:val="00C00B5B"/>
    <w:rsid w:val="00C010D1"/>
    <w:rsid w:val="00C01206"/>
    <w:rsid w:val="00C020B7"/>
    <w:rsid w:val="00C02684"/>
    <w:rsid w:val="00C02CFE"/>
    <w:rsid w:val="00C030B9"/>
    <w:rsid w:val="00C031DA"/>
    <w:rsid w:val="00C03463"/>
    <w:rsid w:val="00C049FD"/>
    <w:rsid w:val="00C04FB3"/>
    <w:rsid w:val="00C07FC9"/>
    <w:rsid w:val="00C1128F"/>
    <w:rsid w:val="00C12140"/>
    <w:rsid w:val="00C124EB"/>
    <w:rsid w:val="00C13B4D"/>
    <w:rsid w:val="00C14604"/>
    <w:rsid w:val="00C14BF8"/>
    <w:rsid w:val="00C153FD"/>
    <w:rsid w:val="00C15472"/>
    <w:rsid w:val="00C15F75"/>
    <w:rsid w:val="00C16578"/>
    <w:rsid w:val="00C16AE1"/>
    <w:rsid w:val="00C17415"/>
    <w:rsid w:val="00C17674"/>
    <w:rsid w:val="00C20220"/>
    <w:rsid w:val="00C20328"/>
    <w:rsid w:val="00C20727"/>
    <w:rsid w:val="00C20DF9"/>
    <w:rsid w:val="00C2135B"/>
    <w:rsid w:val="00C21D48"/>
    <w:rsid w:val="00C222FE"/>
    <w:rsid w:val="00C2289D"/>
    <w:rsid w:val="00C22C2D"/>
    <w:rsid w:val="00C239A0"/>
    <w:rsid w:val="00C23A08"/>
    <w:rsid w:val="00C2576F"/>
    <w:rsid w:val="00C259DC"/>
    <w:rsid w:val="00C26280"/>
    <w:rsid w:val="00C27405"/>
    <w:rsid w:val="00C277B2"/>
    <w:rsid w:val="00C30652"/>
    <w:rsid w:val="00C30ADB"/>
    <w:rsid w:val="00C31310"/>
    <w:rsid w:val="00C31CA4"/>
    <w:rsid w:val="00C338B6"/>
    <w:rsid w:val="00C339FD"/>
    <w:rsid w:val="00C33BB5"/>
    <w:rsid w:val="00C33CA3"/>
    <w:rsid w:val="00C34B18"/>
    <w:rsid w:val="00C352C6"/>
    <w:rsid w:val="00C35C80"/>
    <w:rsid w:val="00C363B8"/>
    <w:rsid w:val="00C36AF9"/>
    <w:rsid w:val="00C40643"/>
    <w:rsid w:val="00C40EC2"/>
    <w:rsid w:val="00C41286"/>
    <w:rsid w:val="00C422C9"/>
    <w:rsid w:val="00C42A72"/>
    <w:rsid w:val="00C42AE1"/>
    <w:rsid w:val="00C439D4"/>
    <w:rsid w:val="00C44273"/>
    <w:rsid w:val="00C4468E"/>
    <w:rsid w:val="00C4486E"/>
    <w:rsid w:val="00C45640"/>
    <w:rsid w:val="00C46EA2"/>
    <w:rsid w:val="00C4726B"/>
    <w:rsid w:val="00C4726F"/>
    <w:rsid w:val="00C473D0"/>
    <w:rsid w:val="00C477CE"/>
    <w:rsid w:val="00C47F27"/>
    <w:rsid w:val="00C51790"/>
    <w:rsid w:val="00C519C7"/>
    <w:rsid w:val="00C52B47"/>
    <w:rsid w:val="00C532FD"/>
    <w:rsid w:val="00C538C4"/>
    <w:rsid w:val="00C5399D"/>
    <w:rsid w:val="00C53A4A"/>
    <w:rsid w:val="00C5438B"/>
    <w:rsid w:val="00C548D7"/>
    <w:rsid w:val="00C549F6"/>
    <w:rsid w:val="00C557F7"/>
    <w:rsid w:val="00C55B37"/>
    <w:rsid w:val="00C56D4B"/>
    <w:rsid w:val="00C573B5"/>
    <w:rsid w:val="00C5752C"/>
    <w:rsid w:val="00C57B48"/>
    <w:rsid w:val="00C57BD5"/>
    <w:rsid w:val="00C57E75"/>
    <w:rsid w:val="00C608F3"/>
    <w:rsid w:val="00C616B2"/>
    <w:rsid w:val="00C61AFF"/>
    <w:rsid w:val="00C6389F"/>
    <w:rsid w:val="00C645FF"/>
    <w:rsid w:val="00C65A1A"/>
    <w:rsid w:val="00C66876"/>
    <w:rsid w:val="00C6708F"/>
    <w:rsid w:val="00C67438"/>
    <w:rsid w:val="00C67F47"/>
    <w:rsid w:val="00C7175B"/>
    <w:rsid w:val="00C71E7F"/>
    <w:rsid w:val="00C7205B"/>
    <w:rsid w:val="00C728E8"/>
    <w:rsid w:val="00C75EE9"/>
    <w:rsid w:val="00C770E7"/>
    <w:rsid w:val="00C77D4F"/>
    <w:rsid w:val="00C80013"/>
    <w:rsid w:val="00C805F9"/>
    <w:rsid w:val="00C80FCD"/>
    <w:rsid w:val="00C81227"/>
    <w:rsid w:val="00C818C9"/>
    <w:rsid w:val="00C81DF1"/>
    <w:rsid w:val="00C8271E"/>
    <w:rsid w:val="00C82C51"/>
    <w:rsid w:val="00C830EE"/>
    <w:rsid w:val="00C83571"/>
    <w:rsid w:val="00C83838"/>
    <w:rsid w:val="00C83FD8"/>
    <w:rsid w:val="00C8416E"/>
    <w:rsid w:val="00C849ED"/>
    <w:rsid w:val="00C8610E"/>
    <w:rsid w:val="00C86521"/>
    <w:rsid w:val="00C90731"/>
    <w:rsid w:val="00C90BB9"/>
    <w:rsid w:val="00C90C27"/>
    <w:rsid w:val="00C914FF"/>
    <w:rsid w:val="00C91693"/>
    <w:rsid w:val="00C91D9C"/>
    <w:rsid w:val="00C9218F"/>
    <w:rsid w:val="00C92BBB"/>
    <w:rsid w:val="00C93856"/>
    <w:rsid w:val="00C94AD6"/>
    <w:rsid w:val="00C94D67"/>
    <w:rsid w:val="00C964A9"/>
    <w:rsid w:val="00C96B84"/>
    <w:rsid w:val="00C97E90"/>
    <w:rsid w:val="00CA06CC"/>
    <w:rsid w:val="00CA0ECA"/>
    <w:rsid w:val="00CA154C"/>
    <w:rsid w:val="00CA2D97"/>
    <w:rsid w:val="00CA3391"/>
    <w:rsid w:val="00CA362E"/>
    <w:rsid w:val="00CA3DAB"/>
    <w:rsid w:val="00CA4845"/>
    <w:rsid w:val="00CA4868"/>
    <w:rsid w:val="00CA4C40"/>
    <w:rsid w:val="00CA5137"/>
    <w:rsid w:val="00CA557A"/>
    <w:rsid w:val="00CA5B68"/>
    <w:rsid w:val="00CA5D7D"/>
    <w:rsid w:val="00CA79E3"/>
    <w:rsid w:val="00CA7DB4"/>
    <w:rsid w:val="00CB0097"/>
    <w:rsid w:val="00CB0DA8"/>
    <w:rsid w:val="00CB1051"/>
    <w:rsid w:val="00CB1BEA"/>
    <w:rsid w:val="00CB1D13"/>
    <w:rsid w:val="00CB2AF5"/>
    <w:rsid w:val="00CB35C4"/>
    <w:rsid w:val="00CB6045"/>
    <w:rsid w:val="00CB60F2"/>
    <w:rsid w:val="00CB6B9C"/>
    <w:rsid w:val="00CB719B"/>
    <w:rsid w:val="00CB77E7"/>
    <w:rsid w:val="00CB7B77"/>
    <w:rsid w:val="00CC0D83"/>
    <w:rsid w:val="00CC206E"/>
    <w:rsid w:val="00CC2F49"/>
    <w:rsid w:val="00CC3B5B"/>
    <w:rsid w:val="00CC3C20"/>
    <w:rsid w:val="00CC435D"/>
    <w:rsid w:val="00CC5014"/>
    <w:rsid w:val="00CC517B"/>
    <w:rsid w:val="00CC52FB"/>
    <w:rsid w:val="00CC68F6"/>
    <w:rsid w:val="00CC6CFD"/>
    <w:rsid w:val="00CD150A"/>
    <w:rsid w:val="00CD1C1D"/>
    <w:rsid w:val="00CD2271"/>
    <w:rsid w:val="00CD39E8"/>
    <w:rsid w:val="00CD3BCA"/>
    <w:rsid w:val="00CD50FB"/>
    <w:rsid w:val="00CD5D08"/>
    <w:rsid w:val="00CD6636"/>
    <w:rsid w:val="00CD7223"/>
    <w:rsid w:val="00CD74AD"/>
    <w:rsid w:val="00CD74F4"/>
    <w:rsid w:val="00CD79EB"/>
    <w:rsid w:val="00CE0AC9"/>
    <w:rsid w:val="00CE0F67"/>
    <w:rsid w:val="00CE16F0"/>
    <w:rsid w:val="00CE2065"/>
    <w:rsid w:val="00CE26BF"/>
    <w:rsid w:val="00CE2D32"/>
    <w:rsid w:val="00CE2FDD"/>
    <w:rsid w:val="00CE316F"/>
    <w:rsid w:val="00CE370F"/>
    <w:rsid w:val="00CE4903"/>
    <w:rsid w:val="00CE553B"/>
    <w:rsid w:val="00CE5544"/>
    <w:rsid w:val="00CE572A"/>
    <w:rsid w:val="00CE5A5A"/>
    <w:rsid w:val="00CE5D4F"/>
    <w:rsid w:val="00CE656B"/>
    <w:rsid w:val="00CE6908"/>
    <w:rsid w:val="00CE6E89"/>
    <w:rsid w:val="00CE6F7C"/>
    <w:rsid w:val="00CE7579"/>
    <w:rsid w:val="00CE7BF7"/>
    <w:rsid w:val="00CE7F34"/>
    <w:rsid w:val="00CF0229"/>
    <w:rsid w:val="00CF1640"/>
    <w:rsid w:val="00CF174A"/>
    <w:rsid w:val="00CF387E"/>
    <w:rsid w:val="00CF3CD9"/>
    <w:rsid w:val="00CF444E"/>
    <w:rsid w:val="00CF458E"/>
    <w:rsid w:val="00CF46AF"/>
    <w:rsid w:val="00CF4CFD"/>
    <w:rsid w:val="00CF4D54"/>
    <w:rsid w:val="00CF5071"/>
    <w:rsid w:val="00CF517F"/>
    <w:rsid w:val="00CF609F"/>
    <w:rsid w:val="00CF7030"/>
    <w:rsid w:val="00CF7844"/>
    <w:rsid w:val="00CF7BFB"/>
    <w:rsid w:val="00D00464"/>
    <w:rsid w:val="00D00738"/>
    <w:rsid w:val="00D00B05"/>
    <w:rsid w:val="00D00D1F"/>
    <w:rsid w:val="00D0113D"/>
    <w:rsid w:val="00D01214"/>
    <w:rsid w:val="00D02B2A"/>
    <w:rsid w:val="00D036BD"/>
    <w:rsid w:val="00D04055"/>
    <w:rsid w:val="00D043B3"/>
    <w:rsid w:val="00D04831"/>
    <w:rsid w:val="00D05A09"/>
    <w:rsid w:val="00D05B5F"/>
    <w:rsid w:val="00D05D53"/>
    <w:rsid w:val="00D05E7D"/>
    <w:rsid w:val="00D06472"/>
    <w:rsid w:val="00D064C9"/>
    <w:rsid w:val="00D07511"/>
    <w:rsid w:val="00D1008D"/>
    <w:rsid w:val="00D11DBC"/>
    <w:rsid w:val="00D12029"/>
    <w:rsid w:val="00D124CE"/>
    <w:rsid w:val="00D13F3D"/>
    <w:rsid w:val="00D14FED"/>
    <w:rsid w:val="00D16B0E"/>
    <w:rsid w:val="00D16E06"/>
    <w:rsid w:val="00D17F5B"/>
    <w:rsid w:val="00D201DA"/>
    <w:rsid w:val="00D20F22"/>
    <w:rsid w:val="00D217DA"/>
    <w:rsid w:val="00D239F3"/>
    <w:rsid w:val="00D23F7F"/>
    <w:rsid w:val="00D246EF"/>
    <w:rsid w:val="00D25DC4"/>
    <w:rsid w:val="00D26CBE"/>
    <w:rsid w:val="00D270AC"/>
    <w:rsid w:val="00D27CB3"/>
    <w:rsid w:val="00D30479"/>
    <w:rsid w:val="00D32630"/>
    <w:rsid w:val="00D332D6"/>
    <w:rsid w:val="00D353F7"/>
    <w:rsid w:val="00D35E43"/>
    <w:rsid w:val="00D36CF3"/>
    <w:rsid w:val="00D378A9"/>
    <w:rsid w:val="00D4047D"/>
    <w:rsid w:val="00D407F0"/>
    <w:rsid w:val="00D418AA"/>
    <w:rsid w:val="00D41CDC"/>
    <w:rsid w:val="00D42ED3"/>
    <w:rsid w:val="00D434F2"/>
    <w:rsid w:val="00D446F7"/>
    <w:rsid w:val="00D455E6"/>
    <w:rsid w:val="00D456A6"/>
    <w:rsid w:val="00D45A2F"/>
    <w:rsid w:val="00D46910"/>
    <w:rsid w:val="00D46BC1"/>
    <w:rsid w:val="00D50589"/>
    <w:rsid w:val="00D50DC4"/>
    <w:rsid w:val="00D512EA"/>
    <w:rsid w:val="00D51977"/>
    <w:rsid w:val="00D51B01"/>
    <w:rsid w:val="00D52E9C"/>
    <w:rsid w:val="00D531AF"/>
    <w:rsid w:val="00D53352"/>
    <w:rsid w:val="00D5380F"/>
    <w:rsid w:val="00D539CA"/>
    <w:rsid w:val="00D549A4"/>
    <w:rsid w:val="00D54AA0"/>
    <w:rsid w:val="00D5530D"/>
    <w:rsid w:val="00D55CE7"/>
    <w:rsid w:val="00D56D3A"/>
    <w:rsid w:val="00D56FD5"/>
    <w:rsid w:val="00D5717D"/>
    <w:rsid w:val="00D57388"/>
    <w:rsid w:val="00D6005E"/>
    <w:rsid w:val="00D604A6"/>
    <w:rsid w:val="00D60ECF"/>
    <w:rsid w:val="00D6137D"/>
    <w:rsid w:val="00D61FD2"/>
    <w:rsid w:val="00D62D71"/>
    <w:rsid w:val="00D62FCE"/>
    <w:rsid w:val="00D63772"/>
    <w:rsid w:val="00D63D65"/>
    <w:rsid w:val="00D646BC"/>
    <w:rsid w:val="00D64AE4"/>
    <w:rsid w:val="00D65E06"/>
    <w:rsid w:val="00D66420"/>
    <w:rsid w:val="00D66AA7"/>
    <w:rsid w:val="00D6701B"/>
    <w:rsid w:val="00D679F2"/>
    <w:rsid w:val="00D711C9"/>
    <w:rsid w:val="00D72421"/>
    <w:rsid w:val="00D72513"/>
    <w:rsid w:val="00D728D1"/>
    <w:rsid w:val="00D73EC1"/>
    <w:rsid w:val="00D741E1"/>
    <w:rsid w:val="00D74721"/>
    <w:rsid w:val="00D7622B"/>
    <w:rsid w:val="00D76A02"/>
    <w:rsid w:val="00D77414"/>
    <w:rsid w:val="00D809EE"/>
    <w:rsid w:val="00D811FC"/>
    <w:rsid w:val="00D82891"/>
    <w:rsid w:val="00D8447D"/>
    <w:rsid w:val="00D845F6"/>
    <w:rsid w:val="00D85029"/>
    <w:rsid w:val="00D87DE0"/>
    <w:rsid w:val="00D87FD0"/>
    <w:rsid w:val="00D90B67"/>
    <w:rsid w:val="00D91085"/>
    <w:rsid w:val="00D910D9"/>
    <w:rsid w:val="00D91748"/>
    <w:rsid w:val="00D922D7"/>
    <w:rsid w:val="00D9270D"/>
    <w:rsid w:val="00D930C3"/>
    <w:rsid w:val="00D935DD"/>
    <w:rsid w:val="00D938AE"/>
    <w:rsid w:val="00D93DE5"/>
    <w:rsid w:val="00D93DFB"/>
    <w:rsid w:val="00D93EF9"/>
    <w:rsid w:val="00D946F3"/>
    <w:rsid w:val="00D955D7"/>
    <w:rsid w:val="00D9567E"/>
    <w:rsid w:val="00D95A23"/>
    <w:rsid w:val="00D966C0"/>
    <w:rsid w:val="00D96F69"/>
    <w:rsid w:val="00D9732F"/>
    <w:rsid w:val="00D979B2"/>
    <w:rsid w:val="00D97F92"/>
    <w:rsid w:val="00DA199B"/>
    <w:rsid w:val="00DA26B8"/>
    <w:rsid w:val="00DA28B5"/>
    <w:rsid w:val="00DA30EB"/>
    <w:rsid w:val="00DA3C3B"/>
    <w:rsid w:val="00DA4323"/>
    <w:rsid w:val="00DA48F8"/>
    <w:rsid w:val="00DA502B"/>
    <w:rsid w:val="00DA52FD"/>
    <w:rsid w:val="00DA5457"/>
    <w:rsid w:val="00DA557C"/>
    <w:rsid w:val="00DA59EE"/>
    <w:rsid w:val="00DA725C"/>
    <w:rsid w:val="00DA785B"/>
    <w:rsid w:val="00DA79EB"/>
    <w:rsid w:val="00DA7A8D"/>
    <w:rsid w:val="00DA7C69"/>
    <w:rsid w:val="00DB104C"/>
    <w:rsid w:val="00DB2523"/>
    <w:rsid w:val="00DB2BAB"/>
    <w:rsid w:val="00DB2C76"/>
    <w:rsid w:val="00DB3B99"/>
    <w:rsid w:val="00DB3D6F"/>
    <w:rsid w:val="00DB47A6"/>
    <w:rsid w:val="00DB51C5"/>
    <w:rsid w:val="00DB54F5"/>
    <w:rsid w:val="00DB6ECF"/>
    <w:rsid w:val="00DB6F86"/>
    <w:rsid w:val="00DB7212"/>
    <w:rsid w:val="00DB770F"/>
    <w:rsid w:val="00DB78E0"/>
    <w:rsid w:val="00DB7A24"/>
    <w:rsid w:val="00DB7E45"/>
    <w:rsid w:val="00DC0060"/>
    <w:rsid w:val="00DC10B0"/>
    <w:rsid w:val="00DC3518"/>
    <w:rsid w:val="00DC374E"/>
    <w:rsid w:val="00DC3FCB"/>
    <w:rsid w:val="00DC4388"/>
    <w:rsid w:val="00DC4CE0"/>
    <w:rsid w:val="00DC6200"/>
    <w:rsid w:val="00DC65F7"/>
    <w:rsid w:val="00DC7EDC"/>
    <w:rsid w:val="00DD0671"/>
    <w:rsid w:val="00DD136E"/>
    <w:rsid w:val="00DD1FF3"/>
    <w:rsid w:val="00DD4E60"/>
    <w:rsid w:val="00DD665C"/>
    <w:rsid w:val="00DD6905"/>
    <w:rsid w:val="00DD7FD9"/>
    <w:rsid w:val="00DE0359"/>
    <w:rsid w:val="00DE1813"/>
    <w:rsid w:val="00DE190B"/>
    <w:rsid w:val="00DE194A"/>
    <w:rsid w:val="00DE1EE9"/>
    <w:rsid w:val="00DE2A44"/>
    <w:rsid w:val="00DE3C52"/>
    <w:rsid w:val="00DE4060"/>
    <w:rsid w:val="00DE4869"/>
    <w:rsid w:val="00DE4A50"/>
    <w:rsid w:val="00DE5D13"/>
    <w:rsid w:val="00DE5F44"/>
    <w:rsid w:val="00DE6692"/>
    <w:rsid w:val="00DE7DE8"/>
    <w:rsid w:val="00DF0597"/>
    <w:rsid w:val="00DF06A2"/>
    <w:rsid w:val="00DF1959"/>
    <w:rsid w:val="00DF4424"/>
    <w:rsid w:val="00DF45F8"/>
    <w:rsid w:val="00DF4BE1"/>
    <w:rsid w:val="00DF4E47"/>
    <w:rsid w:val="00DF5910"/>
    <w:rsid w:val="00DF70A2"/>
    <w:rsid w:val="00DF7620"/>
    <w:rsid w:val="00DF7896"/>
    <w:rsid w:val="00E0259F"/>
    <w:rsid w:val="00E027E2"/>
    <w:rsid w:val="00E02C69"/>
    <w:rsid w:val="00E02CDE"/>
    <w:rsid w:val="00E02E04"/>
    <w:rsid w:val="00E03B52"/>
    <w:rsid w:val="00E042DD"/>
    <w:rsid w:val="00E04554"/>
    <w:rsid w:val="00E04B9E"/>
    <w:rsid w:val="00E04F52"/>
    <w:rsid w:val="00E0505A"/>
    <w:rsid w:val="00E059BA"/>
    <w:rsid w:val="00E05DC8"/>
    <w:rsid w:val="00E0695E"/>
    <w:rsid w:val="00E07F04"/>
    <w:rsid w:val="00E107B3"/>
    <w:rsid w:val="00E11589"/>
    <w:rsid w:val="00E12014"/>
    <w:rsid w:val="00E12F21"/>
    <w:rsid w:val="00E13548"/>
    <w:rsid w:val="00E13A20"/>
    <w:rsid w:val="00E14261"/>
    <w:rsid w:val="00E14F49"/>
    <w:rsid w:val="00E155FD"/>
    <w:rsid w:val="00E15DD0"/>
    <w:rsid w:val="00E15EC9"/>
    <w:rsid w:val="00E16813"/>
    <w:rsid w:val="00E16F3F"/>
    <w:rsid w:val="00E1705A"/>
    <w:rsid w:val="00E172DE"/>
    <w:rsid w:val="00E17361"/>
    <w:rsid w:val="00E17374"/>
    <w:rsid w:val="00E2018D"/>
    <w:rsid w:val="00E208AA"/>
    <w:rsid w:val="00E215B5"/>
    <w:rsid w:val="00E21DDD"/>
    <w:rsid w:val="00E221D4"/>
    <w:rsid w:val="00E22307"/>
    <w:rsid w:val="00E22509"/>
    <w:rsid w:val="00E23166"/>
    <w:rsid w:val="00E23325"/>
    <w:rsid w:val="00E23993"/>
    <w:rsid w:val="00E241EB"/>
    <w:rsid w:val="00E25031"/>
    <w:rsid w:val="00E265CF"/>
    <w:rsid w:val="00E27D2B"/>
    <w:rsid w:val="00E27FC9"/>
    <w:rsid w:val="00E3259D"/>
    <w:rsid w:val="00E3289F"/>
    <w:rsid w:val="00E331B1"/>
    <w:rsid w:val="00E332DC"/>
    <w:rsid w:val="00E333E2"/>
    <w:rsid w:val="00E33DC2"/>
    <w:rsid w:val="00E3402D"/>
    <w:rsid w:val="00E34A32"/>
    <w:rsid w:val="00E34B27"/>
    <w:rsid w:val="00E3724F"/>
    <w:rsid w:val="00E372DA"/>
    <w:rsid w:val="00E377B2"/>
    <w:rsid w:val="00E40577"/>
    <w:rsid w:val="00E41396"/>
    <w:rsid w:val="00E4148B"/>
    <w:rsid w:val="00E41700"/>
    <w:rsid w:val="00E424D0"/>
    <w:rsid w:val="00E4272B"/>
    <w:rsid w:val="00E42D13"/>
    <w:rsid w:val="00E43110"/>
    <w:rsid w:val="00E436C0"/>
    <w:rsid w:val="00E43B61"/>
    <w:rsid w:val="00E43C14"/>
    <w:rsid w:val="00E43F40"/>
    <w:rsid w:val="00E443A3"/>
    <w:rsid w:val="00E454AE"/>
    <w:rsid w:val="00E454B4"/>
    <w:rsid w:val="00E45A35"/>
    <w:rsid w:val="00E45DCB"/>
    <w:rsid w:val="00E50C48"/>
    <w:rsid w:val="00E516D2"/>
    <w:rsid w:val="00E5188B"/>
    <w:rsid w:val="00E52CB0"/>
    <w:rsid w:val="00E538F1"/>
    <w:rsid w:val="00E54083"/>
    <w:rsid w:val="00E5421C"/>
    <w:rsid w:val="00E557A5"/>
    <w:rsid w:val="00E562D3"/>
    <w:rsid w:val="00E56680"/>
    <w:rsid w:val="00E567A1"/>
    <w:rsid w:val="00E56929"/>
    <w:rsid w:val="00E56B81"/>
    <w:rsid w:val="00E57051"/>
    <w:rsid w:val="00E6028B"/>
    <w:rsid w:val="00E6054A"/>
    <w:rsid w:val="00E605DE"/>
    <w:rsid w:val="00E60A27"/>
    <w:rsid w:val="00E61656"/>
    <w:rsid w:val="00E61A17"/>
    <w:rsid w:val="00E62FF7"/>
    <w:rsid w:val="00E649AE"/>
    <w:rsid w:val="00E6510D"/>
    <w:rsid w:val="00E65830"/>
    <w:rsid w:val="00E6594A"/>
    <w:rsid w:val="00E65D98"/>
    <w:rsid w:val="00E66B55"/>
    <w:rsid w:val="00E66EAD"/>
    <w:rsid w:val="00E6778D"/>
    <w:rsid w:val="00E67D23"/>
    <w:rsid w:val="00E70406"/>
    <w:rsid w:val="00E712EC"/>
    <w:rsid w:val="00E714ED"/>
    <w:rsid w:val="00E72298"/>
    <w:rsid w:val="00E73177"/>
    <w:rsid w:val="00E74718"/>
    <w:rsid w:val="00E74D88"/>
    <w:rsid w:val="00E75631"/>
    <w:rsid w:val="00E75E71"/>
    <w:rsid w:val="00E75F5B"/>
    <w:rsid w:val="00E7697A"/>
    <w:rsid w:val="00E76AD6"/>
    <w:rsid w:val="00E76AF3"/>
    <w:rsid w:val="00E772CE"/>
    <w:rsid w:val="00E80930"/>
    <w:rsid w:val="00E80EDD"/>
    <w:rsid w:val="00E81AE6"/>
    <w:rsid w:val="00E81E15"/>
    <w:rsid w:val="00E8292F"/>
    <w:rsid w:val="00E845BF"/>
    <w:rsid w:val="00E84B34"/>
    <w:rsid w:val="00E851FC"/>
    <w:rsid w:val="00E85432"/>
    <w:rsid w:val="00E854FD"/>
    <w:rsid w:val="00E855FE"/>
    <w:rsid w:val="00E86A65"/>
    <w:rsid w:val="00E86E29"/>
    <w:rsid w:val="00E87B13"/>
    <w:rsid w:val="00E90D7B"/>
    <w:rsid w:val="00E90F8F"/>
    <w:rsid w:val="00E925AD"/>
    <w:rsid w:val="00E92A81"/>
    <w:rsid w:val="00E93F37"/>
    <w:rsid w:val="00E940E2"/>
    <w:rsid w:val="00E94A7D"/>
    <w:rsid w:val="00E94FE0"/>
    <w:rsid w:val="00E95A7C"/>
    <w:rsid w:val="00E95BC1"/>
    <w:rsid w:val="00E978C5"/>
    <w:rsid w:val="00EA18C1"/>
    <w:rsid w:val="00EA1CC6"/>
    <w:rsid w:val="00EA2261"/>
    <w:rsid w:val="00EA2A26"/>
    <w:rsid w:val="00EA2E9E"/>
    <w:rsid w:val="00EA3CF2"/>
    <w:rsid w:val="00EA40F3"/>
    <w:rsid w:val="00EA54F6"/>
    <w:rsid w:val="00EA5E24"/>
    <w:rsid w:val="00EA6127"/>
    <w:rsid w:val="00EA6796"/>
    <w:rsid w:val="00EA69AC"/>
    <w:rsid w:val="00EA76EC"/>
    <w:rsid w:val="00EA7D2E"/>
    <w:rsid w:val="00EB04FE"/>
    <w:rsid w:val="00EB086F"/>
    <w:rsid w:val="00EB12AE"/>
    <w:rsid w:val="00EB2521"/>
    <w:rsid w:val="00EB2964"/>
    <w:rsid w:val="00EB2ABD"/>
    <w:rsid w:val="00EB3893"/>
    <w:rsid w:val="00EB4B71"/>
    <w:rsid w:val="00EB52EB"/>
    <w:rsid w:val="00EB5D3F"/>
    <w:rsid w:val="00EB60D3"/>
    <w:rsid w:val="00EB6186"/>
    <w:rsid w:val="00EB6C25"/>
    <w:rsid w:val="00EB6E97"/>
    <w:rsid w:val="00EB70EC"/>
    <w:rsid w:val="00EB7F61"/>
    <w:rsid w:val="00EC0C8F"/>
    <w:rsid w:val="00EC2228"/>
    <w:rsid w:val="00EC3098"/>
    <w:rsid w:val="00EC339A"/>
    <w:rsid w:val="00EC3923"/>
    <w:rsid w:val="00EC414D"/>
    <w:rsid w:val="00EC4498"/>
    <w:rsid w:val="00EC58B8"/>
    <w:rsid w:val="00EC58D4"/>
    <w:rsid w:val="00EC5E7B"/>
    <w:rsid w:val="00EC6227"/>
    <w:rsid w:val="00EC7020"/>
    <w:rsid w:val="00EC767E"/>
    <w:rsid w:val="00ED04D2"/>
    <w:rsid w:val="00ED193F"/>
    <w:rsid w:val="00ED209C"/>
    <w:rsid w:val="00ED242B"/>
    <w:rsid w:val="00ED2472"/>
    <w:rsid w:val="00ED3094"/>
    <w:rsid w:val="00ED37DA"/>
    <w:rsid w:val="00ED4650"/>
    <w:rsid w:val="00ED4DC1"/>
    <w:rsid w:val="00ED594B"/>
    <w:rsid w:val="00ED5DA4"/>
    <w:rsid w:val="00ED5EE7"/>
    <w:rsid w:val="00ED63D8"/>
    <w:rsid w:val="00ED6E23"/>
    <w:rsid w:val="00ED7BC6"/>
    <w:rsid w:val="00EE00CB"/>
    <w:rsid w:val="00EE0194"/>
    <w:rsid w:val="00EE01C1"/>
    <w:rsid w:val="00EE2FA0"/>
    <w:rsid w:val="00EE3F49"/>
    <w:rsid w:val="00EE4F1B"/>
    <w:rsid w:val="00EE4FBA"/>
    <w:rsid w:val="00EE5431"/>
    <w:rsid w:val="00EE5A24"/>
    <w:rsid w:val="00EE722E"/>
    <w:rsid w:val="00EE7C0B"/>
    <w:rsid w:val="00EF0CD2"/>
    <w:rsid w:val="00EF0E69"/>
    <w:rsid w:val="00EF11D9"/>
    <w:rsid w:val="00EF1491"/>
    <w:rsid w:val="00EF2C79"/>
    <w:rsid w:val="00EF3DBA"/>
    <w:rsid w:val="00EF4AAA"/>
    <w:rsid w:val="00EF5C26"/>
    <w:rsid w:val="00EF63B5"/>
    <w:rsid w:val="00EF6CEA"/>
    <w:rsid w:val="00EF794D"/>
    <w:rsid w:val="00F004F3"/>
    <w:rsid w:val="00F018C4"/>
    <w:rsid w:val="00F01E74"/>
    <w:rsid w:val="00F02094"/>
    <w:rsid w:val="00F03127"/>
    <w:rsid w:val="00F031DC"/>
    <w:rsid w:val="00F03228"/>
    <w:rsid w:val="00F03722"/>
    <w:rsid w:val="00F03A45"/>
    <w:rsid w:val="00F04C37"/>
    <w:rsid w:val="00F04CD5"/>
    <w:rsid w:val="00F04EEB"/>
    <w:rsid w:val="00F05B95"/>
    <w:rsid w:val="00F0679D"/>
    <w:rsid w:val="00F107F8"/>
    <w:rsid w:val="00F10884"/>
    <w:rsid w:val="00F10D48"/>
    <w:rsid w:val="00F11E66"/>
    <w:rsid w:val="00F12014"/>
    <w:rsid w:val="00F13513"/>
    <w:rsid w:val="00F13E15"/>
    <w:rsid w:val="00F1530F"/>
    <w:rsid w:val="00F1591E"/>
    <w:rsid w:val="00F169C9"/>
    <w:rsid w:val="00F169D3"/>
    <w:rsid w:val="00F1710C"/>
    <w:rsid w:val="00F205D9"/>
    <w:rsid w:val="00F21D2B"/>
    <w:rsid w:val="00F21F1B"/>
    <w:rsid w:val="00F22CEC"/>
    <w:rsid w:val="00F256AE"/>
    <w:rsid w:val="00F25AEA"/>
    <w:rsid w:val="00F26285"/>
    <w:rsid w:val="00F26451"/>
    <w:rsid w:val="00F266B9"/>
    <w:rsid w:val="00F26759"/>
    <w:rsid w:val="00F2685B"/>
    <w:rsid w:val="00F26C56"/>
    <w:rsid w:val="00F26F85"/>
    <w:rsid w:val="00F27490"/>
    <w:rsid w:val="00F276D5"/>
    <w:rsid w:val="00F27F95"/>
    <w:rsid w:val="00F30F9A"/>
    <w:rsid w:val="00F317AB"/>
    <w:rsid w:val="00F31995"/>
    <w:rsid w:val="00F32791"/>
    <w:rsid w:val="00F32B91"/>
    <w:rsid w:val="00F34D62"/>
    <w:rsid w:val="00F34D9A"/>
    <w:rsid w:val="00F3531C"/>
    <w:rsid w:val="00F36105"/>
    <w:rsid w:val="00F3740F"/>
    <w:rsid w:val="00F3789C"/>
    <w:rsid w:val="00F37A1C"/>
    <w:rsid w:val="00F401C4"/>
    <w:rsid w:val="00F40325"/>
    <w:rsid w:val="00F41310"/>
    <w:rsid w:val="00F41FBB"/>
    <w:rsid w:val="00F44D20"/>
    <w:rsid w:val="00F456BA"/>
    <w:rsid w:val="00F46B24"/>
    <w:rsid w:val="00F471C1"/>
    <w:rsid w:val="00F471D1"/>
    <w:rsid w:val="00F47412"/>
    <w:rsid w:val="00F47A9B"/>
    <w:rsid w:val="00F50739"/>
    <w:rsid w:val="00F51AA0"/>
    <w:rsid w:val="00F52211"/>
    <w:rsid w:val="00F5232C"/>
    <w:rsid w:val="00F52B6E"/>
    <w:rsid w:val="00F52C99"/>
    <w:rsid w:val="00F54463"/>
    <w:rsid w:val="00F54BBE"/>
    <w:rsid w:val="00F5513C"/>
    <w:rsid w:val="00F553D1"/>
    <w:rsid w:val="00F557B1"/>
    <w:rsid w:val="00F56800"/>
    <w:rsid w:val="00F57002"/>
    <w:rsid w:val="00F57446"/>
    <w:rsid w:val="00F6000A"/>
    <w:rsid w:val="00F60897"/>
    <w:rsid w:val="00F6134B"/>
    <w:rsid w:val="00F614FB"/>
    <w:rsid w:val="00F62B7E"/>
    <w:rsid w:val="00F6420D"/>
    <w:rsid w:val="00F6458C"/>
    <w:rsid w:val="00F64BDB"/>
    <w:rsid w:val="00F652EA"/>
    <w:rsid w:val="00F6541F"/>
    <w:rsid w:val="00F65A93"/>
    <w:rsid w:val="00F660EB"/>
    <w:rsid w:val="00F661ED"/>
    <w:rsid w:val="00F67398"/>
    <w:rsid w:val="00F675D4"/>
    <w:rsid w:val="00F67F6C"/>
    <w:rsid w:val="00F70F4E"/>
    <w:rsid w:val="00F716C1"/>
    <w:rsid w:val="00F72401"/>
    <w:rsid w:val="00F72436"/>
    <w:rsid w:val="00F74400"/>
    <w:rsid w:val="00F7485C"/>
    <w:rsid w:val="00F75D1D"/>
    <w:rsid w:val="00F7601C"/>
    <w:rsid w:val="00F76FE3"/>
    <w:rsid w:val="00F77C36"/>
    <w:rsid w:val="00F77E42"/>
    <w:rsid w:val="00F80416"/>
    <w:rsid w:val="00F81316"/>
    <w:rsid w:val="00F81AB2"/>
    <w:rsid w:val="00F81ACC"/>
    <w:rsid w:val="00F81EFA"/>
    <w:rsid w:val="00F8214A"/>
    <w:rsid w:val="00F829F5"/>
    <w:rsid w:val="00F82B29"/>
    <w:rsid w:val="00F82F17"/>
    <w:rsid w:val="00F844F7"/>
    <w:rsid w:val="00F854B7"/>
    <w:rsid w:val="00F859D4"/>
    <w:rsid w:val="00F867E6"/>
    <w:rsid w:val="00F87139"/>
    <w:rsid w:val="00F871EB"/>
    <w:rsid w:val="00F90682"/>
    <w:rsid w:val="00F91A35"/>
    <w:rsid w:val="00F93A0E"/>
    <w:rsid w:val="00F9411F"/>
    <w:rsid w:val="00F9437A"/>
    <w:rsid w:val="00F945CE"/>
    <w:rsid w:val="00F95088"/>
    <w:rsid w:val="00F9605E"/>
    <w:rsid w:val="00F960A2"/>
    <w:rsid w:val="00F965AB"/>
    <w:rsid w:val="00F96BD5"/>
    <w:rsid w:val="00F97565"/>
    <w:rsid w:val="00F979DC"/>
    <w:rsid w:val="00FA0104"/>
    <w:rsid w:val="00FA08A6"/>
    <w:rsid w:val="00FA0ACC"/>
    <w:rsid w:val="00FA1197"/>
    <w:rsid w:val="00FA1760"/>
    <w:rsid w:val="00FA1F2B"/>
    <w:rsid w:val="00FA1F7D"/>
    <w:rsid w:val="00FA2EFC"/>
    <w:rsid w:val="00FA377F"/>
    <w:rsid w:val="00FA429E"/>
    <w:rsid w:val="00FA4C69"/>
    <w:rsid w:val="00FA505F"/>
    <w:rsid w:val="00FA5694"/>
    <w:rsid w:val="00FA582A"/>
    <w:rsid w:val="00FA5CC6"/>
    <w:rsid w:val="00FA62AE"/>
    <w:rsid w:val="00FA66FA"/>
    <w:rsid w:val="00FA6C6A"/>
    <w:rsid w:val="00FA7E80"/>
    <w:rsid w:val="00FB39D8"/>
    <w:rsid w:val="00FB53DC"/>
    <w:rsid w:val="00FB5412"/>
    <w:rsid w:val="00FB576F"/>
    <w:rsid w:val="00FB5AC3"/>
    <w:rsid w:val="00FB5FC5"/>
    <w:rsid w:val="00FB718F"/>
    <w:rsid w:val="00FB73AE"/>
    <w:rsid w:val="00FB78BA"/>
    <w:rsid w:val="00FC0438"/>
    <w:rsid w:val="00FC0884"/>
    <w:rsid w:val="00FC1588"/>
    <w:rsid w:val="00FC2B71"/>
    <w:rsid w:val="00FC2D8A"/>
    <w:rsid w:val="00FC3D92"/>
    <w:rsid w:val="00FC40CC"/>
    <w:rsid w:val="00FC410D"/>
    <w:rsid w:val="00FC43DB"/>
    <w:rsid w:val="00FC4786"/>
    <w:rsid w:val="00FC487C"/>
    <w:rsid w:val="00FC49BC"/>
    <w:rsid w:val="00FC5EBC"/>
    <w:rsid w:val="00FC6A66"/>
    <w:rsid w:val="00FC70F9"/>
    <w:rsid w:val="00FC7500"/>
    <w:rsid w:val="00FC7F88"/>
    <w:rsid w:val="00FD1141"/>
    <w:rsid w:val="00FD1368"/>
    <w:rsid w:val="00FD1CCF"/>
    <w:rsid w:val="00FD22D9"/>
    <w:rsid w:val="00FD3232"/>
    <w:rsid w:val="00FD3E9A"/>
    <w:rsid w:val="00FD598F"/>
    <w:rsid w:val="00FD5ACC"/>
    <w:rsid w:val="00FD5D9C"/>
    <w:rsid w:val="00FD7283"/>
    <w:rsid w:val="00FD77DB"/>
    <w:rsid w:val="00FD78C4"/>
    <w:rsid w:val="00FD79B1"/>
    <w:rsid w:val="00FE0696"/>
    <w:rsid w:val="00FE06D1"/>
    <w:rsid w:val="00FE0784"/>
    <w:rsid w:val="00FE14F6"/>
    <w:rsid w:val="00FE1AE9"/>
    <w:rsid w:val="00FE2799"/>
    <w:rsid w:val="00FE2BB1"/>
    <w:rsid w:val="00FE3399"/>
    <w:rsid w:val="00FE39A0"/>
    <w:rsid w:val="00FE3F8B"/>
    <w:rsid w:val="00FE3FB7"/>
    <w:rsid w:val="00FE42C0"/>
    <w:rsid w:val="00FE55C1"/>
    <w:rsid w:val="00FE564D"/>
    <w:rsid w:val="00FE59CD"/>
    <w:rsid w:val="00FE5B22"/>
    <w:rsid w:val="00FE5CD4"/>
    <w:rsid w:val="00FE5EE4"/>
    <w:rsid w:val="00FE6863"/>
    <w:rsid w:val="00FE6906"/>
    <w:rsid w:val="00FE742D"/>
    <w:rsid w:val="00FE7486"/>
    <w:rsid w:val="00FE7C89"/>
    <w:rsid w:val="00FF25E7"/>
    <w:rsid w:val="00FF2A55"/>
    <w:rsid w:val="00FF47C3"/>
    <w:rsid w:val="00FF47D1"/>
    <w:rsid w:val="00FF54F1"/>
    <w:rsid w:val="00FF57A5"/>
    <w:rsid w:val="00FF5821"/>
    <w:rsid w:val="00FF5E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CC3C20"/>
    <w:pPr>
      <w:widowControl w:val="0"/>
      <w:snapToGrid w:val="0"/>
      <w:spacing w:line="360" w:lineRule="auto"/>
    </w:pPr>
    <w:rPr>
      <w:rFonts w:ascii="Georgia" w:eastAsia="Georgia" w:hAnsi="Georgia" w:cs="Calibri"/>
      <w:kern w:val="2"/>
      <w:sz w:val="24"/>
      <w:szCs w:val="22"/>
    </w:rPr>
  </w:style>
  <w:style w:type="paragraph" w:styleId="1">
    <w:name w:val="heading 1"/>
    <w:basedOn w:val="a0"/>
    <w:next w:val="a0"/>
    <w:link w:val="10"/>
    <w:qFormat/>
    <w:rsid w:val="000F42B8"/>
    <w:pPr>
      <w:widowControl/>
      <w:numPr>
        <w:numId w:val="2"/>
      </w:numPr>
      <w:spacing w:beforeLines="100" w:before="100" w:afterLines="50" w:after="50"/>
      <w:outlineLvl w:val="0"/>
    </w:pPr>
    <w:rPr>
      <w:rFonts w:ascii="Lucida Sans Unicode" w:eastAsia="Lucida Sans Unicode" w:hAnsi="Lucida Sans Unicode" w:cs="Lucida Sans Unicode"/>
      <w:b/>
      <w:kern w:val="0"/>
      <w:sz w:val="32"/>
      <w:szCs w:val="32"/>
    </w:rPr>
  </w:style>
  <w:style w:type="paragraph" w:styleId="21">
    <w:name w:val="heading 2"/>
    <w:basedOn w:val="1"/>
    <w:next w:val="a0"/>
    <w:link w:val="22"/>
    <w:qFormat/>
    <w:rsid w:val="000F42B8"/>
    <w:pPr>
      <w:numPr>
        <w:ilvl w:val="1"/>
      </w:numPr>
      <w:tabs>
        <w:tab w:val="clear" w:pos="3902"/>
        <w:tab w:val="num" w:pos="216"/>
      </w:tabs>
      <w:adjustRightInd w:val="0"/>
      <w:spacing w:beforeLines="50" w:before="50" w:afterLines="0" w:after="0"/>
      <w:ind w:left="216"/>
      <w:outlineLvl w:val="1"/>
    </w:pPr>
    <w:rPr>
      <w:sz w:val="28"/>
      <w:szCs w:val="26"/>
    </w:rPr>
  </w:style>
  <w:style w:type="paragraph" w:styleId="31">
    <w:name w:val="heading 3"/>
    <w:basedOn w:val="21"/>
    <w:next w:val="a0"/>
    <w:link w:val="32"/>
    <w:qFormat/>
    <w:rsid w:val="008973D6"/>
    <w:pPr>
      <w:numPr>
        <w:ilvl w:val="2"/>
      </w:numPr>
      <w:outlineLvl w:val="2"/>
    </w:pPr>
    <w:rPr>
      <w:sz w:val="24"/>
      <w:szCs w:val="24"/>
    </w:rPr>
  </w:style>
  <w:style w:type="paragraph" w:styleId="41">
    <w:name w:val="heading 4"/>
    <w:basedOn w:val="31"/>
    <w:next w:val="Normal4"/>
    <w:link w:val="42"/>
    <w:qFormat/>
    <w:rsid w:val="008973D6"/>
    <w:pPr>
      <w:numPr>
        <w:ilvl w:val="3"/>
      </w:numPr>
      <w:spacing w:beforeLines="0" w:before="0"/>
      <w:outlineLvl w:val="3"/>
    </w:pPr>
    <w:rPr>
      <w:color w:val="000000"/>
      <w:sz w:val="22"/>
      <w:szCs w:val="22"/>
    </w:rPr>
  </w:style>
  <w:style w:type="paragraph" w:styleId="51">
    <w:name w:val="heading 5"/>
    <w:basedOn w:val="41"/>
    <w:next w:val="Normal4"/>
    <w:link w:val="52"/>
    <w:qFormat/>
    <w:rsid w:val="008973D6"/>
    <w:pPr>
      <w:numPr>
        <w:ilvl w:val="4"/>
      </w:numPr>
      <w:autoSpaceDE w:val="0"/>
      <w:autoSpaceDN w:val="0"/>
      <w:outlineLvl w:val="4"/>
    </w:pPr>
  </w:style>
  <w:style w:type="paragraph" w:styleId="6">
    <w:name w:val="heading 6"/>
    <w:basedOn w:val="a0"/>
    <w:next w:val="a0"/>
    <w:link w:val="60"/>
    <w:qFormat/>
    <w:rsid w:val="002B2F13"/>
    <w:pPr>
      <w:keepNext/>
      <w:spacing w:line="720" w:lineRule="auto"/>
      <w:ind w:leftChars="200" w:left="200"/>
      <w:outlineLvl w:val="5"/>
    </w:pPr>
    <w:rPr>
      <w:rFonts w:ascii="Arial" w:eastAsia="新細明體" w:hAnsi="Arial" w:cs="Times New Roman"/>
      <w:sz w:val="36"/>
      <w:szCs w:val="36"/>
    </w:rPr>
  </w:style>
  <w:style w:type="paragraph" w:styleId="7">
    <w:name w:val="heading 7"/>
    <w:basedOn w:val="a0"/>
    <w:next w:val="a0"/>
    <w:link w:val="70"/>
    <w:qFormat/>
    <w:rsid w:val="002B2F13"/>
    <w:pPr>
      <w:keepNext/>
      <w:spacing w:line="720" w:lineRule="auto"/>
      <w:ind w:leftChars="400" w:left="400"/>
      <w:outlineLvl w:val="6"/>
    </w:pPr>
    <w:rPr>
      <w:rFonts w:ascii="Arial" w:eastAsia="新細明體" w:hAnsi="Arial" w:cs="Times New Roman"/>
      <w:b/>
      <w:bCs/>
      <w:sz w:val="36"/>
      <w:szCs w:val="36"/>
    </w:rPr>
  </w:style>
  <w:style w:type="paragraph" w:styleId="8">
    <w:name w:val="heading 8"/>
    <w:basedOn w:val="a0"/>
    <w:next w:val="a0"/>
    <w:link w:val="80"/>
    <w:qFormat/>
    <w:rsid w:val="002B2F13"/>
    <w:pPr>
      <w:keepNext/>
      <w:spacing w:line="720" w:lineRule="auto"/>
      <w:ind w:leftChars="400" w:left="400"/>
      <w:outlineLvl w:val="7"/>
    </w:pPr>
    <w:rPr>
      <w:rFonts w:ascii="Arial" w:eastAsia="新細明體" w:hAnsi="Arial" w:cs="Times New Roman"/>
      <w:sz w:val="36"/>
      <w:szCs w:val="36"/>
    </w:rPr>
  </w:style>
  <w:style w:type="paragraph" w:styleId="9">
    <w:name w:val="heading 9"/>
    <w:basedOn w:val="a0"/>
    <w:next w:val="a0"/>
    <w:link w:val="90"/>
    <w:qFormat/>
    <w:rsid w:val="002B2F13"/>
    <w:pPr>
      <w:keepNext/>
      <w:spacing w:line="720" w:lineRule="auto"/>
      <w:ind w:leftChars="400" w:left="400"/>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Index">
    <w:name w:val="Index"/>
    <w:basedOn w:val="a0"/>
    <w:rsid w:val="00C97E90"/>
    <w:pPr>
      <w:jc w:val="right"/>
    </w:pPr>
    <w:rPr>
      <w:b/>
      <w:color w:val="333399"/>
      <w:sz w:val="32"/>
      <w:szCs w:val="32"/>
    </w:rPr>
  </w:style>
  <w:style w:type="paragraph" w:customStyle="1" w:styleId="Procedure">
    <w:name w:val="Procedure"/>
    <w:basedOn w:val="a0"/>
    <w:rsid w:val="002B0DBC"/>
    <w:pPr>
      <w:numPr>
        <w:numId w:val="14"/>
      </w:numPr>
      <w:spacing w:before="60" w:after="60"/>
    </w:pPr>
    <w:rPr>
      <w:rFonts w:ascii="Consolas" w:eastAsia="Consolas" w:hAnsi="Consolas" w:cs="Consolas"/>
    </w:rPr>
  </w:style>
  <w:style w:type="paragraph" w:styleId="a4">
    <w:name w:val="header"/>
    <w:basedOn w:val="a0"/>
    <w:next w:val="a0"/>
    <w:link w:val="a5"/>
    <w:rsid w:val="005C595A"/>
    <w:pPr>
      <w:tabs>
        <w:tab w:val="center" w:pos="4153"/>
        <w:tab w:val="right" w:pos="8306"/>
      </w:tabs>
      <w:spacing w:line="240" w:lineRule="auto"/>
    </w:pPr>
    <w:rPr>
      <w:b/>
      <w:color w:val="333399"/>
      <w:sz w:val="28"/>
      <w:szCs w:val="28"/>
    </w:rPr>
  </w:style>
  <w:style w:type="paragraph" w:styleId="a6">
    <w:name w:val="footer"/>
    <w:basedOn w:val="a0"/>
    <w:link w:val="a7"/>
    <w:rsid w:val="005C595A"/>
    <w:pPr>
      <w:tabs>
        <w:tab w:val="center" w:pos="4153"/>
        <w:tab w:val="right" w:pos="8306"/>
      </w:tabs>
      <w:spacing w:line="240" w:lineRule="auto"/>
    </w:pPr>
    <w:rPr>
      <w:rFonts w:ascii="Lucida Sans Unicode" w:eastAsia="Lucida Sans Unicode" w:hAnsi="Lucida Sans Unicode" w:cs="Lucida Sans Unicode"/>
      <w:color w:val="333399"/>
      <w:sz w:val="16"/>
      <w:szCs w:val="16"/>
    </w:rPr>
  </w:style>
  <w:style w:type="paragraph" w:styleId="a8">
    <w:name w:val="Balloon Text"/>
    <w:basedOn w:val="a0"/>
    <w:link w:val="a9"/>
    <w:semiHidden/>
    <w:rsid w:val="00F844F7"/>
    <w:rPr>
      <w:rFonts w:ascii="Arial" w:eastAsia="新細明體" w:hAnsi="Arial"/>
      <w:sz w:val="18"/>
      <w:szCs w:val="18"/>
    </w:rPr>
  </w:style>
  <w:style w:type="paragraph" w:customStyle="1" w:styleId="Lists">
    <w:name w:val="Lists"/>
    <w:basedOn w:val="a0"/>
    <w:rsid w:val="002B0DBC"/>
    <w:pPr>
      <w:numPr>
        <w:numId w:val="1"/>
      </w:numPr>
    </w:pPr>
  </w:style>
  <w:style w:type="character" w:customStyle="1" w:styleId="DocumentTitle">
    <w:name w:val="Document Title"/>
    <w:rsid w:val="005D08C9"/>
    <w:rPr>
      <w:rFonts w:ascii="Candara" w:hAnsi="Candara" w:cs="Candara"/>
      <w:b/>
      <w:color w:val="FFFFFF"/>
      <w:sz w:val="72"/>
      <w:szCs w:val="56"/>
      <w:effect w:val="none"/>
    </w:rPr>
  </w:style>
  <w:style w:type="paragraph" w:styleId="11">
    <w:name w:val="toc 1"/>
    <w:basedOn w:val="a0"/>
    <w:next w:val="a0"/>
    <w:autoRedefine/>
    <w:uiPriority w:val="39"/>
    <w:rsid w:val="0017346A"/>
    <w:pPr>
      <w:tabs>
        <w:tab w:val="left" w:pos="480"/>
        <w:tab w:val="right" w:leader="dot" w:pos="10232"/>
      </w:tabs>
      <w:spacing w:before="120" w:after="120"/>
    </w:pPr>
    <w:rPr>
      <w:rFonts w:ascii="Times New Roman" w:hAnsi="Times New Roman"/>
      <w:b/>
      <w:bCs/>
      <w:caps/>
      <w:sz w:val="20"/>
      <w:szCs w:val="20"/>
    </w:rPr>
  </w:style>
  <w:style w:type="character" w:styleId="aa">
    <w:name w:val="Hyperlink"/>
    <w:basedOn w:val="a1"/>
    <w:uiPriority w:val="99"/>
    <w:rsid w:val="00384DB8"/>
    <w:rPr>
      <w:rFonts w:ascii="Georgia" w:hAnsi="Georgia" w:cs="Candara"/>
      <w:color w:val="0000FF"/>
      <w:sz w:val="20"/>
      <w:szCs w:val="20"/>
      <w:u w:val="single"/>
    </w:rPr>
  </w:style>
  <w:style w:type="paragraph" w:styleId="ab">
    <w:name w:val="Document Map"/>
    <w:basedOn w:val="a0"/>
    <w:link w:val="ac"/>
    <w:semiHidden/>
    <w:rsid w:val="00F844F7"/>
    <w:pPr>
      <w:shd w:val="clear" w:color="auto" w:fill="000080"/>
    </w:pPr>
    <w:rPr>
      <w:rFonts w:ascii="Arial" w:eastAsia="新細明體" w:hAnsi="Arial"/>
    </w:rPr>
  </w:style>
  <w:style w:type="table" w:styleId="ad">
    <w:name w:val="Table Grid"/>
    <w:basedOn w:val="a2"/>
    <w:rsid w:val="00E940E2"/>
    <w:pPr>
      <w:widowControl w:val="0"/>
      <w:adjustRightInd w:val="0"/>
      <w:textAlignment w:val="baseline"/>
    </w:pPr>
    <w:rPr>
      <w:rFonts w:ascii="Georgia" w:eastAsia="Georgia" w:hAnsi="Georgia" w:cs="Candar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Centered">
    <w:name w:val="TableContent-Centered"/>
    <w:link w:val="TableContent-Centered0"/>
    <w:rsid w:val="00425A85"/>
    <w:pPr>
      <w:widowControl w:val="0"/>
      <w:adjustRightInd w:val="0"/>
      <w:spacing w:before="120" w:after="120" w:line="0" w:lineRule="atLeast"/>
      <w:jc w:val="center"/>
      <w:textAlignment w:val="baseline"/>
    </w:pPr>
    <w:rPr>
      <w:rFonts w:ascii="Georgia" w:eastAsia="Candara" w:hAnsi="Georgia" w:cs="Candara"/>
      <w:b/>
      <w:color w:val="000000"/>
      <w:kern w:val="2"/>
      <w:szCs w:val="24"/>
    </w:rPr>
  </w:style>
  <w:style w:type="paragraph" w:customStyle="1" w:styleId="TableContent-Left">
    <w:name w:val="TableContent-Left"/>
    <w:basedOn w:val="TableContent-Centered"/>
    <w:link w:val="TableContent-Left0"/>
    <w:rsid w:val="00425A85"/>
    <w:pPr>
      <w:jc w:val="left"/>
    </w:pPr>
    <w:rPr>
      <w:rFonts w:eastAsia="Georgia"/>
    </w:rPr>
  </w:style>
  <w:style w:type="paragraph" w:customStyle="1" w:styleId="TableContent-Right">
    <w:name w:val="TableContent-Right"/>
    <w:basedOn w:val="TableContent-Centered"/>
    <w:rsid w:val="00064BA5"/>
    <w:pPr>
      <w:jc w:val="right"/>
    </w:pPr>
  </w:style>
  <w:style w:type="paragraph" w:styleId="ae">
    <w:name w:val="caption"/>
    <w:basedOn w:val="a0"/>
    <w:next w:val="a0"/>
    <w:link w:val="af"/>
    <w:qFormat/>
    <w:rsid w:val="001C355F"/>
    <w:rPr>
      <w:rFonts w:ascii="Lucida Sans Unicode" w:eastAsia="Lucida Sans Unicode" w:hAnsi="Lucida Sans Unicode" w:cs="Lucida Sans Unicode"/>
      <w:b/>
      <w:sz w:val="20"/>
      <w:szCs w:val="20"/>
    </w:rPr>
  </w:style>
  <w:style w:type="paragraph" w:styleId="23">
    <w:name w:val="toc 2"/>
    <w:basedOn w:val="a0"/>
    <w:next w:val="a0"/>
    <w:autoRedefine/>
    <w:uiPriority w:val="39"/>
    <w:rsid w:val="00990184"/>
    <w:pPr>
      <w:ind w:left="240"/>
    </w:pPr>
    <w:rPr>
      <w:rFonts w:ascii="Times New Roman" w:hAnsi="Times New Roman"/>
      <w:smallCaps/>
      <w:sz w:val="20"/>
      <w:szCs w:val="20"/>
    </w:rPr>
  </w:style>
  <w:style w:type="paragraph" w:styleId="33">
    <w:name w:val="toc 3"/>
    <w:basedOn w:val="a0"/>
    <w:next w:val="a0"/>
    <w:autoRedefine/>
    <w:uiPriority w:val="39"/>
    <w:rsid w:val="0091726F"/>
    <w:pPr>
      <w:ind w:left="480"/>
    </w:pPr>
    <w:rPr>
      <w:rFonts w:ascii="Times New Roman" w:hAnsi="Times New Roman"/>
      <w:i/>
      <w:iCs/>
      <w:sz w:val="20"/>
      <w:szCs w:val="20"/>
    </w:rPr>
  </w:style>
  <w:style w:type="paragraph" w:styleId="43">
    <w:name w:val="toc 4"/>
    <w:basedOn w:val="a0"/>
    <w:next w:val="a0"/>
    <w:autoRedefine/>
    <w:semiHidden/>
    <w:rsid w:val="0091726F"/>
    <w:pPr>
      <w:ind w:left="720"/>
    </w:pPr>
    <w:rPr>
      <w:rFonts w:ascii="Times New Roman" w:hAnsi="Times New Roman"/>
      <w:sz w:val="18"/>
      <w:szCs w:val="18"/>
    </w:rPr>
  </w:style>
  <w:style w:type="paragraph" w:styleId="53">
    <w:name w:val="toc 5"/>
    <w:basedOn w:val="a0"/>
    <w:next w:val="a0"/>
    <w:autoRedefine/>
    <w:semiHidden/>
    <w:rsid w:val="0091726F"/>
    <w:pPr>
      <w:ind w:left="960"/>
    </w:pPr>
    <w:rPr>
      <w:rFonts w:ascii="Times New Roman" w:hAnsi="Times New Roman"/>
      <w:sz w:val="18"/>
      <w:szCs w:val="18"/>
    </w:rPr>
  </w:style>
  <w:style w:type="paragraph" w:styleId="61">
    <w:name w:val="toc 6"/>
    <w:basedOn w:val="a0"/>
    <w:next w:val="a0"/>
    <w:autoRedefine/>
    <w:semiHidden/>
    <w:rsid w:val="0091726F"/>
    <w:pPr>
      <w:ind w:left="1200"/>
    </w:pPr>
    <w:rPr>
      <w:rFonts w:ascii="Times New Roman" w:hAnsi="Times New Roman"/>
      <w:sz w:val="18"/>
      <w:szCs w:val="18"/>
    </w:rPr>
  </w:style>
  <w:style w:type="paragraph" w:styleId="71">
    <w:name w:val="toc 7"/>
    <w:basedOn w:val="a0"/>
    <w:next w:val="a0"/>
    <w:autoRedefine/>
    <w:semiHidden/>
    <w:rsid w:val="0091726F"/>
    <w:pPr>
      <w:ind w:left="1440"/>
    </w:pPr>
    <w:rPr>
      <w:rFonts w:ascii="Times New Roman" w:hAnsi="Times New Roman"/>
      <w:sz w:val="18"/>
      <w:szCs w:val="18"/>
    </w:rPr>
  </w:style>
  <w:style w:type="paragraph" w:styleId="81">
    <w:name w:val="toc 8"/>
    <w:basedOn w:val="a0"/>
    <w:next w:val="a0"/>
    <w:autoRedefine/>
    <w:semiHidden/>
    <w:rsid w:val="0091726F"/>
    <w:pPr>
      <w:ind w:left="1680"/>
    </w:pPr>
    <w:rPr>
      <w:rFonts w:ascii="Times New Roman" w:hAnsi="Times New Roman"/>
      <w:sz w:val="18"/>
      <w:szCs w:val="18"/>
    </w:rPr>
  </w:style>
  <w:style w:type="paragraph" w:styleId="91">
    <w:name w:val="toc 9"/>
    <w:basedOn w:val="a0"/>
    <w:next w:val="a0"/>
    <w:autoRedefine/>
    <w:semiHidden/>
    <w:rsid w:val="0091726F"/>
    <w:pPr>
      <w:ind w:left="1920"/>
    </w:pPr>
    <w:rPr>
      <w:rFonts w:ascii="Times New Roman" w:hAnsi="Times New Roman"/>
      <w:sz w:val="18"/>
      <w:szCs w:val="18"/>
    </w:rPr>
  </w:style>
  <w:style w:type="paragraph" w:customStyle="1" w:styleId="Normal4">
    <w:name w:val="Normal4"/>
    <w:basedOn w:val="a0"/>
    <w:link w:val="Normal4Char"/>
    <w:rsid w:val="00C616B2"/>
    <w:pPr>
      <w:ind w:leftChars="250" w:left="250"/>
    </w:pPr>
  </w:style>
  <w:style w:type="paragraph" w:styleId="af0">
    <w:name w:val="table of figures"/>
    <w:basedOn w:val="a0"/>
    <w:next w:val="a0"/>
    <w:autoRedefine/>
    <w:uiPriority w:val="99"/>
    <w:rsid w:val="00597528"/>
    <w:pPr>
      <w:ind w:left="440" w:hanging="440"/>
    </w:pPr>
    <w:rPr>
      <w:rFonts w:ascii="Times New Roman" w:hAnsi="Times New Roman" w:cs="Times New Roman"/>
      <w:smallCaps/>
      <w:sz w:val="20"/>
      <w:szCs w:val="20"/>
    </w:rPr>
  </w:style>
  <w:style w:type="paragraph" w:styleId="12">
    <w:name w:val="index 1"/>
    <w:basedOn w:val="a0"/>
    <w:next w:val="a0"/>
    <w:autoRedefine/>
    <w:semiHidden/>
    <w:rsid w:val="00243E10"/>
    <w:pPr>
      <w:ind w:left="220" w:hanging="220"/>
    </w:pPr>
    <w:rPr>
      <w:rFonts w:ascii="Times New Roman" w:hAnsi="Times New Roman" w:cs="Times New Roman"/>
      <w:sz w:val="18"/>
      <w:szCs w:val="18"/>
    </w:rPr>
  </w:style>
  <w:style w:type="paragraph" w:styleId="24">
    <w:name w:val="index 2"/>
    <w:basedOn w:val="a0"/>
    <w:next w:val="a0"/>
    <w:autoRedefine/>
    <w:semiHidden/>
    <w:rsid w:val="00243E10"/>
    <w:pPr>
      <w:ind w:left="440" w:hanging="220"/>
    </w:pPr>
    <w:rPr>
      <w:rFonts w:ascii="Times New Roman" w:hAnsi="Times New Roman" w:cs="Times New Roman"/>
      <w:sz w:val="18"/>
      <w:szCs w:val="18"/>
    </w:rPr>
  </w:style>
  <w:style w:type="paragraph" w:styleId="34">
    <w:name w:val="index 3"/>
    <w:basedOn w:val="a0"/>
    <w:next w:val="a0"/>
    <w:autoRedefine/>
    <w:semiHidden/>
    <w:rsid w:val="00243E10"/>
    <w:pPr>
      <w:ind w:left="660" w:hanging="220"/>
    </w:pPr>
    <w:rPr>
      <w:rFonts w:ascii="Times New Roman" w:hAnsi="Times New Roman" w:cs="Times New Roman"/>
      <w:sz w:val="18"/>
      <w:szCs w:val="18"/>
    </w:rPr>
  </w:style>
  <w:style w:type="paragraph" w:styleId="44">
    <w:name w:val="index 4"/>
    <w:basedOn w:val="a0"/>
    <w:next w:val="a0"/>
    <w:autoRedefine/>
    <w:semiHidden/>
    <w:rsid w:val="00243E10"/>
    <w:pPr>
      <w:ind w:left="880" w:hanging="220"/>
    </w:pPr>
    <w:rPr>
      <w:rFonts w:ascii="Times New Roman" w:hAnsi="Times New Roman" w:cs="Times New Roman"/>
      <w:sz w:val="18"/>
      <w:szCs w:val="18"/>
    </w:rPr>
  </w:style>
  <w:style w:type="paragraph" w:styleId="54">
    <w:name w:val="index 5"/>
    <w:basedOn w:val="a0"/>
    <w:next w:val="a0"/>
    <w:autoRedefine/>
    <w:semiHidden/>
    <w:rsid w:val="00243E10"/>
    <w:pPr>
      <w:ind w:left="1100" w:hanging="220"/>
    </w:pPr>
    <w:rPr>
      <w:rFonts w:ascii="Times New Roman" w:hAnsi="Times New Roman" w:cs="Times New Roman"/>
      <w:sz w:val="18"/>
      <w:szCs w:val="18"/>
    </w:rPr>
  </w:style>
  <w:style w:type="paragraph" w:styleId="62">
    <w:name w:val="index 6"/>
    <w:basedOn w:val="a0"/>
    <w:next w:val="a0"/>
    <w:autoRedefine/>
    <w:semiHidden/>
    <w:rsid w:val="00243E10"/>
    <w:pPr>
      <w:ind w:left="1320" w:hanging="220"/>
    </w:pPr>
    <w:rPr>
      <w:rFonts w:ascii="Times New Roman" w:hAnsi="Times New Roman" w:cs="Times New Roman"/>
      <w:sz w:val="18"/>
      <w:szCs w:val="18"/>
    </w:rPr>
  </w:style>
  <w:style w:type="paragraph" w:styleId="72">
    <w:name w:val="index 7"/>
    <w:basedOn w:val="a0"/>
    <w:next w:val="a0"/>
    <w:autoRedefine/>
    <w:semiHidden/>
    <w:rsid w:val="00243E10"/>
    <w:pPr>
      <w:ind w:left="1540" w:hanging="220"/>
    </w:pPr>
    <w:rPr>
      <w:rFonts w:ascii="Times New Roman" w:hAnsi="Times New Roman" w:cs="Times New Roman"/>
      <w:sz w:val="18"/>
      <w:szCs w:val="18"/>
    </w:rPr>
  </w:style>
  <w:style w:type="paragraph" w:styleId="82">
    <w:name w:val="index 8"/>
    <w:basedOn w:val="a0"/>
    <w:next w:val="a0"/>
    <w:autoRedefine/>
    <w:semiHidden/>
    <w:rsid w:val="00243E10"/>
    <w:pPr>
      <w:ind w:left="1760" w:hanging="220"/>
    </w:pPr>
    <w:rPr>
      <w:rFonts w:ascii="Times New Roman" w:hAnsi="Times New Roman" w:cs="Times New Roman"/>
      <w:sz w:val="18"/>
      <w:szCs w:val="18"/>
    </w:rPr>
  </w:style>
  <w:style w:type="paragraph" w:styleId="92">
    <w:name w:val="index 9"/>
    <w:basedOn w:val="a0"/>
    <w:next w:val="a0"/>
    <w:autoRedefine/>
    <w:semiHidden/>
    <w:rsid w:val="00243E10"/>
    <w:pPr>
      <w:ind w:left="1980" w:hanging="220"/>
    </w:pPr>
    <w:rPr>
      <w:rFonts w:ascii="Times New Roman" w:hAnsi="Times New Roman" w:cs="Times New Roman"/>
      <w:sz w:val="18"/>
      <w:szCs w:val="18"/>
    </w:rPr>
  </w:style>
  <w:style w:type="paragraph" w:styleId="af1">
    <w:name w:val="index heading"/>
    <w:basedOn w:val="a0"/>
    <w:next w:val="12"/>
    <w:semiHidden/>
    <w:rsid w:val="00243E10"/>
    <w:pPr>
      <w:spacing w:before="240" w:after="120"/>
      <w:jc w:val="center"/>
    </w:pPr>
    <w:rPr>
      <w:rFonts w:ascii="Times New Roman" w:hAnsi="Times New Roman" w:cs="Times New Roman"/>
      <w:b/>
      <w:bCs/>
      <w:sz w:val="26"/>
      <w:szCs w:val="26"/>
    </w:rPr>
  </w:style>
  <w:style w:type="paragraph" w:customStyle="1" w:styleId="Bullets">
    <w:name w:val="Bullets"/>
    <w:basedOn w:val="a0"/>
    <w:rsid w:val="00093358"/>
    <w:pPr>
      <w:numPr>
        <w:numId w:val="5"/>
      </w:numPr>
      <w:tabs>
        <w:tab w:val="clear" w:pos="622"/>
        <w:tab w:val="num" w:pos="480"/>
      </w:tabs>
      <w:ind w:left="480"/>
    </w:pPr>
  </w:style>
  <w:style w:type="paragraph" w:customStyle="1" w:styleId="LVL0">
    <w:name w:val="LVL0"/>
    <w:basedOn w:val="1"/>
    <w:rsid w:val="00440AB8"/>
    <w:pPr>
      <w:numPr>
        <w:numId w:val="0"/>
      </w:numPr>
      <w:spacing w:before="406" w:after="203"/>
    </w:pPr>
  </w:style>
  <w:style w:type="paragraph" w:customStyle="1" w:styleId="Code">
    <w:name w:val="Code"/>
    <w:basedOn w:val="Normal4"/>
    <w:rsid w:val="00E940E2"/>
    <w:rPr>
      <w:rFonts w:ascii="Lucida Console" w:eastAsia="Lucida Console" w:hAnsi="Lucida Console" w:cs="Courier New"/>
      <w:noProof/>
      <w:color w:val="333399"/>
      <w:sz w:val="22"/>
    </w:rPr>
  </w:style>
  <w:style w:type="paragraph" w:customStyle="1" w:styleId="LVL1">
    <w:name w:val="LVL1"/>
    <w:basedOn w:val="LVL0"/>
    <w:next w:val="a0"/>
    <w:rsid w:val="002F4715"/>
    <w:pPr>
      <w:numPr>
        <w:numId w:val="4"/>
      </w:numPr>
      <w:spacing w:beforeLines="0" w:before="0" w:after="50"/>
      <w:outlineLvl w:val="1"/>
    </w:pPr>
    <w:rPr>
      <w:sz w:val="26"/>
      <w:szCs w:val="26"/>
    </w:rPr>
  </w:style>
  <w:style w:type="paragraph" w:customStyle="1" w:styleId="LVL2">
    <w:name w:val="LVL2"/>
    <w:basedOn w:val="LVL1"/>
    <w:next w:val="Normal4"/>
    <w:rsid w:val="0017346A"/>
    <w:pPr>
      <w:numPr>
        <w:ilvl w:val="1"/>
      </w:numPr>
      <w:ind w:left="520" w:firstLine="0"/>
      <w:outlineLvl w:val="2"/>
    </w:pPr>
    <w:rPr>
      <w:sz w:val="24"/>
      <w:szCs w:val="24"/>
    </w:rPr>
  </w:style>
  <w:style w:type="paragraph" w:customStyle="1" w:styleId="title1">
    <w:name w:val="title1"/>
    <w:basedOn w:val="a0"/>
    <w:rsid w:val="00B41F52"/>
  </w:style>
  <w:style w:type="paragraph" w:customStyle="1" w:styleId="Item">
    <w:name w:val="Item"/>
    <w:basedOn w:val="LVL0"/>
    <w:next w:val="a0"/>
    <w:rsid w:val="00D62FCE"/>
    <w:pPr>
      <w:adjustRightInd w:val="0"/>
      <w:spacing w:beforeLines="50" w:before="203" w:line="240" w:lineRule="auto"/>
      <w:ind w:rightChars="100" w:right="220"/>
      <w:outlineLvl w:val="1"/>
    </w:pPr>
    <w:rPr>
      <w:sz w:val="26"/>
      <w:szCs w:val="26"/>
    </w:rPr>
  </w:style>
  <w:style w:type="character" w:styleId="af2">
    <w:name w:val="page number"/>
    <w:basedOn w:val="a1"/>
    <w:rsid w:val="00B04EEC"/>
  </w:style>
  <w:style w:type="paragraph" w:customStyle="1" w:styleId="NormalHeading">
    <w:name w:val="Normal Heading"/>
    <w:basedOn w:val="a0"/>
    <w:next w:val="a0"/>
    <w:rsid w:val="00D62FCE"/>
    <w:rPr>
      <w:rFonts w:ascii="Candara" w:eastAsia="Candara" w:hAnsi="Candara" w:cs="Candara"/>
      <w:b/>
      <w:szCs w:val="26"/>
    </w:rPr>
  </w:style>
  <w:style w:type="character" w:customStyle="1" w:styleId="Normal4Char">
    <w:name w:val="Normal4 Char"/>
    <w:basedOn w:val="a1"/>
    <w:link w:val="Normal4"/>
    <w:rsid w:val="0069408A"/>
    <w:rPr>
      <w:rFonts w:ascii="Calibri" w:eastAsia="Calibri" w:hAnsi="Calibri" w:cs="Calibri"/>
      <w:kern w:val="2"/>
      <w:sz w:val="22"/>
      <w:szCs w:val="22"/>
      <w:lang w:val="en-US" w:eastAsia="zh-TW" w:bidi="ar-SA"/>
    </w:rPr>
  </w:style>
  <w:style w:type="paragraph" w:customStyle="1" w:styleId="35">
    <w:name w:val="無號標題3"/>
    <w:basedOn w:val="31"/>
    <w:rsid w:val="0095268F"/>
    <w:pPr>
      <w:keepNext/>
      <w:numPr>
        <w:ilvl w:val="0"/>
        <w:numId w:val="0"/>
      </w:numPr>
    </w:pPr>
    <w:rPr>
      <w:rFonts w:eastAsia="新細明體"/>
      <w:sz w:val="32"/>
    </w:rPr>
  </w:style>
  <w:style w:type="paragraph" w:customStyle="1" w:styleId="Description">
    <w:name w:val="Description"/>
    <w:basedOn w:val="TableContent-Left"/>
    <w:rsid w:val="006D4B74"/>
    <w:pPr>
      <w:snapToGrid w:val="0"/>
    </w:pPr>
    <w:rPr>
      <w:rFonts w:ascii="Lucida Bright" w:eastAsia="Lucida Bright" w:hAnsi="Lucida Bright" w:cs="Lucida Sans Unicode"/>
      <w:color w:val="333399"/>
      <w:sz w:val="18"/>
      <w:szCs w:val="18"/>
    </w:rPr>
  </w:style>
  <w:style w:type="paragraph" w:customStyle="1" w:styleId="13">
    <w:name w:val="樣式1"/>
    <w:basedOn w:val="a0"/>
    <w:rsid w:val="001F28BF"/>
  </w:style>
  <w:style w:type="paragraph" w:styleId="HTML">
    <w:name w:val="HTML Address"/>
    <w:basedOn w:val="a0"/>
    <w:link w:val="HTML0"/>
    <w:rsid w:val="002B2F13"/>
    <w:rPr>
      <w:i/>
      <w:iCs/>
    </w:rPr>
  </w:style>
  <w:style w:type="paragraph" w:styleId="HTML1">
    <w:name w:val="HTML Preformatted"/>
    <w:basedOn w:val="a0"/>
    <w:link w:val="HTML2"/>
    <w:rsid w:val="002B2F13"/>
    <w:rPr>
      <w:rFonts w:ascii="Courier New" w:hAnsi="Courier New" w:cs="Courier New"/>
      <w:sz w:val="20"/>
      <w:szCs w:val="20"/>
    </w:rPr>
  </w:style>
  <w:style w:type="paragraph" w:styleId="Web">
    <w:name w:val="Normal (Web)"/>
    <w:basedOn w:val="a0"/>
    <w:uiPriority w:val="99"/>
    <w:rsid w:val="002B2F13"/>
    <w:rPr>
      <w:rFonts w:ascii="Times New Roman" w:hAnsi="Times New Roman" w:cs="Times New Roman"/>
      <w:szCs w:val="24"/>
    </w:rPr>
  </w:style>
  <w:style w:type="paragraph" w:styleId="af3">
    <w:name w:val="Normal Indent"/>
    <w:basedOn w:val="a0"/>
    <w:rsid w:val="002B2F13"/>
    <w:pPr>
      <w:ind w:leftChars="200" w:left="480"/>
    </w:pPr>
  </w:style>
  <w:style w:type="paragraph" w:styleId="af4">
    <w:name w:val="Date"/>
    <w:basedOn w:val="a0"/>
    <w:next w:val="a0"/>
    <w:link w:val="af5"/>
    <w:rsid w:val="002B2F13"/>
    <w:pPr>
      <w:jc w:val="right"/>
    </w:pPr>
  </w:style>
  <w:style w:type="paragraph" w:styleId="af6">
    <w:name w:val="macro"/>
    <w:link w:val="af7"/>
    <w:semiHidden/>
    <w:rsid w:val="002B2F13"/>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8">
    <w:name w:val="Body Text"/>
    <w:basedOn w:val="a0"/>
    <w:link w:val="af9"/>
    <w:rsid w:val="002B2F13"/>
    <w:pPr>
      <w:spacing w:after="120"/>
    </w:pPr>
  </w:style>
  <w:style w:type="paragraph" w:styleId="25">
    <w:name w:val="Body Text 2"/>
    <w:basedOn w:val="a0"/>
    <w:link w:val="26"/>
    <w:rsid w:val="002B2F13"/>
    <w:pPr>
      <w:spacing w:after="120" w:line="480" w:lineRule="auto"/>
    </w:pPr>
  </w:style>
  <w:style w:type="paragraph" w:styleId="36">
    <w:name w:val="Body Text 3"/>
    <w:basedOn w:val="a0"/>
    <w:link w:val="37"/>
    <w:rsid w:val="002B2F13"/>
    <w:pPr>
      <w:spacing w:after="120"/>
    </w:pPr>
    <w:rPr>
      <w:sz w:val="16"/>
      <w:szCs w:val="16"/>
    </w:rPr>
  </w:style>
  <w:style w:type="paragraph" w:styleId="afa">
    <w:name w:val="Body Text First Indent"/>
    <w:basedOn w:val="af8"/>
    <w:link w:val="afb"/>
    <w:rsid w:val="002B2F13"/>
    <w:pPr>
      <w:ind w:firstLineChars="100" w:firstLine="210"/>
    </w:pPr>
  </w:style>
  <w:style w:type="paragraph" w:styleId="afc">
    <w:name w:val="Body Text Indent"/>
    <w:basedOn w:val="a0"/>
    <w:link w:val="afd"/>
    <w:rsid w:val="002B2F13"/>
    <w:pPr>
      <w:spacing w:after="120"/>
      <w:ind w:leftChars="200" w:left="480"/>
    </w:pPr>
  </w:style>
  <w:style w:type="paragraph" w:styleId="27">
    <w:name w:val="Body Text First Indent 2"/>
    <w:basedOn w:val="afc"/>
    <w:link w:val="28"/>
    <w:rsid w:val="002B2F13"/>
    <w:pPr>
      <w:ind w:firstLineChars="100" w:firstLine="210"/>
    </w:pPr>
  </w:style>
  <w:style w:type="paragraph" w:styleId="29">
    <w:name w:val="Body Text Indent 2"/>
    <w:basedOn w:val="a0"/>
    <w:link w:val="2a"/>
    <w:rsid w:val="002B2F13"/>
    <w:pPr>
      <w:spacing w:after="120" w:line="480" w:lineRule="auto"/>
      <w:ind w:leftChars="200" w:left="480"/>
    </w:pPr>
  </w:style>
  <w:style w:type="paragraph" w:styleId="38">
    <w:name w:val="Body Text Indent 3"/>
    <w:basedOn w:val="a0"/>
    <w:link w:val="39"/>
    <w:rsid w:val="002B2F13"/>
    <w:pPr>
      <w:spacing w:after="120"/>
      <w:ind w:leftChars="200" w:left="480"/>
    </w:pPr>
    <w:rPr>
      <w:sz w:val="16"/>
      <w:szCs w:val="16"/>
    </w:rPr>
  </w:style>
  <w:style w:type="paragraph" w:styleId="afe">
    <w:name w:val="envelope address"/>
    <w:basedOn w:val="a0"/>
    <w:rsid w:val="002B2F13"/>
    <w:pPr>
      <w:framePr w:w="7920" w:h="1980" w:hRule="exact" w:hSpace="180" w:wrap="auto" w:hAnchor="page" w:xAlign="center" w:yAlign="bottom"/>
      <w:ind w:leftChars="1200" w:left="100"/>
    </w:pPr>
    <w:rPr>
      <w:rFonts w:ascii="Arial" w:hAnsi="Arial" w:cs="Arial"/>
      <w:szCs w:val="24"/>
    </w:rPr>
  </w:style>
  <w:style w:type="paragraph" w:styleId="aff">
    <w:name w:val="table of authorities"/>
    <w:basedOn w:val="a0"/>
    <w:next w:val="a0"/>
    <w:semiHidden/>
    <w:rsid w:val="002B2F13"/>
    <w:pPr>
      <w:ind w:leftChars="200" w:left="480"/>
    </w:pPr>
  </w:style>
  <w:style w:type="paragraph" w:styleId="aff0">
    <w:name w:val="toa heading"/>
    <w:basedOn w:val="a0"/>
    <w:next w:val="a0"/>
    <w:semiHidden/>
    <w:rsid w:val="002B2F13"/>
    <w:pPr>
      <w:spacing w:before="120"/>
    </w:pPr>
    <w:rPr>
      <w:rFonts w:ascii="Arial" w:eastAsia="新細明體" w:hAnsi="Arial" w:cs="Arial"/>
      <w:szCs w:val="24"/>
    </w:rPr>
  </w:style>
  <w:style w:type="paragraph" w:styleId="aff1">
    <w:name w:val="Plain Text"/>
    <w:basedOn w:val="a0"/>
    <w:link w:val="aff2"/>
    <w:rsid w:val="002B2F13"/>
    <w:rPr>
      <w:rFonts w:ascii="細明體" w:eastAsia="細明體" w:hAnsi="Courier New" w:cs="Courier New"/>
      <w:szCs w:val="24"/>
    </w:rPr>
  </w:style>
  <w:style w:type="paragraph" w:styleId="aff3">
    <w:name w:val="Message Header"/>
    <w:basedOn w:val="a0"/>
    <w:link w:val="aff4"/>
    <w:rsid w:val="002B2F13"/>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Arial" w:hAnsi="Arial" w:cs="Arial"/>
      <w:szCs w:val="24"/>
    </w:rPr>
  </w:style>
  <w:style w:type="paragraph" w:styleId="aff5">
    <w:name w:val="Subtitle"/>
    <w:basedOn w:val="a0"/>
    <w:link w:val="aff6"/>
    <w:qFormat/>
    <w:rsid w:val="002B2F13"/>
    <w:pPr>
      <w:spacing w:after="60"/>
      <w:jc w:val="center"/>
      <w:outlineLvl w:val="1"/>
    </w:pPr>
    <w:rPr>
      <w:rFonts w:ascii="Arial" w:eastAsia="新細明體" w:hAnsi="Arial" w:cs="Arial"/>
      <w:i/>
      <w:iCs/>
      <w:szCs w:val="24"/>
    </w:rPr>
  </w:style>
  <w:style w:type="paragraph" w:styleId="aff7">
    <w:name w:val="Block Text"/>
    <w:basedOn w:val="a0"/>
    <w:rsid w:val="002B2F13"/>
    <w:pPr>
      <w:spacing w:after="120"/>
      <w:ind w:leftChars="600" w:left="1440" w:rightChars="600" w:right="1440"/>
    </w:pPr>
  </w:style>
  <w:style w:type="paragraph" w:styleId="aff8">
    <w:name w:val="Salutation"/>
    <w:basedOn w:val="a0"/>
    <w:next w:val="a0"/>
    <w:link w:val="aff9"/>
    <w:rsid w:val="002B2F13"/>
  </w:style>
  <w:style w:type="paragraph" w:styleId="affa">
    <w:name w:val="envelope return"/>
    <w:basedOn w:val="a0"/>
    <w:rsid w:val="002B2F13"/>
    <w:rPr>
      <w:rFonts w:ascii="Arial" w:hAnsi="Arial" w:cs="Arial"/>
    </w:rPr>
  </w:style>
  <w:style w:type="paragraph" w:styleId="affb">
    <w:name w:val="List Continue"/>
    <w:basedOn w:val="a0"/>
    <w:rsid w:val="002B2F13"/>
    <w:pPr>
      <w:spacing w:after="120"/>
      <w:ind w:leftChars="200" w:left="480"/>
    </w:pPr>
  </w:style>
  <w:style w:type="paragraph" w:styleId="2b">
    <w:name w:val="List Continue 2"/>
    <w:basedOn w:val="a0"/>
    <w:rsid w:val="002B2F13"/>
    <w:pPr>
      <w:spacing w:after="120"/>
      <w:ind w:leftChars="400" w:left="960"/>
    </w:pPr>
  </w:style>
  <w:style w:type="paragraph" w:styleId="3a">
    <w:name w:val="List Continue 3"/>
    <w:basedOn w:val="a0"/>
    <w:rsid w:val="002B2F13"/>
    <w:pPr>
      <w:spacing w:after="120"/>
      <w:ind w:leftChars="600" w:left="1440"/>
    </w:pPr>
  </w:style>
  <w:style w:type="paragraph" w:styleId="45">
    <w:name w:val="List Continue 4"/>
    <w:basedOn w:val="a0"/>
    <w:rsid w:val="002B2F13"/>
    <w:pPr>
      <w:spacing w:after="120"/>
      <w:ind w:leftChars="800" w:left="1920"/>
    </w:pPr>
  </w:style>
  <w:style w:type="paragraph" w:styleId="55">
    <w:name w:val="List Continue 5"/>
    <w:basedOn w:val="a0"/>
    <w:rsid w:val="002B2F13"/>
    <w:pPr>
      <w:spacing w:after="120"/>
      <w:ind w:leftChars="1000" w:left="2400"/>
    </w:pPr>
  </w:style>
  <w:style w:type="paragraph" w:styleId="affc">
    <w:name w:val="List"/>
    <w:basedOn w:val="a0"/>
    <w:rsid w:val="002B2F13"/>
    <w:pPr>
      <w:ind w:leftChars="200" w:left="100" w:hangingChars="200" w:hanging="200"/>
    </w:pPr>
  </w:style>
  <w:style w:type="paragraph" w:styleId="2c">
    <w:name w:val="List 2"/>
    <w:basedOn w:val="a0"/>
    <w:rsid w:val="002B2F13"/>
    <w:pPr>
      <w:ind w:leftChars="400" w:left="100" w:hangingChars="200" w:hanging="200"/>
    </w:pPr>
  </w:style>
  <w:style w:type="paragraph" w:styleId="3b">
    <w:name w:val="List 3"/>
    <w:basedOn w:val="a0"/>
    <w:rsid w:val="002B2F13"/>
    <w:pPr>
      <w:ind w:leftChars="600" w:left="100" w:hangingChars="200" w:hanging="200"/>
    </w:pPr>
  </w:style>
  <w:style w:type="paragraph" w:styleId="46">
    <w:name w:val="List 4"/>
    <w:basedOn w:val="a0"/>
    <w:rsid w:val="002B2F13"/>
    <w:pPr>
      <w:ind w:leftChars="800" w:left="100" w:hangingChars="200" w:hanging="200"/>
    </w:pPr>
  </w:style>
  <w:style w:type="paragraph" w:styleId="56">
    <w:name w:val="List 5"/>
    <w:basedOn w:val="a0"/>
    <w:rsid w:val="002B2F13"/>
    <w:pPr>
      <w:ind w:leftChars="1000" w:left="100" w:hangingChars="200" w:hanging="200"/>
    </w:pPr>
  </w:style>
  <w:style w:type="paragraph" w:styleId="affd">
    <w:name w:val="List Number"/>
    <w:basedOn w:val="a0"/>
    <w:rsid w:val="002B2F13"/>
    <w:pPr>
      <w:tabs>
        <w:tab w:val="num" w:pos="936"/>
      </w:tabs>
      <w:ind w:left="936" w:hanging="360"/>
    </w:pPr>
  </w:style>
  <w:style w:type="paragraph" w:styleId="2">
    <w:name w:val="List Number 2"/>
    <w:basedOn w:val="a0"/>
    <w:rsid w:val="002B2F13"/>
    <w:pPr>
      <w:numPr>
        <w:numId w:val="6"/>
      </w:numPr>
    </w:pPr>
  </w:style>
  <w:style w:type="paragraph" w:styleId="3">
    <w:name w:val="List Number 3"/>
    <w:basedOn w:val="a0"/>
    <w:rsid w:val="002B2F13"/>
    <w:pPr>
      <w:numPr>
        <w:numId w:val="7"/>
      </w:numPr>
    </w:pPr>
  </w:style>
  <w:style w:type="paragraph" w:styleId="4">
    <w:name w:val="List Number 4"/>
    <w:basedOn w:val="a0"/>
    <w:rsid w:val="002B2F13"/>
    <w:pPr>
      <w:numPr>
        <w:numId w:val="8"/>
      </w:numPr>
    </w:pPr>
  </w:style>
  <w:style w:type="paragraph" w:styleId="5">
    <w:name w:val="List Number 5"/>
    <w:basedOn w:val="a0"/>
    <w:rsid w:val="002B2F13"/>
    <w:pPr>
      <w:numPr>
        <w:numId w:val="9"/>
      </w:numPr>
    </w:pPr>
  </w:style>
  <w:style w:type="paragraph" w:styleId="affe">
    <w:name w:val="endnote text"/>
    <w:basedOn w:val="a0"/>
    <w:link w:val="afff"/>
    <w:semiHidden/>
    <w:rsid w:val="002B2F13"/>
  </w:style>
  <w:style w:type="paragraph" w:styleId="afff0">
    <w:name w:val="Closing"/>
    <w:basedOn w:val="a0"/>
    <w:link w:val="afff1"/>
    <w:rsid w:val="002B2F13"/>
    <w:pPr>
      <w:ind w:leftChars="1800" w:left="100"/>
    </w:pPr>
  </w:style>
  <w:style w:type="paragraph" w:styleId="afff2">
    <w:name w:val="footnote text"/>
    <w:basedOn w:val="a0"/>
    <w:link w:val="afff3"/>
    <w:semiHidden/>
    <w:rsid w:val="002B2F13"/>
    <w:rPr>
      <w:sz w:val="20"/>
      <w:szCs w:val="20"/>
    </w:rPr>
  </w:style>
  <w:style w:type="paragraph" w:styleId="afff4">
    <w:name w:val="annotation text"/>
    <w:basedOn w:val="a0"/>
    <w:link w:val="afff5"/>
    <w:semiHidden/>
    <w:rsid w:val="002B2F13"/>
  </w:style>
  <w:style w:type="paragraph" w:styleId="afff6">
    <w:name w:val="annotation subject"/>
    <w:basedOn w:val="afff4"/>
    <w:next w:val="afff4"/>
    <w:link w:val="afff7"/>
    <w:semiHidden/>
    <w:rsid w:val="002B2F13"/>
    <w:rPr>
      <w:b/>
      <w:bCs/>
    </w:rPr>
  </w:style>
  <w:style w:type="paragraph" w:styleId="afff8">
    <w:name w:val="Note Heading"/>
    <w:basedOn w:val="a0"/>
    <w:next w:val="a0"/>
    <w:link w:val="afff9"/>
    <w:rsid w:val="002B2F13"/>
    <w:pPr>
      <w:jc w:val="center"/>
    </w:pPr>
  </w:style>
  <w:style w:type="paragraph" w:styleId="a">
    <w:name w:val="List Bullet"/>
    <w:basedOn w:val="a0"/>
    <w:rsid w:val="002B2F13"/>
    <w:pPr>
      <w:numPr>
        <w:numId w:val="3"/>
      </w:numPr>
    </w:pPr>
  </w:style>
  <w:style w:type="paragraph" w:styleId="20">
    <w:name w:val="List Bullet 2"/>
    <w:basedOn w:val="a0"/>
    <w:rsid w:val="002B2F13"/>
    <w:pPr>
      <w:numPr>
        <w:numId w:val="10"/>
      </w:numPr>
    </w:pPr>
  </w:style>
  <w:style w:type="paragraph" w:styleId="30">
    <w:name w:val="List Bullet 3"/>
    <w:basedOn w:val="a0"/>
    <w:rsid w:val="002B2F13"/>
    <w:pPr>
      <w:numPr>
        <w:numId w:val="11"/>
      </w:numPr>
    </w:pPr>
  </w:style>
  <w:style w:type="paragraph" w:styleId="40">
    <w:name w:val="List Bullet 4"/>
    <w:basedOn w:val="a0"/>
    <w:rsid w:val="002B2F13"/>
    <w:pPr>
      <w:numPr>
        <w:numId w:val="12"/>
      </w:numPr>
    </w:pPr>
  </w:style>
  <w:style w:type="paragraph" w:styleId="50">
    <w:name w:val="List Bullet 5"/>
    <w:basedOn w:val="a0"/>
    <w:rsid w:val="002B2F13"/>
    <w:pPr>
      <w:numPr>
        <w:numId w:val="13"/>
      </w:numPr>
    </w:pPr>
  </w:style>
  <w:style w:type="paragraph" w:styleId="afffa">
    <w:name w:val="E-mail Signature"/>
    <w:basedOn w:val="a0"/>
    <w:link w:val="afffb"/>
    <w:rsid w:val="002B2F13"/>
  </w:style>
  <w:style w:type="paragraph" w:styleId="afffc">
    <w:name w:val="Title"/>
    <w:basedOn w:val="a0"/>
    <w:link w:val="afffd"/>
    <w:qFormat/>
    <w:rsid w:val="002B2F13"/>
    <w:pPr>
      <w:spacing w:before="240" w:after="60"/>
      <w:jc w:val="center"/>
      <w:outlineLvl w:val="0"/>
    </w:pPr>
    <w:rPr>
      <w:rFonts w:ascii="Arial" w:eastAsia="新細明體" w:hAnsi="Arial" w:cs="Arial"/>
      <w:b/>
      <w:bCs/>
      <w:sz w:val="32"/>
      <w:szCs w:val="32"/>
    </w:rPr>
  </w:style>
  <w:style w:type="paragraph" w:styleId="afffe">
    <w:name w:val="Signature"/>
    <w:basedOn w:val="a0"/>
    <w:link w:val="affff"/>
    <w:rsid w:val="002B2F13"/>
    <w:pPr>
      <w:ind w:leftChars="1800" w:left="100"/>
    </w:pPr>
  </w:style>
  <w:style w:type="character" w:styleId="affff0">
    <w:name w:val="Strong"/>
    <w:basedOn w:val="a1"/>
    <w:qFormat/>
    <w:rsid w:val="00265147"/>
    <w:rPr>
      <w:b/>
      <w:bCs/>
    </w:rPr>
  </w:style>
  <w:style w:type="character" w:customStyle="1" w:styleId="acicollapsed1">
    <w:name w:val="acicollapsed1"/>
    <w:basedOn w:val="a1"/>
    <w:rsid w:val="00CC517B"/>
    <w:rPr>
      <w:vanish/>
      <w:webHidden w:val="0"/>
      <w:specVanish w:val="0"/>
    </w:rPr>
  </w:style>
  <w:style w:type="paragraph" w:customStyle="1" w:styleId="14">
    <w:name w:val="修訂1"/>
    <w:rsid w:val="00727629"/>
    <w:rPr>
      <w:rFonts w:ascii="Lucida Sans Unicode" w:eastAsia="Candara" w:hAnsi="Lucida Sans Unicode" w:cs="Candara"/>
      <w:b/>
      <w:bCs/>
      <w:color w:val="FFFFFF"/>
      <w:kern w:val="2"/>
      <w:szCs w:val="24"/>
    </w:rPr>
  </w:style>
  <w:style w:type="character" w:customStyle="1" w:styleId="32">
    <w:name w:val="標題 3 字元"/>
    <w:basedOn w:val="a1"/>
    <w:link w:val="31"/>
    <w:rsid w:val="0033283C"/>
    <w:rPr>
      <w:rFonts w:ascii="Lucida Sans Unicode" w:eastAsia="Lucida Sans Unicode" w:hAnsi="Lucida Sans Unicode" w:cs="Lucida Sans Unicode"/>
      <w:b/>
      <w:sz w:val="24"/>
      <w:szCs w:val="24"/>
    </w:rPr>
  </w:style>
  <w:style w:type="character" w:customStyle="1" w:styleId="22">
    <w:name w:val="標題 2 字元"/>
    <w:basedOn w:val="a1"/>
    <w:link w:val="21"/>
    <w:rsid w:val="0040777F"/>
    <w:rPr>
      <w:rFonts w:ascii="Lucida Sans Unicode" w:eastAsia="Lucida Sans Unicode" w:hAnsi="Lucida Sans Unicode" w:cs="Lucida Sans Unicode"/>
      <w:b/>
      <w:sz w:val="28"/>
      <w:szCs w:val="26"/>
    </w:rPr>
  </w:style>
  <w:style w:type="character" w:customStyle="1" w:styleId="TableContent-Left0">
    <w:name w:val="TableContent-Left 字元"/>
    <w:link w:val="TableContent-Left"/>
    <w:rsid w:val="00AF6086"/>
    <w:rPr>
      <w:rFonts w:ascii="Georgia" w:eastAsia="Georgia" w:hAnsi="Georgia" w:cs="Candara"/>
      <w:b/>
      <w:color w:val="000000"/>
      <w:kern w:val="2"/>
      <w:szCs w:val="24"/>
    </w:rPr>
  </w:style>
  <w:style w:type="character" w:customStyle="1" w:styleId="TableContent-Centered0">
    <w:name w:val="TableContent-Centered 字元"/>
    <w:link w:val="TableContent-Centered"/>
    <w:rsid w:val="00AF6086"/>
    <w:rPr>
      <w:rFonts w:ascii="Georgia" w:eastAsia="Candara" w:hAnsi="Georgia" w:cs="Candara"/>
      <w:b/>
      <w:color w:val="000000"/>
      <w:kern w:val="2"/>
      <w:szCs w:val="24"/>
    </w:rPr>
  </w:style>
  <w:style w:type="character" w:customStyle="1" w:styleId="10">
    <w:name w:val="標題 1 字元"/>
    <w:basedOn w:val="a1"/>
    <w:link w:val="1"/>
    <w:rsid w:val="00C17415"/>
    <w:rPr>
      <w:rFonts w:ascii="Lucida Sans Unicode" w:eastAsia="Lucida Sans Unicode" w:hAnsi="Lucida Sans Unicode" w:cs="Lucida Sans Unicode"/>
      <w:b/>
      <w:sz w:val="32"/>
      <w:szCs w:val="32"/>
    </w:rPr>
  </w:style>
  <w:style w:type="character" w:customStyle="1" w:styleId="42">
    <w:name w:val="標題 4 字元"/>
    <w:basedOn w:val="a1"/>
    <w:link w:val="41"/>
    <w:rsid w:val="00C17415"/>
    <w:rPr>
      <w:rFonts w:ascii="Lucida Sans Unicode" w:eastAsia="Lucida Sans Unicode" w:hAnsi="Lucida Sans Unicode" w:cs="Lucida Sans Unicode"/>
      <w:b/>
      <w:color w:val="000000"/>
      <w:sz w:val="22"/>
      <w:szCs w:val="22"/>
    </w:rPr>
  </w:style>
  <w:style w:type="character" w:customStyle="1" w:styleId="52">
    <w:name w:val="標題 5 字元"/>
    <w:basedOn w:val="a1"/>
    <w:link w:val="51"/>
    <w:rsid w:val="00C17415"/>
    <w:rPr>
      <w:rFonts w:ascii="Lucida Sans Unicode" w:eastAsia="Lucida Sans Unicode" w:hAnsi="Lucida Sans Unicode" w:cs="Lucida Sans Unicode"/>
      <w:b/>
      <w:color w:val="000000"/>
      <w:sz w:val="22"/>
      <w:szCs w:val="22"/>
    </w:rPr>
  </w:style>
  <w:style w:type="character" w:customStyle="1" w:styleId="60">
    <w:name w:val="標題 6 字元"/>
    <w:basedOn w:val="a1"/>
    <w:link w:val="6"/>
    <w:rsid w:val="00C17415"/>
    <w:rPr>
      <w:rFonts w:ascii="Arial" w:hAnsi="Arial"/>
      <w:kern w:val="2"/>
      <w:sz w:val="36"/>
      <w:szCs w:val="36"/>
    </w:rPr>
  </w:style>
  <w:style w:type="character" w:customStyle="1" w:styleId="70">
    <w:name w:val="標題 7 字元"/>
    <w:basedOn w:val="a1"/>
    <w:link w:val="7"/>
    <w:rsid w:val="00C17415"/>
    <w:rPr>
      <w:rFonts w:ascii="Arial" w:hAnsi="Arial"/>
      <w:b/>
      <w:bCs/>
      <w:kern w:val="2"/>
      <w:sz w:val="36"/>
      <w:szCs w:val="36"/>
    </w:rPr>
  </w:style>
  <w:style w:type="character" w:customStyle="1" w:styleId="80">
    <w:name w:val="標題 8 字元"/>
    <w:basedOn w:val="a1"/>
    <w:link w:val="8"/>
    <w:rsid w:val="00C17415"/>
    <w:rPr>
      <w:rFonts w:ascii="Arial" w:hAnsi="Arial"/>
      <w:kern w:val="2"/>
      <w:sz w:val="36"/>
      <w:szCs w:val="36"/>
    </w:rPr>
  </w:style>
  <w:style w:type="character" w:customStyle="1" w:styleId="90">
    <w:name w:val="標題 9 字元"/>
    <w:basedOn w:val="a1"/>
    <w:link w:val="9"/>
    <w:rsid w:val="00C17415"/>
    <w:rPr>
      <w:rFonts w:ascii="Arial" w:hAnsi="Arial"/>
      <w:kern w:val="2"/>
      <w:sz w:val="36"/>
      <w:szCs w:val="36"/>
    </w:rPr>
  </w:style>
  <w:style w:type="character" w:customStyle="1" w:styleId="a5">
    <w:name w:val="頁首 字元"/>
    <w:basedOn w:val="a1"/>
    <w:link w:val="a4"/>
    <w:rsid w:val="00C17415"/>
    <w:rPr>
      <w:rFonts w:ascii="Georgia" w:eastAsia="Georgia" w:hAnsi="Georgia" w:cs="Calibri"/>
      <w:b/>
      <w:color w:val="333399"/>
      <w:kern w:val="2"/>
      <w:sz w:val="28"/>
      <w:szCs w:val="28"/>
    </w:rPr>
  </w:style>
  <w:style w:type="character" w:customStyle="1" w:styleId="a7">
    <w:name w:val="頁尾 字元"/>
    <w:basedOn w:val="a1"/>
    <w:link w:val="a6"/>
    <w:rsid w:val="00C17415"/>
    <w:rPr>
      <w:rFonts w:ascii="Lucida Sans Unicode" w:eastAsia="Lucida Sans Unicode" w:hAnsi="Lucida Sans Unicode" w:cs="Lucida Sans Unicode"/>
      <w:color w:val="333399"/>
      <w:kern w:val="2"/>
      <w:sz w:val="16"/>
      <w:szCs w:val="16"/>
    </w:rPr>
  </w:style>
  <w:style w:type="character" w:customStyle="1" w:styleId="a9">
    <w:name w:val="註解方塊文字 字元"/>
    <w:basedOn w:val="a1"/>
    <w:link w:val="a8"/>
    <w:semiHidden/>
    <w:rsid w:val="00C17415"/>
    <w:rPr>
      <w:rFonts w:ascii="Arial" w:hAnsi="Arial" w:cs="Calibri"/>
      <w:kern w:val="2"/>
      <w:sz w:val="18"/>
      <w:szCs w:val="18"/>
    </w:rPr>
  </w:style>
  <w:style w:type="character" w:customStyle="1" w:styleId="ac">
    <w:name w:val="文件引導模式 字元"/>
    <w:basedOn w:val="a1"/>
    <w:link w:val="ab"/>
    <w:semiHidden/>
    <w:rsid w:val="00C17415"/>
    <w:rPr>
      <w:rFonts w:ascii="Arial" w:hAnsi="Arial" w:cs="Calibri"/>
      <w:kern w:val="2"/>
      <w:sz w:val="24"/>
      <w:szCs w:val="22"/>
      <w:shd w:val="clear" w:color="auto" w:fill="000080"/>
    </w:rPr>
  </w:style>
  <w:style w:type="character" w:customStyle="1" w:styleId="HTML0">
    <w:name w:val="HTML 位址 字元"/>
    <w:basedOn w:val="a1"/>
    <w:link w:val="HTML"/>
    <w:rsid w:val="00C17415"/>
    <w:rPr>
      <w:rFonts w:ascii="Georgia" w:eastAsia="Georgia" w:hAnsi="Georgia" w:cs="Calibri"/>
      <w:i/>
      <w:iCs/>
      <w:kern w:val="2"/>
      <w:sz w:val="24"/>
      <w:szCs w:val="22"/>
    </w:rPr>
  </w:style>
  <w:style w:type="character" w:customStyle="1" w:styleId="HTML2">
    <w:name w:val="HTML 預設格式 字元"/>
    <w:basedOn w:val="a1"/>
    <w:link w:val="HTML1"/>
    <w:rsid w:val="00C17415"/>
    <w:rPr>
      <w:rFonts w:ascii="Courier New" w:eastAsia="Georgia" w:hAnsi="Courier New" w:cs="Courier New"/>
      <w:kern w:val="2"/>
    </w:rPr>
  </w:style>
  <w:style w:type="character" w:customStyle="1" w:styleId="af5">
    <w:name w:val="日期 字元"/>
    <w:basedOn w:val="a1"/>
    <w:link w:val="af4"/>
    <w:rsid w:val="00C17415"/>
    <w:rPr>
      <w:rFonts w:ascii="Georgia" w:eastAsia="Georgia" w:hAnsi="Georgia" w:cs="Calibri"/>
      <w:kern w:val="2"/>
      <w:sz w:val="24"/>
      <w:szCs w:val="22"/>
    </w:rPr>
  </w:style>
  <w:style w:type="character" w:customStyle="1" w:styleId="af7">
    <w:name w:val="巨集文字 字元"/>
    <w:basedOn w:val="a1"/>
    <w:link w:val="af6"/>
    <w:semiHidden/>
    <w:rsid w:val="00C17415"/>
    <w:rPr>
      <w:rFonts w:ascii="Courier New" w:hAnsi="Courier New" w:cs="Courier New"/>
      <w:kern w:val="2"/>
      <w:sz w:val="24"/>
      <w:szCs w:val="24"/>
    </w:rPr>
  </w:style>
  <w:style w:type="character" w:customStyle="1" w:styleId="af9">
    <w:name w:val="本文 字元"/>
    <w:basedOn w:val="a1"/>
    <w:link w:val="af8"/>
    <w:rsid w:val="00C17415"/>
    <w:rPr>
      <w:rFonts w:ascii="Georgia" w:eastAsia="Georgia" w:hAnsi="Georgia" w:cs="Calibri"/>
      <w:kern w:val="2"/>
      <w:sz w:val="24"/>
      <w:szCs w:val="22"/>
    </w:rPr>
  </w:style>
  <w:style w:type="character" w:customStyle="1" w:styleId="26">
    <w:name w:val="本文 2 字元"/>
    <w:basedOn w:val="a1"/>
    <w:link w:val="25"/>
    <w:rsid w:val="00C17415"/>
    <w:rPr>
      <w:rFonts w:ascii="Georgia" w:eastAsia="Georgia" w:hAnsi="Georgia" w:cs="Calibri"/>
      <w:kern w:val="2"/>
      <w:sz w:val="24"/>
      <w:szCs w:val="22"/>
    </w:rPr>
  </w:style>
  <w:style w:type="character" w:customStyle="1" w:styleId="37">
    <w:name w:val="本文 3 字元"/>
    <w:basedOn w:val="a1"/>
    <w:link w:val="36"/>
    <w:rsid w:val="00C17415"/>
    <w:rPr>
      <w:rFonts w:ascii="Georgia" w:eastAsia="Georgia" w:hAnsi="Georgia" w:cs="Calibri"/>
      <w:kern w:val="2"/>
      <w:sz w:val="16"/>
      <w:szCs w:val="16"/>
    </w:rPr>
  </w:style>
  <w:style w:type="character" w:customStyle="1" w:styleId="afb">
    <w:name w:val="本文第一層縮排 字元"/>
    <w:basedOn w:val="af9"/>
    <w:link w:val="afa"/>
    <w:rsid w:val="00C17415"/>
    <w:rPr>
      <w:rFonts w:ascii="Georgia" w:eastAsia="Georgia" w:hAnsi="Georgia" w:cs="Calibri"/>
      <w:kern w:val="2"/>
      <w:sz w:val="24"/>
      <w:szCs w:val="22"/>
    </w:rPr>
  </w:style>
  <w:style w:type="character" w:customStyle="1" w:styleId="afd">
    <w:name w:val="本文縮排 字元"/>
    <w:basedOn w:val="a1"/>
    <w:link w:val="afc"/>
    <w:rsid w:val="00C17415"/>
    <w:rPr>
      <w:rFonts w:ascii="Georgia" w:eastAsia="Georgia" w:hAnsi="Georgia" w:cs="Calibri"/>
      <w:kern w:val="2"/>
      <w:sz w:val="24"/>
      <w:szCs w:val="22"/>
    </w:rPr>
  </w:style>
  <w:style w:type="character" w:customStyle="1" w:styleId="28">
    <w:name w:val="本文第一層縮排 2 字元"/>
    <w:basedOn w:val="afd"/>
    <w:link w:val="27"/>
    <w:rsid w:val="00C17415"/>
    <w:rPr>
      <w:rFonts w:ascii="Georgia" w:eastAsia="Georgia" w:hAnsi="Georgia" w:cs="Calibri"/>
      <w:kern w:val="2"/>
      <w:sz w:val="24"/>
      <w:szCs w:val="22"/>
    </w:rPr>
  </w:style>
  <w:style w:type="character" w:customStyle="1" w:styleId="2a">
    <w:name w:val="本文縮排 2 字元"/>
    <w:basedOn w:val="a1"/>
    <w:link w:val="29"/>
    <w:rsid w:val="00C17415"/>
    <w:rPr>
      <w:rFonts w:ascii="Georgia" w:eastAsia="Georgia" w:hAnsi="Georgia" w:cs="Calibri"/>
      <w:kern w:val="2"/>
      <w:sz w:val="24"/>
      <w:szCs w:val="22"/>
    </w:rPr>
  </w:style>
  <w:style w:type="character" w:customStyle="1" w:styleId="39">
    <w:name w:val="本文縮排 3 字元"/>
    <w:basedOn w:val="a1"/>
    <w:link w:val="38"/>
    <w:rsid w:val="00C17415"/>
    <w:rPr>
      <w:rFonts w:ascii="Georgia" w:eastAsia="Georgia" w:hAnsi="Georgia" w:cs="Calibri"/>
      <w:kern w:val="2"/>
      <w:sz w:val="16"/>
      <w:szCs w:val="16"/>
    </w:rPr>
  </w:style>
  <w:style w:type="character" w:customStyle="1" w:styleId="aff2">
    <w:name w:val="純文字 字元"/>
    <w:basedOn w:val="a1"/>
    <w:link w:val="aff1"/>
    <w:rsid w:val="00C17415"/>
    <w:rPr>
      <w:rFonts w:ascii="細明體" w:eastAsia="細明體" w:hAnsi="Courier New" w:cs="Courier New"/>
      <w:kern w:val="2"/>
      <w:sz w:val="24"/>
      <w:szCs w:val="24"/>
    </w:rPr>
  </w:style>
  <w:style w:type="character" w:customStyle="1" w:styleId="aff4">
    <w:name w:val="訊息欄位名稱 字元"/>
    <w:basedOn w:val="a1"/>
    <w:link w:val="aff3"/>
    <w:rsid w:val="00C17415"/>
    <w:rPr>
      <w:rFonts w:ascii="Arial" w:eastAsia="Georgia" w:hAnsi="Arial" w:cs="Arial"/>
      <w:kern w:val="2"/>
      <w:sz w:val="24"/>
      <w:szCs w:val="24"/>
      <w:shd w:val="pct20" w:color="auto" w:fill="auto"/>
    </w:rPr>
  </w:style>
  <w:style w:type="character" w:customStyle="1" w:styleId="aff6">
    <w:name w:val="副標題 字元"/>
    <w:basedOn w:val="a1"/>
    <w:link w:val="aff5"/>
    <w:rsid w:val="00C17415"/>
    <w:rPr>
      <w:rFonts w:ascii="Arial" w:hAnsi="Arial" w:cs="Arial"/>
      <w:i/>
      <w:iCs/>
      <w:kern w:val="2"/>
      <w:sz w:val="24"/>
      <w:szCs w:val="24"/>
    </w:rPr>
  </w:style>
  <w:style w:type="character" w:customStyle="1" w:styleId="aff9">
    <w:name w:val="問候 字元"/>
    <w:basedOn w:val="a1"/>
    <w:link w:val="aff8"/>
    <w:rsid w:val="00C17415"/>
    <w:rPr>
      <w:rFonts w:ascii="Georgia" w:eastAsia="Georgia" w:hAnsi="Georgia" w:cs="Calibri"/>
      <w:kern w:val="2"/>
      <w:sz w:val="24"/>
      <w:szCs w:val="22"/>
    </w:rPr>
  </w:style>
  <w:style w:type="character" w:customStyle="1" w:styleId="afff">
    <w:name w:val="章節附註文字 字元"/>
    <w:basedOn w:val="a1"/>
    <w:link w:val="affe"/>
    <w:semiHidden/>
    <w:rsid w:val="00C17415"/>
    <w:rPr>
      <w:rFonts w:ascii="Georgia" w:eastAsia="Georgia" w:hAnsi="Georgia" w:cs="Calibri"/>
      <w:kern w:val="2"/>
      <w:sz w:val="24"/>
      <w:szCs w:val="22"/>
    </w:rPr>
  </w:style>
  <w:style w:type="character" w:customStyle="1" w:styleId="afff1">
    <w:name w:val="結語 字元"/>
    <w:basedOn w:val="a1"/>
    <w:link w:val="afff0"/>
    <w:rsid w:val="00C17415"/>
    <w:rPr>
      <w:rFonts w:ascii="Georgia" w:eastAsia="Georgia" w:hAnsi="Georgia" w:cs="Calibri"/>
      <w:kern w:val="2"/>
      <w:sz w:val="24"/>
      <w:szCs w:val="22"/>
    </w:rPr>
  </w:style>
  <w:style w:type="character" w:customStyle="1" w:styleId="afff3">
    <w:name w:val="註腳文字 字元"/>
    <w:basedOn w:val="a1"/>
    <w:link w:val="afff2"/>
    <w:semiHidden/>
    <w:rsid w:val="00C17415"/>
    <w:rPr>
      <w:rFonts w:ascii="Georgia" w:eastAsia="Georgia" w:hAnsi="Georgia" w:cs="Calibri"/>
      <w:kern w:val="2"/>
    </w:rPr>
  </w:style>
  <w:style w:type="character" w:customStyle="1" w:styleId="afff5">
    <w:name w:val="註解文字 字元"/>
    <w:basedOn w:val="a1"/>
    <w:link w:val="afff4"/>
    <w:semiHidden/>
    <w:rsid w:val="00C17415"/>
    <w:rPr>
      <w:rFonts w:ascii="Georgia" w:eastAsia="Georgia" w:hAnsi="Georgia" w:cs="Calibri"/>
      <w:kern w:val="2"/>
      <w:sz w:val="24"/>
      <w:szCs w:val="22"/>
    </w:rPr>
  </w:style>
  <w:style w:type="character" w:customStyle="1" w:styleId="afff7">
    <w:name w:val="註解主旨 字元"/>
    <w:basedOn w:val="afff5"/>
    <w:link w:val="afff6"/>
    <w:semiHidden/>
    <w:rsid w:val="00C17415"/>
    <w:rPr>
      <w:rFonts w:ascii="Georgia" w:eastAsia="Georgia" w:hAnsi="Georgia" w:cs="Calibri"/>
      <w:b/>
      <w:bCs/>
      <w:kern w:val="2"/>
      <w:sz w:val="24"/>
      <w:szCs w:val="22"/>
    </w:rPr>
  </w:style>
  <w:style w:type="character" w:customStyle="1" w:styleId="afff9">
    <w:name w:val="註釋標題 字元"/>
    <w:basedOn w:val="a1"/>
    <w:link w:val="afff8"/>
    <w:rsid w:val="00C17415"/>
    <w:rPr>
      <w:rFonts w:ascii="Georgia" w:eastAsia="Georgia" w:hAnsi="Georgia" w:cs="Calibri"/>
      <w:kern w:val="2"/>
      <w:sz w:val="24"/>
      <w:szCs w:val="22"/>
    </w:rPr>
  </w:style>
  <w:style w:type="character" w:customStyle="1" w:styleId="afffb">
    <w:name w:val="電子郵件簽名 字元"/>
    <w:basedOn w:val="a1"/>
    <w:link w:val="afffa"/>
    <w:rsid w:val="00C17415"/>
    <w:rPr>
      <w:rFonts w:ascii="Georgia" w:eastAsia="Georgia" w:hAnsi="Georgia" w:cs="Calibri"/>
      <w:kern w:val="2"/>
      <w:sz w:val="24"/>
      <w:szCs w:val="22"/>
    </w:rPr>
  </w:style>
  <w:style w:type="character" w:customStyle="1" w:styleId="afffd">
    <w:name w:val="標題 字元"/>
    <w:basedOn w:val="a1"/>
    <w:link w:val="afffc"/>
    <w:rsid w:val="00C17415"/>
    <w:rPr>
      <w:rFonts w:ascii="Arial" w:hAnsi="Arial" w:cs="Arial"/>
      <w:b/>
      <w:bCs/>
      <w:kern w:val="2"/>
      <w:sz w:val="32"/>
      <w:szCs w:val="32"/>
    </w:rPr>
  </w:style>
  <w:style w:type="character" w:customStyle="1" w:styleId="affff">
    <w:name w:val="簽名 字元"/>
    <w:basedOn w:val="a1"/>
    <w:link w:val="afffe"/>
    <w:rsid w:val="00C17415"/>
    <w:rPr>
      <w:rFonts w:ascii="Georgia" w:eastAsia="Georgia" w:hAnsi="Georgia" w:cs="Calibri"/>
      <w:kern w:val="2"/>
      <w:sz w:val="24"/>
      <w:szCs w:val="22"/>
    </w:rPr>
  </w:style>
  <w:style w:type="character" w:styleId="affff1">
    <w:name w:val="annotation reference"/>
    <w:rsid w:val="00C17415"/>
    <w:rPr>
      <w:sz w:val="18"/>
      <w:szCs w:val="18"/>
    </w:rPr>
  </w:style>
  <w:style w:type="paragraph" w:styleId="affff2">
    <w:name w:val="Revision"/>
    <w:hidden/>
    <w:uiPriority w:val="99"/>
    <w:semiHidden/>
    <w:rsid w:val="00C17415"/>
    <w:rPr>
      <w:rFonts w:ascii="Georgia" w:eastAsia="Georgia" w:hAnsi="Georgia" w:cs="Calibri"/>
      <w:kern w:val="2"/>
      <w:sz w:val="24"/>
      <w:szCs w:val="22"/>
    </w:rPr>
  </w:style>
  <w:style w:type="character" w:styleId="affff3">
    <w:name w:val="FollowedHyperlink"/>
    <w:basedOn w:val="a1"/>
    <w:uiPriority w:val="99"/>
    <w:unhideWhenUsed/>
    <w:rsid w:val="00C17415"/>
    <w:rPr>
      <w:color w:val="800080" w:themeColor="followedHyperlink"/>
      <w:u w:val="single"/>
    </w:rPr>
  </w:style>
  <w:style w:type="paragraph" w:styleId="affff4">
    <w:name w:val="List Paragraph"/>
    <w:basedOn w:val="a0"/>
    <w:uiPriority w:val="34"/>
    <w:qFormat/>
    <w:rsid w:val="007D2C6A"/>
    <w:pPr>
      <w:ind w:leftChars="200" w:left="480"/>
    </w:pPr>
  </w:style>
  <w:style w:type="character" w:customStyle="1" w:styleId="af">
    <w:name w:val="標號 字元"/>
    <w:link w:val="ae"/>
    <w:rsid w:val="00A63F8F"/>
    <w:rPr>
      <w:rFonts w:ascii="Lucida Sans Unicode" w:eastAsia="Lucida Sans Unicode" w:hAnsi="Lucida Sans Unicode" w:cs="Lucida Sans Unicode"/>
      <w:b/>
      <w:kern w:val="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CC3C20"/>
    <w:pPr>
      <w:widowControl w:val="0"/>
      <w:snapToGrid w:val="0"/>
      <w:spacing w:line="360" w:lineRule="auto"/>
    </w:pPr>
    <w:rPr>
      <w:rFonts w:ascii="Georgia" w:eastAsia="Georgia" w:hAnsi="Georgia" w:cs="Calibri"/>
      <w:kern w:val="2"/>
      <w:sz w:val="24"/>
      <w:szCs w:val="22"/>
    </w:rPr>
  </w:style>
  <w:style w:type="paragraph" w:styleId="1">
    <w:name w:val="heading 1"/>
    <w:basedOn w:val="a0"/>
    <w:next w:val="a0"/>
    <w:link w:val="10"/>
    <w:qFormat/>
    <w:rsid w:val="000F42B8"/>
    <w:pPr>
      <w:widowControl/>
      <w:numPr>
        <w:numId w:val="2"/>
      </w:numPr>
      <w:spacing w:beforeLines="100" w:before="100" w:afterLines="50" w:after="50"/>
      <w:outlineLvl w:val="0"/>
    </w:pPr>
    <w:rPr>
      <w:rFonts w:ascii="Lucida Sans Unicode" w:eastAsia="Lucida Sans Unicode" w:hAnsi="Lucida Sans Unicode" w:cs="Lucida Sans Unicode"/>
      <w:b/>
      <w:kern w:val="0"/>
      <w:sz w:val="32"/>
      <w:szCs w:val="32"/>
    </w:rPr>
  </w:style>
  <w:style w:type="paragraph" w:styleId="21">
    <w:name w:val="heading 2"/>
    <w:basedOn w:val="1"/>
    <w:next w:val="a0"/>
    <w:link w:val="22"/>
    <w:qFormat/>
    <w:rsid w:val="000F42B8"/>
    <w:pPr>
      <w:numPr>
        <w:ilvl w:val="1"/>
      </w:numPr>
      <w:tabs>
        <w:tab w:val="clear" w:pos="3902"/>
        <w:tab w:val="num" w:pos="216"/>
      </w:tabs>
      <w:adjustRightInd w:val="0"/>
      <w:spacing w:beforeLines="50" w:before="50" w:afterLines="0" w:after="0"/>
      <w:ind w:left="216"/>
      <w:outlineLvl w:val="1"/>
    </w:pPr>
    <w:rPr>
      <w:sz w:val="28"/>
      <w:szCs w:val="26"/>
    </w:rPr>
  </w:style>
  <w:style w:type="paragraph" w:styleId="31">
    <w:name w:val="heading 3"/>
    <w:basedOn w:val="21"/>
    <w:next w:val="a0"/>
    <w:link w:val="32"/>
    <w:qFormat/>
    <w:rsid w:val="008973D6"/>
    <w:pPr>
      <w:numPr>
        <w:ilvl w:val="2"/>
      </w:numPr>
      <w:outlineLvl w:val="2"/>
    </w:pPr>
    <w:rPr>
      <w:sz w:val="24"/>
      <w:szCs w:val="24"/>
    </w:rPr>
  </w:style>
  <w:style w:type="paragraph" w:styleId="41">
    <w:name w:val="heading 4"/>
    <w:basedOn w:val="31"/>
    <w:next w:val="Normal4"/>
    <w:link w:val="42"/>
    <w:qFormat/>
    <w:rsid w:val="008973D6"/>
    <w:pPr>
      <w:numPr>
        <w:ilvl w:val="3"/>
      </w:numPr>
      <w:spacing w:beforeLines="0" w:before="0"/>
      <w:outlineLvl w:val="3"/>
    </w:pPr>
    <w:rPr>
      <w:color w:val="000000"/>
      <w:sz w:val="22"/>
      <w:szCs w:val="22"/>
    </w:rPr>
  </w:style>
  <w:style w:type="paragraph" w:styleId="51">
    <w:name w:val="heading 5"/>
    <w:basedOn w:val="41"/>
    <w:next w:val="Normal4"/>
    <w:link w:val="52"/>
    <w:qFormat/>
    <w:rsid w:val="008973D6"/>
    <w:pPr>
      <w:numPr>
        <w:ilvl w:val="4"/>
      </w:numPr>
      <w:autoSpaceDE w:val="0"/>
      <w:autoSpaceDN w:val="0"/>
      <w:outlineLvl w:val="4"/>
    </w:pPr>
  </w:style>
  <w:style w:type="paragraph" w:styleId="6">
    <w:name w:val="heading 6"/>
    <w:basedOn w:val="a0"/>
    <w:next w:val="a0"/>
    <w:link w:val="60"/>
    <w:qFormat/>
    <w:rsid w:val="002B2F13"/>
    <w:pPr>
      <w:keepNext/>
      <w:spacing w:line="720" w:lineRule="auto"/>
      <w:ind w:leftChars="200" w:left="200"/>
      <w:outlineLvl w:val="5"/>
    </w:pPr>
    <w:rPr>
      <w:rFonts w:ascii="Arial" w:eastAsia="新細明體" w:hAnsi="Arial" w:cs="Times New Roman"/>
      <w:sz w:val="36"/>
      <w:szCs w:val="36"/>
    </w:rPr>
  </w:style>
  <w:style w:type="paragraph" w:styleId="7">
    <w:name w:val="heading 7"/>
    <w:basedOn w:val="a0"/>
    <w:next w:val="a0"/>
    <w:link w:val="70"/>
    <w:qFormat/>
    <w:rsid w:val="002B2F13"/>
    <w:pPr>
      <w:keepNext/>
      <w:spacing w:line="720" w:lineRule="auto"/>
      <w:ind w:leftChars="400" w:left="400"/>
      <w:outlineLvl w:val="6"/>
    </w:pPr>
    <w:rPr>
      <w:rFonts w:ascii="Arial" w:eastAsia="新細明體" w:hAnsi="Arial" w:cs="Times New Roman"/>
      <w:b/>
      <w:bCs/>
      <w:sz w:val="36"/>
      <w:szCs w:val="36"/>
    </w:rPr>
  </w:style>
  <w:style w:type="paragraph" w:styleId="8">
    <w:name w:val="heading 8"/>
    <w:basedOn w:val="a0"/>
    <w:next w:val="a0"/>
    <w:link w:val="80"/>
    <w:qFormat/>
    <w:rsid w:val="002B2F13"/>
    <w:pPr>
      <w:keepNext/>
      <w:spacing w:line="720" w:lineRule="auto"/>
      <w:ind w:leftChars="400" w:left="400"/>
      <w:outlineLvl w:val="7"/>
    </w:pPr>
    <w:rPr>
      <w:rFonts w:ascii="Arial" w:eastAsia="新細明體" w:hAnsi="Arial" w:cs="Times New Roman"/>
      <w:sz w:val="36"/>
      <w:szCs w:val="36"/>
    </w:rPr>
  </w:style>
  <w:style w:type="paragraph" w:styleId="9">
    <w:name w:val="heading 9"/>
    <w:basedOn w:val="a0"/>
    <w:next w:val="a0"/>
    <w:link w:val="90"/>
    <w:qFormat/>
    <w:rsid w:val="002B2F13"/>
    <w:pPr>
      <w:keepNext/>
      <w:spacing w:line="720" w:lineRule="auto"/>
      <w:ind w:leftChars="400" w:left="400"/>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Index">
    <w:name w:val="Index"/>
    <w:basedOn w:val="a0"/>
    <w:rsid w:val="00C97E90"/>
    <w:pPr>
      <w:jc w:val="right"/>
    </w:pPr>
    <w:rPr>
      <w:b/>
      <w:color w:val="333399"/>
      <w:sz w:val="32"/>
      <w:szCs w:val="32"/>
    </w:rPr>
  </w:style>
  <w:style w:type="paragraph" w:customStyle="1" w:styleId="Procedure">
    <w:name w:val="Procedure"/>
    <w:basedOn w:val="a0"/>
    <w:rsid w:val="002B0DBC"/>
    <w:pPr>
      <w:numPr>
        <w:numId w:val="14"/>
      </w:numPr>
      <w:spacing w:before="60" w:after="60"/>
    </w:pPr>
    <w:rPr>
      <w:rFonts w:ascii="Consolas" w:eastAsia="Consolas" w:hAnsi="Consolas" w:cs="Consolas"/>
    </w:rPr>
  </w:style>
  <w:style w:type="paragraph" w:styleId="a4">
    <w:name w:val="header"/>
    <w:basedOn w:val="a0"/>
    <w:next w:val="a0"/>
    <w:link w:val="a5"/>
    <w:rsid w:val="005C595A"/>
    <w:pPr>
      <w:tabs>
        <w:tab w:val="center" w:pos="4153"/>
        <w:tab w:val="right" w:pos="8306"/>
      </w:tabs>
      <w:spacing w:line="240" w:lineRule="auto"/>
    </w:pPr>
    <w:rPr>
      <w:b/>
      <w:color w:val="333399"/>
      <w:sz w:val="28"/>
      <w:szCs w:val="28"/>
    </w:rPr>
  </w:style>
  <w:style w:type="paragraph" w:styleId="a6">
    <w:name w:val="footer"/>
    <w:basedOn w:val="a0"/>
    <w:link w:val="a7"/>
    <w:rsid w:val="005C595A"/>
    <w:pPr>
      <w:tabs>
        <w:tab w:val="center" w:pos="4153"/>
        <w:tab w:val="right" w:pos="8306"/>
      </w:tabs>
      <w:spacing w:line="240" w:lineRule="auto"/>
    </w:pPr>
    <w:rPr>
      <w:rFonts w:ascii="Lucida Sans Unicode" w:eastAsia="Lucida Sans Unicode" w:hAnsi="Lucida Sans Unicode" w:cs="Lucida Sans Unicode"/>
      <w:color w:val="333399"/>
      <w:sz w:val="16"/>
      <w:szCs w:val="16"/>
    </w:rPr>
  </w:style>
  <w:style w:type="paragraph" w:styleId="a8">
    <w:name w:val="Balloon Text"/>
    <w:basedOn w:val="a0"/>
    <w:link w:val="a9"/>
    <w:semiHidden/>
    <w:rsid w:val="00F844F7"/>
    <w:rPr>
      <w:rFonts w:ascii="Arial" w:eastAsia="新細明體" w:hAnsi="Arial"/>
      <w:sz w:val="18"/>
      <w:szCs w:val="18"/>
    </w:rPr>
  </w:style>
  <w:style w:type="paragraph" w:customStyle="1" w:styleId="Lists">
    <w:name w:val="Lists"/>
    <w:basedOn w:val="a0"/>
    <w:rsid w:val="002B0DBC"/>
    <w:pPr>
      <w:numPr>
        <w:numId w:val="1"/>
      </w:numPr>
    </w:pPr>
  </w:style>
  <w:style w:type="character" w:customStyle="1" w:styleId="DocumentTitle">
    <w:name w:val="Document Title"/>
    <w:rsid w:val="005D08C9"/>
    <w:rPr>
      <w:rFonts w:ascii="Candara" w:hAnsi="Candara" w:cs="Candara"/>
      <w:b/>
      <w:color w:val="FFFFFF"/>
      <w:sz w:val="72"/>
      <w:szCs w:val="56"/>
      <w:effect w:val="none"/>
    </w:rPr>
  </w:style>
  <w:style w:type="paragraph" w:styleId="11">
    <w:name w:val="toc 1"/>
    <w:basedOn w:val="a0"/>
    <w:next w:val="a0"/>
    <w:autoRedefine/>
    <w:uiPriority w:val="39"/>
    <w:rsid w:val="0017346A"/>
    <w:pPr>
      <w:tabs>
        <w:tab w:val="left" w:pos="480"/>
        <w:tab w:val="right" w:leader="dot" w:pos="10232"/>
      </w:tabs>
      <w:spacing w:before="120" w:after="120"/>
    </w:pPr>
    <w:rPr>
      <w:rFonts w:ascii="Times New Roman" w:hAnsi="Times New Roman"/>
      <w:b/>
      <w:bCs/>
      <w:caps/>
      <w:sz w:val="20"/>
      <w:szCs w:val="20"/>
    </w:rPr>
  </w:style>
  <w:style w:type="character" w:styleId="aa">
    <w:name w:val="Hyperlink"/>
    <w:basedOn w:val="a1"/>
    <w:uiPriority w:val="99"/>
    <w:rsid w:val="00384DB8"/>
    <w:rPr>
      <w:rFonts w:ascii="Georgia" w:hAnsi="Georgia" w:cs="Candara"/>
      <w:color w:val="0000FF"/>
      <w:sz w:val="20"/>
      <w:szCs w:val="20"/>
      <w:u w:val="single"/>
    </w:rPr>
  </w:style>
  <w:style w:type="paragraph" w:styleId="ab">
    <w:name w:val="Document Map"/>
    <w:basedOn w:val="a0"/>
    <w:link w:val="ac"/>
    <w:semiHidden/>
    <w:rsid w:val="00F844F7"/>
    <w:pPr>
      <w:shd w:val="clear" w:color="auto" w:fill="000080"/>
    </w:pPr>
    <w:rPr>
      <w:rFonts w:ascii="Arial" w:eastAsia="新細明體" w:hAnsi="Arial"/>
    </w:rPr>
  </w:style>
  <w:style w:type="table" w:styleId="ad">
    <w:name w:val="Table Grid"/>
    <w:basedOn w:val="a2"/>
    <w:rsid w:val="00E940E2"/>
    <w:pPr>
      <w:widowControl w:val="0"/>
      <w:adjustRightInd w:val="0"/>
      <w:textAlignment w:val="baseline"/>
    </w:pPr>
    <w:rPr>
      <w:rFonts w:ascii="Georgia" w:eastAsia="Georgia" w:hAnsi="Georgia" w:cs="Candar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Centered">
    <w:name w:val="TableContent-Centered"/>
    <w:link w:val="TableContent-Centered0"/>
    <w:rsid w:val="00425A85"/>
    <w:pPr>
      <w:widowControl w:val="0"/>
      <w:adjustRightInd w:val="0"/>
      <w:spacing w:before="120" w:after="120" w:line="0" w:lineRule="atLeast"/>
      <w:jc w:val="center"/>
      <w:textAlignment w:val="baseline"/>
    </w:pPr>
    <w:rPr>
      <w:rFonts w:ascii="Georgia" w:eastAsia="Candara" w:hAnsi="Georgia" w:cs="Candara"/>
      <w:b/>
      <w:color w:val="000000"/>
      <w:kern w:val="2"/>
      <w:szCs w:val="24"/>
    </w:rPr>
  </w:style>
  <w:style w:type="paragraph" w:customStyle="1" w:styleId="TableContent-Left">
    <w:name w:val="TableContent-Left"/>
    <w:basedOn w:val="TableContent-Centered"/>
    <w:link w:val="TableContent-Left0"/>
    <w:rsid w:val="00425A85"/>
    <w:pPr>
      <w:jc w:val="left"/>
    </w:pPr>
    <w:rPr>
      <w:rFonts w:eastAsia="Georgia"/>
    </w:rPr>
  </w:style>
  <w:style w:type="paragraph" w:customStyle="1" w:styleId="TableContent-Right">
    <w:name w:val="TableContent-Right"/>
    <w:basedOn w:val="TableContent-Centered"/>
    <w:rsid w:val="00064BA5"/>
    <w:pPr>
      <w:jc w:val="right"/>
    </w:pPr>
  </w:style>
  <w:style w:type="paragraph" w:styleId="ae">
    <w:name w:val="caption"/>
    <w:basedOn w:val="a0"/>
    <w:next w:val="a0"/>
    <w:link w:val="af"/>
    <w:qFormat/>
    <w:rsid w:val="001C355F"/>
    <w:rPr>
      <w:rFonts w:ascii="Lucida Sans Unicode" w:eastAsia="Lucida Sans Unicode" w:hAnsi="Lucida Sans Unicode" w:cs="Lucida Sans Unicode"/>
      <w:b/>
      <w:sz w:val="20"/>
      <w:szCs w:val="20"/>
    </w:rPr>
  </w:style>
  <w:style w:type="paragraph" w:styleId="23">
    <w:name w:val="toc 2"/>
    <w:basedOn w:val="a0"/>
    <w:next w:val="a0"/>
    <w:autoRedefine/>
    <w:uiPriority w:val="39"/>
    <w:rsid w:val="00990184"/>
    <w:pPr>
      <w:ind w:left="240"/>
    </w:pPr>
    <w:rPr>
      <w:rFonts w:ascii="Times New Roman" w:hAnsi="Times New Roman"/>
      <w:smallCaps/>
      <w:sz w:val="20"/>
      <w:szCs w:val="20"/>
    </w:rPr>
  </w:style>
  <w:style w:type="paragraph" w:styleId="33">
    <w:name w:val="toc 3"/>
    <w:basedOn w:val="a0"/>
    <w:next w:val="a0"/>
    <w:autoRedefine/>
    <w:uiPriority w:val="39"/>
    <w:rsid w:val="0091726F"/>
    <w:pPr>
      <w:ind w:left="480"/>
    </w:pPr>
    <w:rPr>
      <w:rFonts w:ascii="Times New Roman" w:hAnsi="Times New Roman"/>
      <w:i/>
      <w:iCs/>
      <w:sz w:val="20"/>
      <w:szCs w:val="20"/>
    </w:rPr>
  </w:style>
  <w:style w:type="paragraph" w:styleId="43">
    <w:name w:val="toc 4"/>
    <w:basedOn w:val="a0"/>
    <w:next w:val="a0"/>
    <w:autoRedefine/>
    <w:semiHidden/>
    <w:rsid w:val="0091726F"/>
    <w:pPr>
      <w:ind w:left="720"/>
    </w:pPr>
    <w:rPr>
      <w:rFonts w:ascii="Times New Roman" w:hAnsi="Times New Roman"/>
      <w:sz w:val="18"/>
      <w:szCs w:val="18"/>
    </w:rPr>
  </w:style>
  <w:style w:type="paragraph" w:styleId="53">
    <w:name w:val="toc 5"/>
    <w:basedOn w:val="a0"/>
    <w:next w:val="a0"/>
    <w:autoRedefine/>
    <w:semiHidden/>
    <w:rsid w:val="0091726F"/>
    <w:pPr>
      <w:ind w:left="960"/>
    </w:pPr>
    <w:rPr>
      <w:rFonts w:ascii="Times New Roman" w:hAnsi="Times New Roman"/>
      <w:sz w:val="18"/>
      <w:szCs w:val="18"/>
    </w:rPr>
  </w:style>
  <w:style w:type="paragraph" w:styleId="61">
    <w:name w:val="toc 6"/>
    <w:basedOn w:val="a0"/>
    <w:next w:val="a0"/>
    <w:autoRedefine/>
    <w:semiHidden/>
    <w:rsid w:val="0091726F"/>
    <w:pPr>
      <w:ind w:left="1200"/>
    </w:pPr>
    <w:rPr>
      <w:rFonts w:ascii="Times New Roman" w:hAnsi="Times New Roman"/>
      <w:sz w:val="18"/>
      <w:szCs w:val="18"/>
    </w:rPr>
  </w:style>
  <w:style w:type="paragraph" w:styleId="71">
    <w:name w:val="toc 7"/>
    <w:basedOn w:val="a0"/>
    <w:next w:val="a0"/>
    <w:autoRedefine/>
    <w:semiHidden/>
    <w:rsid w:val="0091726F"/>
    <w:pPr>
      <w:ind w:left="1440"/>
    </w:pPr>
    <w:rPr>
      <w:rFonts w:ascii="Times New Roman" w:hAnsi="Times New Roman"/>
      <w:sz w:val="18"/>
      <w:szCs w:val="18"/>
    </w:rPr>
  </w:style>
  <w:style w:type="paragraph" w:styleId="81">
    <w:name w:val="toc 8"/>
    <w:basedOn w:val="a0"/>
    <w:next w:val="a0"/>
    <w:autoRedefine/>
    <w:semiHidden/>
    <w:rsid w:val="0091726F"/>
    <w:pPr>
      <w:ind w:left="1680"/>
    </w:pPr>
    <w:rPr>
      <w:rFonts w:ascii="Times New Roman" w:hAnsi="Times New Roman"/>
      <w:sz w:val="18"/>
      <w:szCs w:val="18"/>
    </w:rPr>
  </w:style>
  <w:style w:type="paragraph" w:styleId="91">
    <w:name w:val="toc 9"/>
    <w:basedOn w:val="a0"/>
    <w:next w:val="a0"/>
    <w:autoRedefine/>
    <w:semiHidden/>
    <w:rsid w:val="0091726F"/>
    <w:pPr>
      <w:ind w:left="1920"/>
    </w:pPr>
    <w:rPr>
      <w:rFonts w:ascii="Times New Roman" w:hAnsi="Times New Roman"/>
      <w:sz w:val="18"/>
      <w:szCs w:val="18"/>
    </w:rPr>
  </w:style>
  <w:style w:type="paragraph" w:customStyle="1" w:styleId="Normal4">
    <w:name w:val="Normal4"/>
    <w:basedOn w:val="a0"/>
    <w:link w:val="Normal4Char"/>
    <w:rsid w:val="00C616B2"/>
    <w:pPr>
      <w:ind w:leftChars="250" w:left="250"/>
    </w:pPr>
  </w:style>
  <w:style w:type="paragraph" w:styleId="af0">
    <w:name w:val="table of figures"/>
    <w:basedOn w:val="a0"/>
    <w:next w:val="a0"/>
    <w:autoRedefine/>
    <w:uiPriority w:val="99"/>
    <w:rsid w:val="00597528"/>
    <w:pPr>
      <w:ind w:left="440" w:hanging="440"/>
    </w:pPr>
    <w:rPr>
      <w:rFonts w:ascii="Times New Roman" w:hAnsi="Times New Roman" w:cs="Times New Roman"/>
      <w:smallCaps/>
      <w:sz w:val="20"/>
      <w:szCs w:val="20"/>
    </w:rPr>
  </w:style>
  <w:style w:type="paragraph" w:styleId="12">
    <w:name w:val="index 1"/>
    <w:basedOn w:val="a0"/>
    <w:next w:val="a0"/>
    <w:autoRedefine/>
    <w:semiHidden/>
    <w:rsid w:val="00243E10"/>
    <w:pPr>
      <w:ind w:left="220" w:hanging="220"/>
    </w:pPr>
    <w:rPr>
      <w:rFonts w:ascii="Times New Roman" w:hAnsi="Times New Roman" w:cs="Times New Roman"/>
      <w:sz w:val="18"/>
      <w:szCs w:val="18"/>
    </w:rPr>
  </w:style>
  <w:style w:type="paragraph" w:styleId="24">
    <w:name w:val="index 2"/>
    <w:basedOn w:val="a0"/>
    <w:next w:val="a0"/>
    <w:autoRedefine/>
    <w:semiHidden/>
    <w:rsid w:val="00243E10"/>
    <w:pPr>
      <w:ind w:left="440" w:hanging="220"/>
    </w:pPr>
    <w:rPr>
      <w:rFonts w:ascii="Times New Roman" w:hAnsi="Times New Roman" w:cs="Times New Roman"/>
      <w:sz w:val="18"/>
      <w:szCs w:val="18"/>
    </w:rPr>
  </w:style>
  <w:style w:type="paragraph" w:styleId="34">
    <w:name w:val="index 3"/>
    <w:basedOn w:val="a0"/>
    <w:next w:val="a0"/>
    <w:autoRedefine/>
    <w:semiHidden/>
    <w:rsid w:val="00243E10"/>
    <w:pPr>
      <w:ind w:left="660" w:hanging="220"/>
    </w:pPr>
    <w:rPr>
      <w:rFonts w:ascii="Times New Roman" w:hAnsi="Times New Roman" w:cs="Times New Roman"/>
      <w:sz w:val="18"/>
      <w:szCs w:val="18"/>
    </w:rPr>
  </w:style>
  <w:style w:type="paragraph" w:styleId="44">
    <w:name w:val="index 4"/>
    <w:basedOn w:val="a0"/>
    <w:next w:val="a0"/>
    <w:autoRedefine/>
    <w:semiHidden/>
    <w:rsid w:val="00243E10"/>
    <w:pPr>
      <w:ind w:left="880" w:hanging="220"/>
    </w:pPr>
    <w:rPr>
      <w:rFonts w:ascii="Times New Roman" w:hAnsi="Times New Roman" w:cs="Times New Roman"/>
      <w:sz w:val="18"/>
      <w:szCs w:val="18"/>
    </w:rPr>
  </w:style>
  <w:style w:type="paragraph" w:styleId="54">
    <w:name w:val="index 5"/>
    <w:basedOn w:val="a0"/>
    <w:next w:val="a0"/>
    <w:autoRedefine/>
    <w:semiHidden/>
    <w:rsid w:val="00243E10"/>
    <w:pPr>
      <w:ind w:left="1100" w:hanging="220"/>
    </w:pPr>
    <w:rPr>
      <w:rFonts w:ascii="Times New Roman" w:hAnsi="Times New Roman" w:cs="Times New Roman"/>
      <w:sz w:val="18"/>
      <w:szCs w:val="18"/>
    </w:rPr>
  </w:style>
  <w:style w:type="paragraph" w:styleId="62">
    <w:name w:val="index 6"/>
    <w:basedOn w:val="a0"/>
    <w:next w:val="a0"/>
    <w:autoRedefine/>
    <w:semiHidden/>
    <w:rsid w:val="00243E10"/>
    <w:pPr>
      <w:ind w:left="1320" w:hanging="220"/>
    </w:pPr>
    <w:rPr>
      <w:rFonts w:ascii="Times New Roman" w:hAnsi="Times New Roman" w:cs="Times New Roman"/>
      <w:sz w:val="18"/>
      <w:szCs w:val="18"/>
    </w:rPr>
  </w:style>
  <w:style w:type="paragraph" w:styleId="72">
    <w:name w:val="index 7"/>
    <w:basedOn w:val="a0"/>
    <w:next w:val="a0"/>
    <w:autoRedefine/>
    <w:semiHidden/>
    <w:rsid w:val="00243E10"/>
    <w:pPr>
      <w:ind w:left="1540" w:hanging="220"/>
    </w:pPr>
    <w:rPr>
      <w:rFonts w:ascii="Times New Roman" w:hAnsi="Times New Roman" w:cs="Times New Roman"/>
      <w:sz w:val="18"/>
      <w:szCs w:val="18"/>
    </w:rPr>
  </w:style>
  <w:style w:type="paragraph" w:styleId="82">
    <w:name w:val="index 8"/>
    <w:basedOn w:val="a0"/>
    <w:next w:val="a0"/>
    <w:autoRedefine/>
    <w:semiHidden/>
    <w:rsid w:val="00243E10"/>
    <w:pPr>
      <w:ind w:left="1760" w:hanging="220"/>
    </w:pPr>
    <w:rPr>
      <w:rFonts w:ascii="Times New Roman" w:hAnsi="Times New Roman" w:cs="Times New Roman"/>
      <w:sz w:val="18"/>
      <w:szCs w:val="18"/>
    </w:rPr>
  </w:style>
  <w:style w:type="paragraph" w:styleId="92">
    <w:name w:val="index 9"/>
    <w:basedOn w:val="a0"/>
    <w:next w:val="a0"/>
    <w:autoRedefine/>
    <w:semiHidden/>
    <w:rsid w:val="00243E10"/>
    <w:pPr>
      <w:ind w:left="1980" w:hanging="220"/>
    </w:pPr>
    <w:rPr>
      <w:rFonts w:ascii="Times New Roman" w:hAnsi="Times New Roman" w:cs="Times New Roman"/>
      <w:sz w:val="18"/>
      <w:szCs w:val="18"/>
    </w:rPr>
  </w:style>
  <w:style w:type="paragraph" w:styleId="af1">
    <w:name w:val="index heading"/>
    <w:basedOn w:val="a0"/>
    <w:next w:val="12"/>
    <w:semiHidden/>
    <w:rsid w:val="00243E10"/>
    <w:pPr>
      <w:spacing w:before="240" w:after="120"/>
      <w:jc w:val="center"/>
    </w:pPr>
    <w:rPr>
      <w:rFonts w:ascii="Times New Roman" w:hAnsi="Times New Roman" w:cs="Times New Roman"/>
      <w:b/>
      <w:bCs/>
      <w:sz w:val="26"/>
      <w:szCs w:val="26"/>
    </w:rPr>
  </w:style>
  <w:style w:type="paragraph" w:customStyle="1" w:styleId="Bullets">
    <w:name w:val="Bullets"/>
    <w:basedOn w:val="a0"/>
    <w:rsid w:val="00093358"/>
    <w:pPr>
      <w:numPr>
        <w:numId w:val="5"/>
      </w:numPr>
      <w:tabs>
        <w:tab w:val="clear" w:pos="622"/>
        <w:tab w:val="num" w:pos="480"/>
      </w:tabs>
      <w:ind w:left="480"/>
    </w:pPr>
  </w:style>
  <w:style w:type="paragraph" w:customStyle="1" w:styleId="LVL0">
    <w:name w:val="LVL0"/>
    <w:basedOn w:val="1"/>
    <w:rsid w:val="00440AB8"/>
    <w:pPr>
      <w:numPr>
        <w:numId w:val="0"/>
      </w:numPr>
      <w:spacing w:before="406" w:after="203"/>
    </w:pPr>
  </w:style>
  <w:style w:type="paragraph" w:customStyle="1" w:styleId="Code">
    <w:name w:val="Code"/>
    <w:basedOn w:val="Normal4"/>
    <w:rsid w:val="00E940E2"/>
    <w:rPr>
      <w:rFonts w:ascii="Lucida Console" w:eastAsia="Lucida Console" w:hAnsi="Lucida Console" w:cs="Courier New"/>
      <w:noProof/>
      <w:color w:val="333399"/>
      <w:sz w:val="22"/>
    </w:rPr>
  </w:style>
  <w:style w:type="paragraph" w:customStyle="1" w:styleId="LVL1">
    <w:name w:val="LVL1"/>
    <w:basedOn w:val="LVL0"/>
    <w:next w:val="a0"/>
    <w:rsid w:val="002F4715"/>
    <w:pPr>
      <w:numPr>
        <w:numId w:val="4"/>
      </w:numPr>
      <w:spacing w:beforeLines="0" w:before="0" w:after="50"/>
      <w:outlineLvl w:val="1"/>
    </w:pPr>
    <w:rPr>
      <w:sz w:val="26"/>
      <w:szCs w:val="26"/>
    </w:rPr>
  </w:style>
  <w:style w:type="paragraph" w:customStyle="1" w:styleId="LVL2">
    <w:name w:val="LVL2"/>
    <w:basedOn w:val="LVL1"/>
    <w:next w:val="Normal4"/>
    <w:rsid w:val="0017346A"/>
    <w:pPr>
      <w:numPr>
        <w:ilvl w:val="1"/>
      </w:numPr>
      <w:ind w:left="520" w:firstLine="0"/>
      <w:outlineLvl w:val="2"/>
    </w:pPr>
    <w:rPr>
      <w:sz w:val="24"/>
      <w:szCs w:val="24"/>
    </w:rPr>
  </w:style>
  <w:style w:type="paragraph" w:customStyle="1" w:styleId="title1">
    <w:name w:val="title1"/>
    <w:basedOn w:val="a0"/>
    <w:rsid w:val="00B41F52"/>
  </w:style>
  <w:style w:type="paragraph" w:customStyle="1" w:styleId="Item">
    <w:name w:val="Item"/>
    <w:basedOn w:val="LVL0"/>
    <w:next w:val="a0"/>
    <w:rsid w:val="00D62FCE"/>
    <w:pPr>
      <w:adjustRightInd w:val="0"/>
      <w:spacing w:beforeLines="50" w:before="203" w:line="240" w:lineRule="auto"/>
      <w:ind w:rightChars="100" w:right="220"/>
      <w:outlineLvl w:val="1"/>
    </w:pPr>
    <w:rPr>
      <w:sz w:val="26"/>
      <w:szCs w:val="26"/>
    </w:rPr>
  </w:style>
  <w:style w:type="character" w:styleId="af2">
    <w:name w:val="page number"/>
    <w:basedOn w:val="a1"/>
    <w:rsid w:val="00B04EEC"/>
  </w:style>
  <w:style w:type="paragraph" w:customStyle="1" w:styleId="NormalHeading">
    <w:name w:val="Normal Heading"/>
    <w:basedOn w:val="a0"/>
    <w:next w:val="a0"/>
    <w:rsid w:val="00D62FCE"/>
    <w:rPr>
      <w:rFonts w:ascii="Candara" w:eastAsia="Candara" w:hAnsi="Candara" w:cs="Candara"/>
      <w:b/>
      <w:szCs w:val="26"/>
    </w:rPr>
  </w:style>
  <w:style w:type="character" w:customStyle="1" w:styleId="Normal4Char">
    <w:name w:val="Normal4 Char"/>
    <w:basedOn w:val="a1"/>
    <w:link w:val="Normal4"/>
    <w:rsid w:val="0069408A"/>
    <w:rPr>
      <w:rFonts w:ascii="Calibri" w:eastAsia="Calibri" w:hAnsi="Calibri" w:cs="Calibri"/>
      <w:kern w:val="2"/>
      <w:sz w:val="22"/>
      <w:szCs w:val="22"/>
      <w:lang w:val="en-US" w:eastAsia="zh-TW" w:bidi="ar-SA"/>
    </w:rPr>
  </w:style>
  <w:style w:type="paragraph" w:customStyle="1" w:styleId="35">
    <w:name w:val="無號標題3"/>
    <w:basedOn w:val="31"/>
    <w:rsid w:val="0095268F"/>
    <w:pPr>
      <w:keepNext/>
      <w:numPr>
        <w:ilvl w:val="0"/>
        <w:numId w:val="0"/>
      </w:numPr>
    </w:pPr>
    <w:rPr>
      <w:rFonts w:eastAsia="新細明體"/>
      <w:sz w:val="32"/>
    </w:rPr>
  </w:style>
  <w:style w:type="paragraph" w:customStyle="1" w:styleId="Description">
    <w:name w:val="Description"/>
    <w:basedOn w:val="TableContent-Left"/>
    <w:rsid w:val="006D4B74"/>
    <w:pPr>
      <w:snapToGrid w:val="0"/>
    </w:pPr>
    <w:rPr>
      <w:rFonts w:ascii="Lucida Bright" w:eastAsia="Lucida Bright" w:hAnsi="Lucida Bright" w:cs="Lucida Sans Unicode"/>
      <w:color w:val="333399"/>
      <w:sz w:val="18"/>
      <w:szCs w:val="18"/>
    </w:rPr>
  </w:style>
  <w:style w:type="paragraph" w:customStyle="1" w:styleId="13">
    <w:name w:val="樣式1"/>
    <w:basedOn w:val="a0"/>
    <w:rsid w:val="001F28BF"/>
  </w:style>
  <w:style w:type="paragraph" w:styleId="HTML">
    <w:name w:val="HTML Address"/>
    <w:basedOn w:val="a0"/>
    <w:link w:val="HTML0"/>
    <w:rsid w:val="002B2F13"/>
    <w:rPr>
      <w:i/>
      <w:iCs/>
    </w:rPr>
  </w:style>
  <w:style w:type="paragraph" w:styleId="HTML1">
    <w:name w:val="HTML Preformatted"/>
    <w:basedOn w:val="a0"/>
    <w:link w:val="HTML2"/>
    <w:rsid w:val="002B2F13"/>
    <w:rPr>
      <w:rFonts w:ascii="Courier New" w:hAnsi="Courier New" w:cs="Courier New"/>
      <w:sz w:val="20"/>
      <w:szCs w:val="20"/>
    </w:rPr>
  </w:style>
  <w:style w:type="paragraph" w:styleId="Web">
    <w:name w:val="Normal (Web)"/>
    <w:basedOn w:val="a0"/>
    <w:uiPriority w:val="99"/>
    <w:rsid w:val="002B2F13"/>
    <w:rPr>
      <w:rFonts w:ascii="Times New Roman" w:hAnsi="Times New Roman" w:cs="Times New Roman"/>
      <w:szCs w:val="24"/>
    </w:rPr>
  </w:style>
  <w:style w:type="paragraph" w:styleId="af3">
    <w:name w:val="Normal Indent"/>
    <w:basedOn w:val="a0"/>
    <w:rsid w:val="002B2F13"/>
    <w:pPr>
      <w:ind w:leftChars="200" w:left="480"/>
    </w:pPr>
  </w:style>
  <w:style w:type="paragraph" w:styleId="af4">
    <w:name w:val="Date"/>
    <w:basedOn w:val="a0"/>
    <w:next w:val="a0"/>
    <w:link w:val="af5"/>
    <w:rsid w:val="002B2F13"/>
    <w:pPr>
      <w:jc w:val="right"/>
    </w:pPr>
  </w:style>
  <w:style w:type="paragraph" w:styleId="af6">
    <w:name w:val="macro"/>
    <w:link w:val="af7"/>
    <w:semiHidden/>
    <w:rsid w:val="002B2F13"/>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8">
    <w:name w:val="Body Text"/>
    <w:basedOn w:val="a0"/>
    <w:link w:val="af9"/>
    <w:rsid w:val="002B2F13"/>
    <w:pPr>
      <w:spacing w:after="120"/>
    </w:pPr>
  </w:style>
  <w:style w:type="paragraph" w:styleId="25">
    <w:name w:val="Body Text 2"/>
    <w:basedOn w:val="a0"/>
    <w:link w:val="26"/>
    <w:rsid w:val="002B2F13"/>
    <w:pPr>
      <w:spacing w:after="120" w:line="480" w:lineRule="auto"/>
    </w:pPr>
  </w:style>
  <w:style w:type="paragraph" w:styleId="36">
    <w:name w:val="Body Text 3"/>
    <w:basedOn w:val="a0"/>
    <w:link w:val="37"/>
    <w:rsid w:val="002B2F13"/>
    <w:pPr>
      <w:spacing w:after="120"/>
    </w:pPr>
    <w:rPr>
      <w:sz w:val="16"/>
      <w:szCs w:val="16"/>
    </w:rPr>
  </w:style>
  <w:style w:type="paragraph" w:styleId="afa">
    <w:name w:val="Body Text First Indent"/>
    <w:basedOn w:val="af8"/>
    <w:link w:val="afb"/>
    <w:rsid w:val="002B2F13"/>
    <w:pPr>
      <w:ind w:firstLineChars="100" w:firstLine="210"/>
    </w:pPr>
  </w:style>
  <w:style w:type="paragraph" w:styleId="afc">
    <w:name w:val="Body Text Indent"/>
    <w:basedOn w:val="a0"/>
    <w:link w:val="afd"/>
    <w:rsid w:val="002B2F13"/>
    <w:pPr>
      <w:spacing w:after="120"/>
      <w:ind w:leftChars="200" w:left="480"/>
    </w:pPr>
  </w:style>
  <w:style w:type="paragraph" w:styleId="27">
    <w:name w:val="Body Text First Indent 2"/>
    <w:basedOn w:val="afc"/>
    <w:link w:val="28"/>
    <w:rsid w:val="002B2F13"/>
    <w:pPr>
      <w:ind w:firstLineChars="100" w:firstLine="210"/>
    </w:pPr>
  </w:style>
  <w:style w:type="paragraph" w:styleId="29">
    <w:name w:val="Body Text Indent 2"/>
    <w:basedOn w:val="a0"/>
    <w:link w:val="2a"/>
    <w:rsid w:val="002B2F13"/>
    <w:pPr>
      <w:spacing w:after="120" w:line="480" w:lineRule="auto"/>
      <w:ind w:leftChars="200" w:left="480"/>
    </w:pPr>
  </w:style>
  <w:style w:type="paragraph" w:styleId="38">
    <w:name w:val="Body Text Indent 3"/>
    <w:basedOn w:val="a0"/>
    <w:link w:val="39"/>
    <w:rsid w:val="002B2F13"/>
    <w:pPr>
      <w:spacing w:after="120"/>
      <w:ind w:leftChars="200" w:left="480"/>
    </w:pPr>
    <w:rPr>
      <w:sz w:val="16"/>
      <w:szCs w:val="16"/>
    </w:rPr>
  </w:style>
  <w:style w:type="paragraph" w:styleId="afe">
    <w:name w:val="envelope address"/>
    <w:basedOn w:val="a0"/>
    <w:rsid w:val="002B2F13"/>
    <w:pPr>
      <w:framePr w:w="7920" w:h="1980" w:hRule="exact" w:hSpace="180" w:wrap="auto" w:hAnchor="page" w:xAlign="center" w:yAlign="bottom"/>
      <w:ind w:leftChars="1200" w:left="100"/>
    </w:pPr>
    <w:rPr>
      <w:rFonts w:ascii="Arial" w:hAnsi="Arial" w:cs="Arial"/>
      <w:szCs w:val="24"/>
    </w:rPr>
  </w:style>
  <w:style w:type="paragraph" w:styleId="aff">
    <w:name w:val="table of authorities"/>
    <w:basedOn w:val="a0"/>
    <w:next w:val="a0"/>
    <w:semiHidden/>
    <w:rsid w:val="002B2F13"/>
    <w:pPr>
      <w:ind w:leftChars="200" w:left="480"/>
    </w:pPr>
  </w:style>
  <w:style w:type="paragraph" w:styleId="aff0">
    <w:name w:val="toa heading"/>
    <w:basedOn w:val="a0"/>
    <w:next w:val="a0"/>
    <w:semiHidden/>
    <w:rsid w:val="002B2F13"/>
    <w:pPr>
      <w:spacing w:before="120"/>
    </w:pPr>
    <w:rPr>
      <w:rFonts w:ascii="Arial" w:eastAsia="新細明體" w:hAnsi="Arial" w:cs="Arial"/>
      <w:szCs w:val="24"/>
    </w:rPr>
  </w:style>
  <w:style w:type="paragraph" w:styleId="aff1">
    <w:name w:val="Plain Text"/>
    <w:basedOn w:val="a0"/>
    <w:link w:val="aff2"/>
    <w:rsid w:val="002B2F13"/>
    <w:rPr>
      <w:rFonts w:ascii="細明體" w:eastAsia="細明體" w:hAnsi="Courier New" w:cs="Courier New"/>
      <w:szCs w:val="24"/>
    </w:rPr>
  </w:style>
  <w:style w:type="paragraph" w:styleId="aff3">
    <w:name w:val="Message Header"/>
    <w:basedOn w:val="a0"/>
    <w:link w:val="aff4"/>
    <w:rsid w:val="002B2F13"/>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Arial" w:hAnsi="Arial" w:cs="Arial"/>
      <w:szCs w:val="24"/>
    </w:rPr>
  </w:style>
  <w:style w:type="paragraph" w:styleId="aff5">
    <w:name w:val="Subtitle"/>
    <w:basedOn w:val="a0"/>
    <w:link w:val="aff6"/>
    <w:qFormat/>
    <w:rsid w:val="002B2F13"/>
    <w:pPr>
      <w:spacing w:after="60"/>
      <w:jc w:val="center"/>
      <w:outlineLvl w:val="1"/>
    </w:pPr>
    <w:rPr>
      <w:rFonts w:ascii="Arial" w:eastAsia="新細明體" w:hAnsi="Arial" w:cs="Arial"/>
      <w:i/>
      <w:iCs/>
      <w:szCs w:val="24"/>
    </w:rPr>
  </w:style>
  <w:style w:type="paragraph" w:styleId="aff7">
    <w:name w:val="Block Text"/>
    <w:basedOn w:val="a0"/>
    <w:rsid w:val="002B2F13"/>
    <w:pPr>
      <w:spacing w:after="120"/>
      <w:ind w:leftChars="600" w:left="1440" w:rightChars="600" w:right="1440"/>
    </w:pPr>
  </w:style>
  <w:style w:type="paragraph" w:styleId="aff8">
    <w:name w:val="Salutation"/>
    <w:basedOn w:val="a0"/>
    <w:next w:val="a0"/>
    <w:link w:val="aff9"/>
    <w:rsid w:val="002B2F13"/>
  </w:style>
  <w:style w:type="paragraph" w:styleId="affa">
    <w:name w:val="envelope return"/>
    <w:basedOn w:val="a0"/>
    <w:rsid w:val="002B2F13"/>
    <w:rPr>
      <w:rFonts w:ascii="Arial" w:hAnsi="Arial" w:cs="Arial"/>
    </w:rPr>
  </w:style>
  <w:style w:type="paragraph" w:styleId="affb">
    <w:name w:val="List Continue"/>
    <w:basedOn w:val="a0"/>
    <w:rsid w:val="002B2F13"/>
    <w:pPr>
      <w:spacing w:after="120"/>
      <w:ind w:leftChars="200" w:left="480"/>
    </w:pPr>
  </w:style>
  <w:style w:type="paragraph" w:styleId="2b">
    <w:name w:val="List Continue 2"/>
    <w:basedOn w:val="a0"/>
    <w:rsid w:val="002B2F13"/>
    <w:pPr>
      <w:spacing w:after="120"/>
      <w:ind w:leftChars="400" w:left="960"/>
    </w:pPr>
  </w:style>
  <w:style w:type="paragraph" w:styleId="3a">
    <w:name w:val="List Continue 3"/>
    <w:basedOn w:val="a0"/>
    <w:rsid w:val="002B2F13"/>
    <w:pPr>
      <w:spacing w:after="120"/>
      <w:ind w:leftChars="600" w:left="1440"/>
    </w:pPr>
  </w:style>
  <w:style w:type="paragraph" w:styleId="45">
    <w:name w:val="List Continue 4"/>
    <w:basedOn w:val="a0"/>
    <w:rsid w:val="002B2F13"/>
    <w:pPr>
      <w:spacing w:after="120"/>
      <w:ind w:leftChars="800" w:left="1920"/>
    </w:pPr>
  </w:style>
  <w:style w:type="paragraph" w:styleId="55">
    <w:name w:val="List Continue 5"/>
    <w:basedOn w:val="a0"/>
    <w:rsid w:val="002B2F13"/>
    <w:pPr>
      <w:spacing w:after="120"/>
      <w:ind w:leftChars="1000" w:left="2400"/>
    </w:pPr>
  </w:style>
  <w:style w:type="paragraph" w:styleId="affc">
    <w:name w:val="List"/>
    <w:basedOn w:val="a0"/>
    <w:rsid w:val="002B2F13"/>
    <w:pPr>
      <w:ind w:leftChars="200" w:left="100" w:hangingChars="200" w:hanging="200"/>
    </w:pPr>
  </w:style>
  <w:style w:type="paragraph" w:styleId="2c">
    <w:name w:val="List 2"/>
    <w:basedOn w:val="a0"/>
    <w:rsid w:val="002B2F13"/>
    <w:pPr>
      <w:ind w:leftChars="400" w:left="100" w:hangingChars="200" w:hanging="200"/>
    </w:pPr>
  </w:style>
  <w:style w:type="paragraph" w:styleId="3b">
    <w:name w:val="List 3"/>
    <w:basedOn w:val="a0"/>
    <w:rsid w:val="002B2F13"/>
    <w:pPr>
      <w:ind w:leftChars="600" w:left="100" w:hangingChars="200" w:hanging="200"/>
    </w:pPr>
  </w:style>
  <w:style w:type="paragraph" w:styleId="46">
    <w:name w:val="List 4"/>
    <w:basedOn w:val="a0"/>
    <w:rsid w:val="002B2F13"/>
    <w:pPr>
      <w:ind w:leftChars="800" w:left="100" w:hangingChars="200" w:hanging="200"/>
    </w:pPr>
  </w:style>
  <w:style w:type="paragraph" w:styleId="56">
    <w:name w:val="List 5"/>
    <w:basedOn w:val="a0"/>
    <w:rsid w:val="002B2F13"/>
    <w:pPr>
      <w:ind w:leftChars="1000" w:left="100" w:hangingChars="200" w:hanging="200"/>
    </w:pPr>
  </w:style>
  <w:style w:type="paragraph" w:styleId="affd">
    <w:name w:val="List Number"/>
    <w:basedOn w:val="a0"/>
    <w:rsid w:val="002B2F13"/>
    <w:pPr>
      <w:tabs>
        <w:tab w:val="num" w:pos="936"/>
      </w:tabs>
      <w:ind w:left="936" w:hanging="360"/>
    </w:pPr>
  </w:style>
  <w:style w:type="paragraph" w:styleId="2">
    <w:name w:val="List Number 2"/>
    <w:basedOn w:val="a0"/>
    <w:rsid w:val="002B2F13"/>
    <w:pPr>
      <w:numPr>
        <w:numId w:val="6"/>
      </w:numPr>
    </w:pPr>
  </w:style>
  <w:style w:type="paragraph" w:styleId="3">
    <w:name w:val="List Number 3"/>
    <w:basedOn w:val="a0"/>
    <w:rsid w:val="002B2F13"/>
    <w:pPr>
      <w:numPr>
        <w:numId w:val="7"/>
      </w:numPr>
    </w:pPr>
  </w:style>
  <w:style w:type="paragraph" w:styleId="4">
    <w:name w:val="List Number 4"/>
    <w:basedOn w:val="a0"/>
    <w:rsid w:val="002B2F13"/>
    <w:pPr>
      <w:numPr>
        <w:numId w:val="8"/>
      </w:numPr>
    </w:pPr>
  </w:style>
  <w:style w:type="paragraph" w:styleId="5">
    <w:name w:val="List Number 5"/>
    <w:basedOn w:val="a0"/>
    <w:rsid w:val="002B2F13"/>
    <w:pPr>
      <w:numPr>
        <w:numId w:val="9"/>
      </w:numPr>
    </w:pPr>
  </w:style>
  <w:style w:type="paragraph" w:styleId="affe">
    <w:name w:val="endnote text"/>
    <w:basedOn w:val="a0"/>
    <w:link w:val="afff"/>
    <w:semiHidden/>
    <w:rsid w:val="002B2F13"/>
  </w:style>
  <w:style w:type="paragraph" w:styleId="afff0">
    <w:name w:val="Closing"/>
    <w:basedOn w:val="a0"/>
    <w:link w:val="afff1"/>
    <w:rsid w:val="002B2F13"/>
    <w:pPr>
      <w:ind w:leftChars="1800" w:left="100"/>
    </w:pPr>
  </w:style>
  <w:style w:type="paragraph" w:styleId="afff2">
    <w:name w:val="footnote text"/>
    <w:basedOn w:val="a0"/>
    <w:link w:val="afff3"/>
    <w:semiHidden/>
    <w:rsid w:val="002B2F13"/>
    <w:rPr>
      <w:sz w:val="20"/>
      <w:szCs w:val="20"/>
    </w:rPr>
  </w:style>
  <w:style w:type="paragraph" w:styleId="afff4">
    <w:name w:val="annotation text"/>
    <w:basedOn w:val="a0"/>
    <w:link w:val="afff5"/>
    <w:semiHidden/>
    <w:rsid w:val="002B2F13"/>
  </w:style>
  <w:style w:type="paragraph" w:styleId="afff6">
    <w:name w:val="annotation subject"/>
    <w:basedOn w:val="afff4"/>
    <w:next w:val="afff4"/>
    <w:link w:val="afff7"/>
    <w:semiHidden/>
    <w:rsid w:val="002B2F13"/>
    <w:rPr>
      <w:b/>
      <w:bCs/>
    </w:rPr>
  </w:style>
  <w:style w:type="paragraph" w:styleId="afff8">
    <w:name w:val="Note Heading"/>
    <w:basedOn w:val="a0"/>
    <w:next w:val="a0"/>
    <w:link w:val="afff9"/>
    <w:rsid w:val="002B2F13"/>
    <w:pPr>
      <w:jc w:val="center"/>
    </w:pPr>
  </w:style>
  <w:style w:type="paragraph" w:styleId="a">
    <w:name w:val="List Bullet"/>
    <w:basedOn w:val="a0"/>
    <w:rsid w:val="002B2F13"/>
    <w:pPr>
      <w:numPr>
        <w:numId w:val="3"/>
      </w:numPr>
    </w:pPr>
  </w:style>
  <w:style w:type="paragraph" w:styleId="20">
    <w:name w:val="List Bullet 2"/>
    <w:basedOn w:val="a0"/>
    <w:rsid w:val="002B2F13"/>
    <w:pPr>
      <w:numPr>
        <w:numId w:val="10"/>
      </w:numPr>
    </w:pPr>
  </w:style>
  <w:style w:type="paragraph" w:styleId="30">
    <w:name w:val="List Bullet 3"/>
    <w:basedOn w:val="a0"/>
    <w:rsid w:val="002B2F13"/>
    <w:pPr>
      <w:numPr>
        <w:numId w:val="11"/>
      </w:numPr>
    </w:pPr>
  </w:style>
  <w:style w:type="paragraph" w:styleId="40">
    <w:name w:val="List Bullet 4"/>
    <w:basedOn w:val="a0"/>
    <w:rsid w:val="002B2F13"/>
    <w:pPr>
      <w:numPr>
        <w:numId w:val="12"/>
      </w:numPr>
    </w:pPr>
  </w:style>
  <w:style w:type="paragraph" w:styleId="50">
    <w:name w:val="List Bullet 5"/>
    <w:basedOn w:val="a0"/>
    <w:rsid w:val="002B2F13"/>
    <w:pPr>
      <w:numPr>
        <w:numId w:val="13"/>
      </w:numPr>
    </w:pPr>
  </w:style>
  <w:style w:type="paragraph" w:styleId="afffa">
    <w:name w:val="E-mail Signature"/>
    <w:basedOn w:val="a0"/>
    <w:link w:val="afffb"/>
    <w:rsid w:val="002B2F13"/>
  </w:style>
  <w:style w:type="paragraph" w:styleId="afffc">
    <w:name w:val="Title"/>
    <w:basedOn w:val="a0"/>
    <w:link w:val="afffd"/>
    <w:qFormat/>
    <w:rsid w:val="002B2F13"/>
    <w:pPr>
      <w:spacing w:before="240" w:after="60"/>
      <w:jc w:val="center"/>
      <w:outlineLvl w:val="0"/>
    </w:pPr>
    <w:rPr>
      <w:rFonts w:ascii="Arial" w:eastAsia="新細明體" w:hAnsi="Arial" w:cs="Arial"/>
      <w:b/>
      <w:bCs/>
      <w:sz w:val="32"/>
      <w:szCs w:val="32"/>
    </w:rPr>
  </w:style>
  <w:style w:type="paragraph" w:styleId="afffe">
    <w:name w:val="Signature"/>
    <w:basedOn w:val="a0"/>
    <w:link w:val="affff"/>
    <w:rsid w:val="002B2F13"/>
    <w:pPr>
      <w:ind w:leftChars="1800" w:left="100"/>
    </w:pPr>
  </w:style>
  <w:style w:type="character" w:styleId="affff0">
    <w:name w:val="Strong"/>
    <w:basedOn w:val="a1"/>
    <w:qFormat/>
    <w:rsid w:val="00265147"/>
    <w:rPr>
      <w:b/>
      <w:bCs/>
    </w:rPr>
  </w:style>
  <w:style w:type="character" w:customStyle="1" w:styleId="acicollapsed1">
    <w:name w:val="acicollapsed1"/>
    <w:basedOn w:val="a1"/>
    <w:rsid w:val="00CC517B"/>
    <w:rPr>
      <w:vanish/>
      <w:webHidden w:val="0"/>
      <w:specVanish w:val="0"/>
    </w:rPr>
  </w:style>
  <w:style w:type="paragraph" w:customStyle="1" w:styleId="14">
    <w:name w:val="修訂1"/>
    <w:rsid w:val="00727629"/>
    <w:rPr>
      <w:rFonts w:ascii="Lucida Sans Unicode" w:eastAsia="Candara" w:hAnsi="Lucida Sans Unicode" w:cs="Candara"/>
      <w:b/>
      <w:bCs/>
      <w:color w:val="FFFFFF"/>
      <w:kern w:val="2"/>
      <w:szCs w:val="24"/>
    </w:rPr>
  </w:style>
  <w:style w:type="character" w:customStyle="1" w:styleId="32">
    <w:name w:val="標題 3 字元"/>
    <w:basedOn w:val="a1"/>
    <w:link w:val="31"/>
    <w:rsid w:val="0033283C"/>
    <w:rPr>
      <w:rFonts w:ascii="Lucida Sans Unicode" w:eastAsia="Lucida Sans Unicode" w:hAnsi="Lucida Sans Unicode" w:cs="Lucida Sans Unicode"/>
      <w:b/>
      <w:sz w:val="24"/>
      <w:szCs w:val="24"/>
    </w:rPr>
  </w:style>
  <w:style w:type="character" w:customStyle="1" w:styleId="22">
    <w:name w:val="標題 2 字元"/>
    <w:basedOn w:val="a1"/>
    <w:link w:val="21"/>
    <w:rsid w:val="0040777F"/>
    <w:rPr>
      <w:rFonts w:ascii="Lucida Sans Unicode" w:eastAsia="Lucida Sans Unicode" w:hAnsi="Lucida Sans Unicode" w:cs="Lucida Sans Unicode"/>
      <w:b/>
      <w:sz w:val="28"/>
      <w:szCs w:val="26"/>
    </w:rPr>
  </w:style>
  <w:style w:type="character" w:customStyle="1" w:styleId="TableContent-Left0">
    <w:name w:val="TableContent-Left 字元"/>
    <w:link w:val="TableContent-Left"/>
    <w:rsid w:val="00AF6086"/>
    <w:rPr>
      <w:rFonts w:ascii="Georgia" w:eastAsia="Georgia" w:hAnsi="Georgia" w:cs="Candara"/>
      <w:b/>
      <w:color w:val="000000"/>
      <w:kern w:val="2"/>
      <w:szCs w:val="24"/>
    </w:rPr>
  </w:style>
  <w:style w:type="character" w:customStyle="1" w:styleId="TableContent-Centered0">
    <w:name w:val="TableContent-Centered 字元"/>
    <w:link w:val="TableContent-Centered"/>
    <w:rsid w:val="00AF6086"/>
    <w:rPr>
      <w:rFonts w:ascii="Georgia" w:eastAsia="Candara" w:hAnsi="Georgia" w:cs="Candara"/>
      <w:b/>
      <w:color w:val="000000"/>
      <w:kern w:val="2"/>
      <w:szCs w:val="24"/>
    </w:rPr>
  </w:style>
  <w:style w:type="character" w:customStyle="1" w:styleId="10">
    <w:name w:val="標題 1 字元"/>
    <w:basedOn w:val="a1"/>
    <w:link w:val="1"/>
    <w:rsid w:val="00C17415"/>
    <w:rPr>
      <w:rFonts w:ascii="Lucida Sans Unicode" w:eastAsia="Lucida Sans Unicode" w:hAnsi="Lucida Sans Unicode" w:cs="Lucida Sans Unicode"/>
      <w:b/>
      <w:sz w:val="32"/>
      <w:szCs w:val="32"/>
    </w:rPr>
  </w:style>
  <w:style w:type="character" w:customStyle="1" w:styleId="42">
    <w:name w:val="標題 4 字元"/>
    <w:basedOn w:val="a1"/>
    <w:link w:val="41"/>
    <w:rsid w:val="00C17415"/>
    <w:rPr>
      <w:rFonts w:ascii="Lucida Sans Unicode" w:eastAsia="Lucida Sans Unicode" w:hAnsi="Lucida Sans Unicode" w:cs="Lucida Sans Unicode"/>
      <w:b/>
      <w:color w:val="000000"/>
      <w:sz w:val="22"/>
      <w:szCs w:val="22"/>
    </w:rPr>
  </w:style>
  <w:style w:type="character" w:customStyle="1" w:styleId="52">
    <w:name w:val="標題 5 字元"/>
    <w:basedOn w:val="a1"/>
    <w:link w:val="51"/>
    <w:rsid w:val="00C17415"/>
    <w:rPr>
      <w:rFonts w:ascii="Lucida Sans Unicode" w:eastAsia="Lucida Sans Unicode" w:hAnsi="Lucida Sans Unicode" w:cs="Lucida Sans Unicode"/>
      <w:b/>
      <w:color w:val="000000"/>
      <w:sz w:val="22"/>
      <w:szCs w:val="22"/>
    </w:rPr>
  </w:style>
  <w:style w:type="character" w:customStyle="1" w:styleId="60">
    <w:name w:val="標題 6 字元"/>
    <w:basedOn w:val="a1"/>
    <w:link w:val="6"/>
    <w:rsid w:val="00C17415"/>
    <w:rPr>
      <w:rFonts w:ascii="Arial" w:hAnsi="Arial"/>
      <w:kern w:val="2"/>
      <w:sz w:val="36"/>
      <w:szCs w:val="36"/>
    </w:rPr>
  </w:style>
  <w:style w:type="character" w:customStyle="1" w:styleId="70">
    <w:name w:val="標題 7 字元"/>
    <w:basedOn w:val="a1"/>
    <w:link w:val="7"/>
    <w:rsid w:val="00C17415"/>
    <w:rPr>
      <w:rFonts w:ascii="Arial" w:hAnsi="Arial"/>
      <w:b/>
      <w:bCs/>
      <w:kern w:val="2"/>
      <w:sz w:val="36"/>
      <w:szCs w:val="36"/>
    </w:rPr>
  </w:style>
  <w:style w:type="character" w:customStyle="1" w:styleId="80">
    <w:name w:val="標題 8 字元"/>
    <w:basedOn w:val="a1"/>
    <w:link w:val="8"/>
    <w:rsid w:val="00C17415"/>
    <w:rPr>
      <w:rFonts w:ascii="Arial" w:hAnsi="Arial"/>
      <w:kern w:val="2"/>
      <w:sz w:val="36"/>
      <w:szCs w:val="36"/>
    </w:rPr>
  </w:style>
  <w:style w:type="character" w:customStyle="1" w:styleId="90">
    <w:name w:val="標題 9 字元"/>
    <w:basedOn w:val="a1"/>
    <w:link w:val="9"/>
    <w:rsid w:val="00C17415"/>
    <w:rPr>
      <w:rFonts w:ascii="Arial" w:hAnsi="Arial"/>
      <w:kern w:val="2"/>
      <w:sz w:val="36"/>
      <w:szCs w:val="36"/>
    </w:rPr>
  </w:style>
  <w:style w:type="character" w:customStyle="1" w:styleId="a5">
    <w:name w:val="頁首 字元"/>
    <w:basedOn w:val="a1"/>
    <w:link w:val="a4"/>
    <w:rsid w:val="00C17415"/>
    <w:rPr>
      <w:rFonts w:ascii="Georgia" w:eastAsia="Georgia" w:hAnsi="Georgia" w:cs="Calibri"/>
      <w:b/>
      <w:color w:val="333399"/>
      <w:kern w:val="2"/>
      <w:sz w:val="28"/>
      <w:szCs w:val="28"/>
    </w:rPr>
  </w:style>
  <w:style w:type="character" w:customStyle="1" w:styleId="a7">
    <w:name w:val="頁尾 字元"/>
    <w:basedOn w:val="a1"/>
    <w:link w:val="a6"/>
    <w:rsid w:val="00C17415"/>
    <w:rPr>
      <w:rFonts w:ascii="Lucida Sans Unicode" w:eastAsia="Lucida Sans Unicode" w:hAnsi="Lucida Sans Unicode" w:cs="Lucida Sans Unicode"/>
      <w:color w:val="333399"/>
      <w:kern w:val="2"/>
      <w:sz w:val="16"/>
      <w:szCs w:val="16"/>
    </w:rPr>
  </w:style>
  <w:style w:type="character" w:customStyle="1" w:styleId="a9">
    <w:name w:val="註解方塊文字 字元"/>
    <w:basedOn w:val="a1"/>
    <w:link w:val="a8"/>
    <w:semiHidden/>
    <w:rsid w:val="00C17415"/>
    <w:rPr>
      <w:rFonts w:ascii="Arial" w:hAnsi="Arial" w:cs="Calibri"/>
      <w:kern w:val="2"/>
      <w:sz w:val="18"/>
      <w:szCs w:val="18"/>
    </w:rPr>
  </w:style>
  <w:style w:type="character" w:customStyle="1" w:styleId="ac">
    <w:name w:val="文件引導模式 字元"/>
    <w:basedOn w:val="a1"/>
    <w:link w:val="ab"/>
    <w:semiHidden/>
    <w:rsid w:val="00C17415"/>
    <w:rPr>
      <w:rFonts w:ascii="Arial" w:hAnsi="Arial" w:cs="Calibri"/>
      <w:kern w:val="2"/>
      <w:sz w:val="24"/>
      <w:szCs w:val="22"/>
      <w:shd w:val="clear" w:color="auto" w:fill="000080"/>
    </w:rPr>
  </w:style>
  <w:style w:type="character" w:customStyle="1" w:styleId="HTML0">
    <w:name w:val="HTML 位址 字元"/>
    <w:basedOn w:val="a1"/>
    <w:link w:val="HTML"/>
    <w:rsid w:val="00C17415"/>
    <w:rPr>
      <w:rFonts w:ascii="Georgia" w:eastAsia="Georgia" w:hAnsi="Georgia" w:cs="Calibri"/>
      <w:i/>
      <w:iCs/>
      <w:kern w:val="2"/>
      <w:sz w:val="24"/>
      <w:szCs w:val="22"/>
    </w:rPr>
  </w:style>
  <w:style w:type="character" w:customStyle="1" w:styleId="HTML2">
    <w:name w:val="HTML 預設格式 字元"/>
    <w:basedOn w:val="a1"/>
    <w:link w:val="HTML1"/>
    <w:rsid w:val="00C17415"/>
    <w:rPr>
      <w:rFonts w:ascii="Courier New" w:eastAsia="Georgia" w:hAnsi="Courier New" w:cs="Courier New"/>
      <w:kern w:val="2"/>
    </w:rPr>
  </w:style>
  <w:style w:type="character" w:customStyle="1" w:styleId="af5">
    <w:name w:val="日期 字元"/>
    <w:basedOn w:val="a1"/>
    <w:link w:val="af4"/>
    <w:rsid w:val="00C17415"/>
    <w:rPr>
      <w:rFonts w:ascii="Georgia" w:eastAsia="Georgia" w:hAnsi="Georgia" w:cs="Calibri"/>
      <w:kern w:val="2"/>
      <w:sz w:val="24"/>
      <w:szCs w:val="22"/>
    </w:rPr>
  </w:style>
  <w:style w:type="character" w:customStyle="1" w:styleId="af7">
    <w:name w:val="巨集文字 字元"/>
    <w:basedOn w:val="a1"/>
    <w:link w:val="af6"/>
    <w:semiHidden/>
    <w:rsid w:val="00C17415"/>
    <w:rPr>
      <w:rFonts w:ascii="Courier New" w:hAnsi="Courier New" w:cs="Courier New"/>
      <w:kern w:val="2"/>
      <w:sz w:val="24"/>
      <w:szCs w:val="24"/>
    </w:rPr>
  </w:style>
  <w:style w:type="character" w:customStyle="1" w:styleId="af9">
    <w:name w:val="本文 字元"/>
    <w:basedOn w:val="a1"/>
    <w:link w:val="af8"/>
    <w:rsid w:val="00C17415"/>
    <w:rPr>
      <w:rFonts w:ascii="Georgia" w:eastAsia="Georgia" w:hAnsi="Georgia" w:cs="Calibri"/>
      <w:kern w:val="2"/>
      <w:sz w:val="24"/>
      <w:szCs w:val="22"/>
    </w:rPr>
  </w:style>
  <w:style w:type="character" w:customStyle="1" w:styleId="26">
    <w:name w:val="本文 2 字元"/>
    <w:basedOn w:val="a1"/>
    <w:link w:val="25"/>
    <w:rsid w:val="00C17415"/>
    <w:rPr>
      <w:rFonts w:ascii="Georgia" w:eastAsia="Georgia" w:hAnsi="Georgia" w:cs="Calibri"/>
      <w:kern w:val="2"/>
      <w:sz w:val="24"/>
      <w:szCs w:val="22"/>
    </w:rPr>
  </w:style>
  <w:style w:type="character" w:customStyle="1" w:styleId="37">
    <w:name w:val="本文 3 字元"/>
    <w:basedOn w:val="a1"/>
    <w:link w:val="36"/>
    <w:rsid w:val="00C17415"/>
    <w:rPr>
      <w:rFonts w:ascii="Georgia" w:eastAsia="Georgia" w:hAnsi="Georgia" w:cs="Calibri"/>
      <w:kern w:val="2"/>
      <w:sz w:val="16"/>
      <w:szCs w:val="16"/>
    </w:rPr>
  </w:style>
  <w:style w:type="character" w:customStyle="1" w:styleId="afb">
    <w:name w:val="本文第一層縮排 字元"/>
    <w:basedOn w:val="af9"/>
    <w:link w:val="afa"/>
    <w:rsid w:val="00C17415"/>
    <w:rPr>
      <w:rFonts w:ascii="Georgia" w:eastAsia="Georgia" w:hAnsi="Georgia" w:cs="Calibri"/>
      <w:kern w:val="2"/>
      <w:sz w:val="24"/>
      <w:szCs w:val="22"/>
    </w:rPr>
  </w:style>
  <w:style w:type="character" w:customStyle="1" w:styleId="afd">
    <w:name w:val="本文縮排 字元"/>
    <w:basedOn w:val="a1"/>
    <w:link w:val="afc"/>
    <w:rsid w:val="00C17415"/>
    <w:rPr>
      <w:rFonts w:ascii="Georgia" w:eastAsia="Georgia" w:hAnsi="Georgia" w:cs="Calibri"/>
      <w:kern w:val="2"/>
      <w:sz w:val="24"/>
      <w:szCs w:val="22"/>
    </w:rPr>
  </w:style>
  <w:style w:type="character" w:customStyle="1" w:styleId="28">
    <w:name w:val="本文第一層縮排 2 字元"/>
    <w:basedOn w:val="afd"/>
    <w:link w:val="27"/>
    <w:rsid w:val="00C17415"/>
    <w:rPr>
      <w:rFonts w:ascii="Georgia" w:eastAsia="Georgia" w:hAnsi="Georgia" w:cs="Calibri"/>
      <w:kern w:val="2"/>
      <w:sz w:val="24"/>
      <w:szCs w:val="22"/>
    </w:rPr>
  </w:style>
  <w:style w:type="character" w:customStyle="1" w:styleId="2a">
    <w:name w:val="本文縮排 2 字元"/>
    <w:basedOn w:val="a1"/>
    <w:link w:val="29"/>
    <w:rsid w:val="00C17415"/>
    <w:rPr>
      <w:rFonts w:ascii="Georgia" w:eastAsia="Georgia" w:hAnsi="Georgia" w:cs="Calibri"/>
      <w:kern w:val="2"/>
      <w:sz w:val="24"/>
      <w:szCs w:val="22"/>
    </w:rPr>
  </w:style>
  <w:style w:type="character" w:customStyle="1" w:styleId="39">
    <w:name w:val="本文縮排 3 字元"/>
    <w:basedOn w:val="a1"/>
    <w:link w:val="38"/>
    <w:rsid w:val="00C17415"/>
    <w:rPr>
      <w:rFonts w:ascii="Georgia" w:eastAsia="Georgia" w:hAnsi="Georgia" w:cs="Calibri"/>
      <w:kern w:val="2"/>
      <w:sz w:val="16"/>
      <w:szCs w:val="16"/>
    </w:rPr>
  </w:style>
  <w:style w:type="character" w:customStyle="1" w:styleId="aff2">
    <w:name w:val="純文字 字元"/>
    <w:basedOn w:val="a1"/>
    <w:link w:val="aff1"/>
    <w:rsid w:val="00C17415"/>
    <w:rPr>
      <w:rFonts w:ascii="細明體" w:eastAsia="細明體" w:hAnsi="Courier New" w:cs="Courier New"/>
      <w:kern w:val="2"/>
      <w:sz w:val="24"/>
      <w:szCs w:val="24"/>
    </w:rPr>
  </w:style>
  <w:style w:type="character" w:customStyle="1" w:styleId="aff4">
    <w:name w:val="訊息欄位名稱 字元"/>
    <w:basedOn w:val="a1"/>
    <w:link w:val="aff3"/>
    <w:rsid w:val="00C17415"/>
    <w:rPr>
      <w:rFonts w:ascii="Arial" w:eastAsia="Georgia" w:hAnsi="Arial" w:cs="Arial"/>
      <w:kern w:val="2"/>
      <w:sz w:val="24"/>
      <w:szCs w:val="24"/>
      <w:shd w:val="pct20" w:color="auto" w:fill="auto"/>
    </w:rPr>
  </w:style>
  <w:style w:type="character" w:customStyle="1" w:styleId="aff6">
    <w:name w:val="副標題 字元"/>
    <w:basedOn w:val="a1"/>
    <w:link w:val="aff5"/>
    <w:rsid w:val="00C17415"/>
    <w:rPr>
      <w:rFonts w:ascii="Arial" w:hAnsi="Arial" w:cs="Arial"/>
      <w:i/>
      <w:iCs/>
      <w:kern w:val="2"/>
      <w:sz w:val="24"/>
      <w:szCs w:val="24"/>
    </w:rPr>
  </w:style>
  <w:style w:type="character" w:customStyle="1" w:styleId="aff9">
    <w:name w:val="問候 字元"/>
    <w:basedOn w:val="a1"/>
    <w:link w:val="aff8"/>
    <w:rsid w:val="00C17415"/>
    <w:rPr>
      <w:rFonts w:ascii="Georgia" w:eastAsia="Georgia" w:hAnsi="Georgia" w:cs="Calibri"/>
      <w:kern w:val="2"/>
      <w:sz w:val="24"/>
      <w:szCs w:val="22"/>
    </w:rPr>
  </w:style>
  <w:style w:type="character" w:customStyle="1" w:styleId="afff">
    <w:name w:val="章節附註文字 字元"/>
    <w:basedOn w:val="a1"/>
    <w:link w:val="affe"/>
    <w:semiHidden/>
    <w:rsid w:val="00C17415"/>
    <w:rPr>
      <w:rFonts w:ascii="Georgia" w:eastAsia="Georgia" w:hAnsi="Georgia" w:cs="Calibri"/>
      <w:kern w:val="2"/>
      <w:sz w:val="24"/>
      <w:szCs w:val="22"/>
    </w:rPr>
  </w:style>
  <w:style w:type="character" w:customStyle="1" w:styleId="afff1">
    <w:name w:val="結語 字元"/>
    <w:basedOn w:val="a1"/>
    <w:link w:val="afff0"/>
    <w:rsid w:val="00C17415"/>
    <w:rPr>
      <w:rFonts w:ascii="Georgia" w:eastAsia="Georgia" w:hAnsi="Georgia" w:cs="Calibri"/>
      <w:kern w:val="2"/>
      <w:sz w:val="24"/>
      <w:szCs w:val="22"/>
    </w:rPr>
  </w:style>
  <w:style w:type="character" w:customStyle="1" w:styleId="afff3">
    <w:name w:val="註腳文字 字元"/>
    <w:basedOn w:val="a1"/>
    <w:link w:val="afff2"/>
    <w:semiHidden/>
    <w:rsid w:val="00C17415"/>
    <w:rPr>
      <w:rFonts w:ascii="Georgia" w:eastAsia="Georgia" w:hAnsi="Georgia" w:cs="Calibri"/>
      <w:kern w:val="2"/>
    </w:rPr>
  </w:style>
  <w:style w:type="character" w:customStyle="1" w:styleId="afff5">
    <w:name w:val="註解文字 字元"/>
    <w:basedOn w:val="a1"/>
    <w:link w:val="afff4"/>
    <w:semiHidden/>
    <w:rsid w:val="00C17415"/>
    <w:rPr>
      <w:rFonts w:ascii="Georgia" w:eastAsia="Georgia" w:hAnsi="Georgia" w:cs="Calibri"/>
      <w:kern w:val="2"/>
      <w:sz w:val="24"/>
      <w:szCs w:val="22"/>
    </w:rPr>
  </w:style>
  <w:style w:type="character" w:customStyle="1" w:styleId="afff7">
    <w:name w:val="註解主旨 字元"/>
    <w:basedOn w:val="afff5"/>
    <w:link w:val="afff6"/>
    <w:semiHidden/>
    <w:rsid w:val="00C17415"/>
    <w:rPr>
      <w:rFonts w:ascii="Georgia" w:eastAsia="Georgia" w:hAnsi="Georgia" w:cs="Calibri"/>
      <w:b/>
      <w:bCs/>
      <w:kern w:val="2"/>
      <w:sz w:val="24"/>
      <w:szCs w:val="22"/>
    </w:rPr>
  </w:style>
  <w:style w:type="character" w:customStyle="1" w:styleId="afff9">
    <w:name w:val="註釋標題 字元"/>
    <w:basedOn w:val="a1"/>
    <w:link w:val="afff8"/>
    <w:rsid w:val="00C17415"/>
    <w:rPr>
      <w:rFonts w:ascii="Georgia" w:eastAsia="Georgia" w:hAnsi="Georgia" w:cs="Calibri"/>
      <w:kern w:val="2"/>
      <w:sz w:val="24"/>
      <w:szCs w:val="22"/>
    </w:rPr>
  </w:style>
  <w:style w:type="character" w:customStyle="1" w:styleId="afffb">
    <w:name w:val="電子郵件簽名 字元"/>
    <w:basedOn w:val="a1"/>
    <w:link w:val="afffa"/>
    <w:rsid w:val="00C17415"/>
    <w:rPr>
      <w:rFonts w:ascii="Georgia" w:eastAsia="Georgia" w:hAnsi="Georgia" w:cs="Calibri"/>
      <w:kern w:val="2"/>
      <w:sz w:val="24"/>
      <w:szCs w:val="22"/>
    </w:rPr>
  </w:style>
  <w:style w:type="character" w:customStyle="1" w:styleId="afffd">
    <w:name w:val="標題 字元"/>
    <w:basedOn w:val="a1"/>
    <w:link w:val="afffc"/>
    <w:rsid w:val="00C17415"/>
    <w:rPr>
      <w:rFonts w:ascii="Arial" w:hAnsi="Arial" w:cs="Arial"/>
      <w:b/>
      <w:bCs/>
      <w:kern w:val="2"/>
      <w:sz w:val="32"/>
      <w:szCs w:val="32"/>
    </w:rPr>
  </w:style>
  <w:style w:type="character" w:customStyle="1" w:styleId="affff">
    <w:name w:val="簽名 字元"/>
    <w:basedOn w:val="a1"/>
    <w:link w:val="afffe"/>
    <w:rsid w:val="00C17415"/>
    <w:rPr>
      <w:rFonts w:ascii="Georgia" w:eastAsia="Georgia" w:hAnsi="Georgia" w:cs="Calibri"/>
      <w:kern w:val="2"/>
      <w:sz w:val="24"/>
      <w:szCs w:val="22"/>
    </w:rPr>
  </w:style>
  <w:style w:type="character" w:styleId="affff1">
    <w:name w:val="annotation reference"/>
    <w:rsid w:val="00C17415"/>
    <w:rPr>
      <w:sz w:val="18"/>
      <w:szCs w:val="18"/>
    </w:rPr>
  </w:style>
  <w:style w:type="paragraph" w:styleId="affff2">
    <w:name w:val="Revision"/>
    <w:hidden/>
    <w:uiPriority w:val="99"/>
    <w:semiHidden/>
    <w:rsid w:val="00C17415"/>
    <w:rPr>
      <w:rFonts w:ascii="Georgia" w:eastAsia="Georgia" w:hAnsi="Georgia" w:cs="Calibri"/>
      <w:kern w:val="2"/>
      <w:sz w:val="24"/>
      <w:szCs w:val="22"/>
    </w:rPr>
  </w:style>
  <w:style w:type="character" w:styleId="affff3">
    <w:name w:val="FollowedHyperlink"/>
    <w:basedOn w:val="a1"/>
    <w:uiPriority w:val="99"/>
    <w:unhideWhenUsed/>
    <w:rsid w:val="00C17415"/>
    <w:rPr>
      <w:color w:val="800080" w:themeColor="followedHyperlink"/>
      <w:u w:val="single"/>
    </w:rPr>
  </w:style>
  <w:style w:type="paragraph" w:styleId="affff4">
    <w:name w:val="List Paragraph"/>
    <w:basedOn w:val="a0"/>
    <w:uiPriority w:val="34"/>
    <w:qFormat/>
    <w:rsid w:val="007D2C6A"/>
    <w:pPr>
      <w:ind w:leftChars="200" w:left="480"/>
    </w:pPr>
  </w:style>
  <w:style w:type="character" w:customStyle="1" w:styleId="af">
    <w:name w:val="標號 字元"/>
    <w:link w:val="ae"/>
    <w:rsid w:val="00A63F8F"/>
    <w:rPr>
      <w:rFonts w:ascii="Lucida Sans Unicode" w:eastAsia="Lucida Sans Unicode" w:hAnsi="Lucida Sans Unicode" w:cs="Lucida Sans Unicode"/>
      <w:b/>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7729">
      <w:bodyDiv w:val="1"/>
      <w:marLeft w:val="0"/>
      <w:marRight w:val="0"/>
      <w:marTop w:val="0"/>
      <w:marBottom w:val="0"/>
      <w:divBdr>
        <w:top w:val="none" w:sz="0" w:space="0" w:color="auto"/>
        <w:left w:val="none" w:sz="0" w:space="0" w:color="auto"/>
        <w:bottom w:val="none" w:sz="0" w:space="0" w:color="auto"/>
        <w:right w:val="none" w:sz="0" w:space="0" w:color="auto"/>
      </w:divBdr>
      <w:divsChild>
        <w:div w:id="484979345">
          <w:marLeft w:val="1166"/>
          <w:marRight w:val="0"/>
          <w:marTop w:val="115"/>
          <w:marBottom w:val="0"/>
          <w:divBdr>
            <w:top w:val="none" w:sz="0" w:space="0" w:color="auto"/>
            <w:left w:val="none" w:sz="0" w:space="0" w:color="auto"/>
            <w:bottom w:val="none" w:sz="0" w:space="0" w:color="auto"/>
            <w:right w:val="none" w:sz="0" w:space="0" w:color="auto"/>
          </w:divBdr>
        </w:div>
      </w:divsChild>
    </w:div>
    <w:div w:id="31732088">
      <w:bodyDiv w:val="1"/>
      <w:marLeft w:val="0"/>
      <w:marRight w:val="0"/>
      <w:marTop w:val="0"/>
      <w:marBottom w:val="0"/>
      <w:divBdr>
        <w:top w:val="single" w:sz="48" w:space="0" w:color="000000"/>
        <w:left w:val="none" w:sz="0" w:space="0" w:color="auto"/>
        <w:bottom w:val="none" w:sz="0" w:space="0" w:color="auto"/>
        <w:right w:val="none" w:sz="0" w:space="0" w:color="auto"/>
      </w:divBdr>
      <w:divsChild>
        <w:div w:id="1698234578">
          <w:marLeft w:val="0"/>
          <w:marRight w:val="0"/>
          <w:marTop w:val="313"/>
          <w:marBottom w:val="0"/>
          <w:divBdr>
            <w:top w:val="none" w:sz="0" w:space="0" w:color="auto"/>
            <w:left w:val="none" w:sz="0" w:space="0" w:color="auto"/>
            <w:bottom w:val="none" w:sz="0" w:space="0" w:color="auto"/>
            <w:right w:val="none" w:sz="0" w:space="0" w:color="auto"/>
          </w:divBdr>
          <w:divsChild>
            <w:div w:id="1746107223">
              <w:marLeft w:val="0"/>
              <w:marRight w:val="0"/>
              <w:marTop w:val="0"/>
              <w:marBottom w:val="0"/>
              <w:divBdr>
                <w:top w:val="single" w:sz="48" w:space="0" w:color="000000"/>
                <w:left w:val="none" w:sz="0" w:space="0" w:color="auto"/>
                <w:bottom w:val="none" w:sz="0" w:space="0" w:color="auto"/>
                <w:right w:val="none" w:sz="0" w:space="0" w:color="auto"/>
              </w:divBdr>
              <w:divsChild>
                <w:div w:id="855996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266241">
      <w:bodyDiv w:val="1"/>
      <w:marLeft w:val="0"/>
      <w:marRight w:val="0"/>
      <w:marTop w:val="0"/>
      <w:marBottom w:val="0"/>
      <w:divBdr>
        <w:top w:val="none" w:sz="0" w:space="0" w:color="auto"/>
        <w:left w:val="none" w:sz="0" w:space="0" w:color="auto"/>
        <w:bottom w:val="none" w:sz="0" w:space="0" w:color="auto"/>
        <w:right w:val="none" w:sz="0" w:space="0" w:color="auto"/>
      </w:divBdr>
      <w:divsChild>
        <w:div w:id="666009562">
          <w:marLeft w:val="1166"/>
          <w:marRight w:val="0"/>
          <w:marTop w:val="106"/>
          <w:marBottom w:val="0"/>
          <w:divBdr>
            <w:top w:val="none" w:sz="0" w:space="0" w:color="auto"/>
            <w:left w:val="none" w:sz="0" w:space="0" w:color="auto"/>
            <w:bottom w:val="none" w:sz="0" w:space="0" w:color="auto"/>
            <w:right w:val="none" w:sz="0" w:space="0" w:color="auto"/>
          </w:divBdr>
        </w:div>
      </w:divsChild>
    </w:div>
    <w:div w:id="357120973">
      <w:bodyDiv w:val="1"/>
      <w:marLeft w:val="0"/>
      <w:marRight w:val="0"/>
      <w:marTop w:val="0"/>
      <w:marBottom w:val="0"/>
      <w:divBdr>
        <w:top w:val="none" w:sz="0" w:space="0" w:color="auto"/>
        <w:left w:val="none" w:sz="0" w:space="0" w:color="auto"/>
        <w:bottom w:val="none" w:sz="0" w:space="0" w:color="auto"/>
        <w:right w:val="none" w:sz="0" w:space="0" w:color="auto"/>
      </w:divBdr>
    </w:div>
    <w:div w:id="441998484">
      <w:bodyDiv w:val="1"/>
      <w:marLeft w:val="0"/>
      <w:marRight w:val="0"/>
      <w:marTop w:val="0"/>
      <w:marBottom w:val="0"/>
      <w:divBdr>
        <w:top w:val="none" w:sz="0" w:space="0" w:color="auto"/>
        <w:left w:val="none" w:sz="0" w:space="0" w:color="auto"/>
        <w:bottom w:val="none" w:sz="0" w:space="0" w:color="auto"/>
        <w:right w:val="none" w:sz="0" w:space="0" w:color="auto"/>
      </w:divBdr>
      <w:divsChild>
        <w:div w:id="2011985719">
          <w:marLeft w:val="1166"/>
          <w:marRight w:val="0"/>
          <w:marTop w:val="115"/>
          <w:marBottom w:val="0"/>
          <w:divBdr>
            <w:top w:val="none" w:sz="0" w:space="0" w:color="auto"/>
            <w:left w:val="none" w:sz="0" w:space="0" w:color="auto"/>
            <w:bottom w:val="none" w:sz="0" w:space="0" w:color="auto"/>
            <w:right w:val="none" w:sz="0" w:space="0" w:color="auto"/>
          </w:divBdr>
        </w:div>
      </w:divsChild>
    </w:div>
    <w:div w:id="572541859">
      <w:bodyDiv w:val="1"/>
      <w:marLeft w:val="0"/>
      <w:marRight w:val="0"/>
      <w:marTop w:val="0"/>
      <w:marBottom w:val="0"/>
      <w:divBdr>
        <w:top w:val="single" w:sz="48" w:space="0" w:color="000000"/>
        <w:left w:val="none" w:sz="0" w:space="0" w:color="auto"/>
        <w:bottom w:val="none" w:sz="0" w:space="0" w:color="auto"/>
        <w:right w:val="none" w:sz="0" w:space="0" w:color="auto"/>
      </w:divBdr>
      <w:divsChild>
        <w:div w:id="1245804216">
          <w:marLeft w:val="0"/>
          <w:marRight w:val="0"/>
          <w:marTop w:val="313"/>
          <w:marBottom w:val="0"/>
          <w:divBdr>
            <w:top w:val="none" w:sz="0" w:space="0" w:color="auto"/>
            <w:left w:val="none" w:sz="0" w:space="0" w:color="auto"/>
            <w:bottom w:val="none" w:sz="0" w:space="0" w:color="auto"/>
            <w:right w:val="none" w:sz="0" w:space="0" w:color="auto"/>
          </w:divBdr>
          <w:divsChild>
            <w:div w:id="1002201400">
              <w:marLeft w:val="0"/>
              <w:marRight w:val="0"/>
              <w:marTop w:val="0"/>
              <w:marBottom w:val="0"/>
              <w:divBdr>
                <w:top w:val="single" w:sz="48" w:space="0" w:color="000000"/>
                <w:left w:val="none" w:sz="0" w:space="0" w:color="auto"/>
                <w:bottom w:val="none" w:sz="0" w:space="0" w:color="auto"/>
                <w:right w:val="none" w:sz="0" w:space="0" w:color="auto"/>
              </w:divBdr>
              <w:divsChild>
                <w:div w:id="500585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20846585">
      <w:bodyDiv w:val="1"/>
      <w:marLeft w:val="0"/>
      <w:marRight w:val="0"/>
      <w:marTop w:val="0"/>
      <w:marBottom w:val="0"/>
      <w:divBdr>
        <w:top w:val="none" w:sz="0" w:space="0" w:color="auto"/>
        <w:left w:val="none" w:sz="0" w:space="0" w:color="auto"/>
        <w:bottom w:val="none" w:sz="0" w:space="0" w:color="auto"/>
        <w:right w:val="none" w:sz="0" w:space="0" w:color="auto"/>
      </w:divBdr>
    </w:div>
    <w:div w:id="670833100">
      <w:bodyDiv w:val="1"/>
      <w:marLeft w:val="0"/>
      <w:marRight w:val="0"/>
      <w:marTop w:val="0"/>
      <w:marBottom w:val="0"/>
      <w:divBdr>
        <w:top w:val="none" w:sz="0" w:space="0" w:color="auto"/>
        <w:left w:val="none" w:sz="0" w:space="0" w:color="auto"/>
        <w:bottom w:val="none" w:sz="0" w:space="0" w:color="auto"/>
        <w:right w:val="none" w:sz="0" w:space="0" w:color="auto"/>
      </w:divBdr>
      <w:divsChild>
        <w:div w:id="697967089">
          <w:marLeft w:val="1166"/>
          <w:marRight w:val="0"/>
          <w:marTop w:val="115"/>
          <w:marBottom w:val="0"/>
          <w:divBdr>
            <w:top w:val="none" w:sz="0" w:space="0" w:color="auto"/>
            <w:left w:val="none" w:sz="0" w:space="0" w:color="auto"/>
            <w:bottom w:val="none" w:sz="0" w:space="0" w:color="auto"/>
            <w:right w:val="none" w:sz="0" w:space="0" w:color="auto"/>
          </w:divBdr>
        </w:div>
      </w:divsChild>
    </w:div>
    <w:div w:id="684091575">
      <w:bodyDiv w:val="1"/>
      <w:marLeft w:val="0"/>
      <w:marRight w:val="0"/>
      <w:marTop w:val="0"/>
      <w:marBottom w:val="0"/>
      <w:divBdr>
        <w:top w:val="none" w:sz="0" w:space="0" w:color="auto"/>
        <w:left w:val="none" w:sz="0" w:space="0" w:color="auto"/>
        <w:bottom w:val="none" w:sz="0" w:space="0" w:color="auto"/>
        <w:right w:val="none" w:sz="0" w:space="0" w:color="auto"/>
      </w:divBdr>
      <w:divsChild>
        <w:div w:id="304117396">
          <w:marLeft w:val="547"/>
          <w:marRight w:val="0"/>
          <w:marTop w:val="115"/>
          <w:marBottom w:val="0"/>
          <w:divBdr>
            <w:top w:val="none" w:sz="0" w:space="0" w:color="auto"/>
            <w:left w:val="none" w:sz="0" w:space="0" w:color="auto"/>
            <w:bottom w:val="none" w:sz="0" w:space="0" w:color="auto"/>
            <w:right w:val="none" w:sz="0" w:space="0" w:color="auto"/>
          </w:divBdr>
        </w:div>
      </w:divsChild>
    </w:div>
    <w:div w:id="748766979">
      <w:bodyDiv w:val="1"/>
      <w:marLeft w:val="0"/>
      <w:marRight w:val="0"/>
      <w:marTop w:val="0"/>
      <w:marBottom w:val="0"/>
      <w:divBdr>
        <w:top w:val="none" w:sz="0" w:space="0" w:color="auto"/>
        <w:left w:val="none" w:sz="0" w:space="0" w:color="auto"/>
        <w:bottom w:val="none" w:sz="0" w:space="0" w:color="auto"/>
        <w:right w:val="none" w:sz="0" w:space="0" w:color="auto"/>
      </w:divBdr>
    </w:div>
    <w:div w:id="790704796">
      <w:bodyDiv w:val="1"/>
      <w:marLeft w:val="0"/>
      <w:marRight w:val="0"/>
      <w:marTop w:val="0"/>
      <w:marBottom w:val="0"/>
      <w:divBdr>
        <w:top w:val="none" w:sz="0" w:space="0" w:color="auto"/>
        <w:left w:val="none" w:sz="0" w:space="0" w:color="auto"/>
        <w:bottom w:val="none" w:sz="0" w:space="0" w:color="auto"/>
        <w:right w:val="none" w:sz="0" w:space="0" w:color="auto"/>
      </w:divBdr>
      <w:divsChild>
        <w:div w:id="452790488">
          <w:marLeft w:val="1166"/>
          <w:marRight w:val="0"/>
          <w:marTop w:val="106"/>
          <w:marBottom w:val="0"/>
          <w:divBdr>
            <w:top w:val="none" w:sz="0" w:space="0" w:color="auto"/>
            <w:left w:val="none" w:sz="0" w:space="0" w:color="auto"/>
            <w:bottom w:val="none" w:sz="0" w:space="0" w:color="auto"/>
            <w:right w:val="none" w:sz="0" w:space="0" w:color="auto"/>
          </w:divBdr>
        </w:div>
        <w:div w:id="596641737">
          <w:marLeft w:val="1166"/>
          <w:marRight w:val="0"/>
          <w:marTop w:val="106"/>
          <w:marBottom w:val="0"/>
          <w:divBdr>
            <w:top w:val="none" w:sz="0" w:space="0" w:color="auto"/>
            <w:left w:val="none" w:sz="0" w:space="0" w:color="auto"/>
            <w:bottom w:val="none" w:sz="0" w:space="0" w:color="auto"/>
            <w:right w:val="none" w:sz="0" w:space="0" w:color="auto"/>
          </w:divBdr>
        </w:div>
      </w:divsChild>
    </w:div>
    <w:div w:id="1137186380">
      <w:bodyDiv w:val="1"/>
      <w:marLeft w:val="0"/>
      <w:marRight w:val="0"/>
      <w:marTop w:val="0"/>
      <w:marBottom w:val="0"/>
      <w:divBdr>
        <w:top w:val="none" w:sz="0" w:space="0" w:color="auto"/>
        <w:left w:val="none" w:sz="0" w:space="0" w:color="auto"/>
        <w:bottom w:val="none" w:sz="0" w:space="0" w:color="auto"/>
        <w:right w:val="none" w:sz="0" w:space="0" w:color="auto"/>
      </w:divBdr>
      <w:divsChild>
        <w:div w:id="865799751">
          <w:marLeft w:val="1800"/>
          <w:marRight w:val="0"/>
          <w:marTop w:val="106"/>
          <w:marBottom w:val="0"/>
          <w:divBdr>
            <w:top w:val="none" w:sz="0" w:space="0" w:color="auto"/>
            <w:left w:val="none" w:sz="0" w:space="0" w:color="auto"/>
            <w:bottom w:val="none" w:sz="0" w:space="0" w:color="auto"/>
            <w:right w:val="none" w:sz="0" w:space="0" w:color="auto"/>
          </w:divBdr>
        </w:div>
      </w:divsChild>
    </w:div>
    <w:div w:id="1167282183">
      <w:bodyDiv w:val="1"/>
      <w:marLeft w:val="0"/>
      <w:marRight w:val="0"/>
      <w:marTop w:val="0"/>
      <w:marBottom w:val="0"/>
      <w:divBdr>
        <w:top w:val="none" w:sz="0" w:space="0" w:color="auto"/>
        <w:left w:val="none" w:sz="0" w:space="0" w:color="auto"/>
        <w:bottom w:val="none" w:sz="0" w:space="0" w:color="auto"/>
        <w:right w:val="none" w:sz="0" w:space="0" w:color="auto"/>
      </w:divBdr>
      <w:divsChild>
        <w:div w:id="1885868358">
          <w:marLeft w:val="1166"/>
          <w:marRight w:val="0"/>
          <w:marTop w:val="115"/>
          <w:marBottom w:val="0"/>
          <w:divBdr>
            <w:top w:val="none" w:sz="0" w:space="0" w:color="auto"/>
            <w:left w:val="none" w:sz="0" w:space="0" w:color="auto"/>
            <w:bottom w:val="none" w:sz="0" w:space="0" w:color="auto"/>
            <w:right w:val="none" w:sz="0" w:space="0" w:color="auto"/>
          </w:divBdr>
        </w:div>
        <w:div w:id="643582252">
          <w:marLeft w:val="1166"/>
          <w:marRight w:val="0"/>
          <w:marTop w:val="115"/>
          <w:marBottom w:val="0"/>
          <w:divBdr>
            <w:top w:val="none" w:sz="0" w:space="0" w:color="auto"/>
            <w:left w:val="none" w:sz="0" w:space="0" w:color="auto"/>
            <w:bottom w:val="none" w:sz="0" w:space="0" w:color="auto"/>
            <w:right w:val="none" w:sz="0" w:space="0" w:color="auto"/>
          </w:divBdr>
        </w:div>
      </w:divsChild>
    </w:div>
    <w:div w:id="1403257592">
      <w:bodyDiv w:val="1"/>
      <w:marLeft w:val="0"/>
      <w:marRight w:val="0"/>
      <w:marTop w:val="0"/>
      <w:marBottom w:val="0"/>
      <w:divBdr>
        <w:top w:val="none" w:sz="0" w:space="0" w:color="auto"/>
        <w:left w:val="none" w:sz="0" w:space="0" w:color="auto"/>
        <w:bottom w:val="none" w:sz="0" w:space="0" w:color="auto"/>
        <w:right w:val="none" w:sz="0" w:space="0" w:color="auto"/>
      </w:divBdr>
      <w:divsChild>
        <w:div w:id="299460707">
          <w:marLeft w:val="1166"/>
          <w:marRight w:val="0"/>
          <w:marTop w:val="115"/>
          <w:marBottom w:val="0"/>
          <w:divBdr>
            <w:top w:val="none" w:sz="0" w:space="0" w:color="auto"/>
            <w:left w:val="none" w:sz="0" w:space="0" w:color="auto"/>
            <w:bottom w:val="none" w:sz="0" w:space="0" w:color="auto"/>
            <w:right w:val="none" w:sz="0" w:space="0" w:color="auto"/>
          </w:divBdr>
        </w:div>
      </w:divsChild>
    </w:div>
    <w:div w:id="1477868824">
      <w:bodyDiv w:val="1"/>
      <w:marLeft w:val="0"/>
      <w:marRight w:val="0"/>
      <w:marTop w:val="0"/>
      <w:marBottom w:val="0"/>
      <w:divBdr>
        <w:top w:val="none" w:sz="0" w:space="0" w:color="auto"/>
        <w:left w:val="none" w:sz="0" w:space="0" w:color="auto"/>
        <w:bottom w:val="none" w:sz="0" w:space="0" w:color="auto"/>
        <w:right w:val="none" w:sz="0" w:space="0" w:color="auto"/>
      </w:divBdr>
      <w:divsChild>
        <w:div w:id="1418288660">
          <w:marLeft w:val="1166"/>
          <w:marRight w:val="0"/>
          <w:marTop w:val="115"/>
          <w:marBottom w:val="0"/>
          <w:divBdr>
            <w:top w:val="none" w:sz="0" w:space="0" w:color="auto"/>
            <w:left w:val="none" w:sz="0" w:space="0" w:color="auto"/>
            <w:bottom w:val="none" w:sz="0" w:space="0" w:color="auto"/>
            <w:right w:val="none" w:sz="0" w:space="0" w:color="auto"/>
          </w:divBdr>
        </w:div>
      </w:divsChild>
    </w:div>
    <w:div w:id="1603226911">
      <w:bodyDiv w:val="1"/>
      <w:marLeft w:val="0"/>
      <w:marRight w:val="0"/>
      <w:marTop w:val="0"/>
      <w:marBottom w:val="0"/>
      <w:divBdr>
        <w:top w:val="none" w:sz="0" w:space="0" w:color="auto"/>
        <w:left w:val="none" w:sz="0" w:space="0" w:color="auto"/>
        <w:bottom w:val="none" w:sz="0" w:space="0" w:color="auto"/>
        <w:right w:val="none" w:sz="0" w:space="0" w:color="auto"/>
      </w:divBdr>
      <w:divsChild>
        <w:div w:id="1690791966">
          <w:marLeft w:val="1800"/>
          <w:marRight w:val="0"/>
          <w:marTop w:val="106"/>
          <w:marBottom w:val="0"/>
          <w:divBdr>
            <w:top w:val="none" w:sz="0" w:space="0" w:color="auto"/>
            <w:left w:val="none" w:sz="0" w:space="0" w:color="auto"/>
            <w:bottom w:val="none" w:sz="0" w:space="0" w:color="auto"/>
            <w:right w:val="none" w:sz="0" w:space="0" w:color="auto"/>
          </w:divBdr>
        </w:div>
      </w:divsChild>
    </w:div>
    <w:div w:id="1696999158">
      <w:bodyDiv w:val="1"/>
      <w:marLeft w:val="0"/>
      <w:marRight w:val="0"/>
      <w:marTop w:val="0"/>
      <w:marBottom w:val="0"/>
      <w:divBdr>
        <w:top w:val="none" w:sz="0" w:space="0" w:color="auto"/>
        <w:left w:val="none" w:sz="0" w:space="0" w:color="auto"/>
        <w:bottom w:val="none" w:sz="0" w:space="0" w:color="auto"/>
        <w:right w:val="none" w:sz="0" w:space="0" w:color="auto"/>
      </w:divBdr>
    </w:div>
    <w:div w:id="1833058824">
      <w:bodyDiv w:val="1"/>
      <w:marLeft w:val="0"/>
      <w:marRight w:val="0"/>
      <w:marTop w:val="0"/>
      <w:marBottom w:val="0"/>
      <w:divBdr>
        <w:top w:val="none" w:sz="0" w:space="0" w:color="auto"/>
        <w:left w:val="none" w:sz="0" w:space="0" w:color="auto"/>
        <w:bottom w:val="none" w:sz="0" w:space="0" w:color="auto"/>
        <w:right w:val="none" w:sz="0" w:space="0" w:color="auto"/>
      </w:divBdr>
      <w:divsChild>
        <w:div w:id="1471902264">
          <w:marLeft w:val="0"/>
          <w:marRight w:val="0"/>
          <w:marTop w:val="0"/>
          <w:marBottom w:val="0"/>
          <w:divBdr>
            <w:top w:val="none" w:sz="0" w:space="0" w:color="auto"/>
            <w:left w:val="none" w:sz="0" w:space="0" w:color="auto"/>
            <w:bottom w:val="none" w:sz="0" w:space="0" w:color="auto"/>
            <w:right w:val="none" w:sz="0" w:space="0" w:color="auto"/>
          </w:divBdr>
        </w:div>
      </w:divsChild>
    </w:div>
    <w:div w:id="1872762951">
      <w:bodyDiv w:val="1"/>
      <w:marLeft w:val="0"/>
      <w:marRight w:val="0"/>
      <w:marTop w:val="0"/>
      <w:marBottom w:val="0"/>
      <w:divBdr>
        <w:top w:val="none" w:sz="0" w:space="0" w:color="auto"/>
        <w:left w:val="none" w:sz="0" w:space="0" w:color="auto"/>
        <w:bottom w:val="none" w:sz="0" w:space="0" w:color="auto"/>
        <w:right w:val="none" w:sz="0" w:space="0" w:color="auto"/>
      </w:divBdr>
      <w:divsChild>
        <w:div w:id="2085715342">
          <w:marLeft w:val="1166"/>
          <w:marRight w:val="0"/>
          <w:marTop w:val="115"/>
          <w:marBottom w:val="0"/>
          <w:divBdr>
            <w:top w:val="none" w:sz="0" w:space="0" w:color="auto"/>
            <w:left w:val="none" w:sz="0" w:space="0" w:color="auto"/>
            <w:bottom w:val="none" w:sz="0" w:space="0" w:color="auto"/>
            <w:right w:val="none" w:sz="0" w:space="0" w:color="auto"/>
          </w:divBdr>
        </w:div>
      </w:divsChild>
    </w:div>
    <w:div w:id="2001931750">
      <w:bodyDiv w:val="1"/>
      <w:marLeft w:val="0"/>
      <w:marRight w:val="0"/>
      <w:marTop w:val="0"/>
      <w:marBottom w:val="0"/>
      <w:divBdr>
        <w:top w:val="none" w:sz="0" w:space="0" w:color="auto"/>
        <w:left w:val="none" w:sz="0" w:space="0" w:color="auto"/>
        <w:bottom w:val="none" w:sz="0" w:space="0" w:color="auto"/>
        <w:right w:val="none" w:sz="0" w:space="0" w:color="auto"/>
      </w:divBdr>
      <w:divsChild>
        <w:div w:id="142602789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package" Target="embeddings/Microsoft_Excel____1.xlsx"/><Relationship Id="rId26" Type="http://schemas.openxmlformats.org/officeDocument/2006/relationships/package" Target="embeddings/Microsoft_Excel____5.xlsx"/><Relationship Id="rId39" Type="http://schemas.openxmlformats.org/officeDocument/2006/relationships/package" Target="embeddings/Microsoft_Excel____10.xlsx"/><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package" Target="embeddings/Microsoft_Excel____9.xlsx"/><Relationship Id="rId42" Type="http://schemas.openxmlformats.org/officeDocument/2006/relationships/image" Target="media/image17.emf"/><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package" Target="embeddings/Microsoft_Excel____2.xlsx"/><Relationship Id="rId29" Type="http://schemas.openxmlformats.org/officeDocument/2006/relationships/image" Target="media/image11.emf"/><Relationship Id="rId41" Type="http://schemas.openxmlformats.org/officeDocument/2006/relationships/package" Target="embeddings/Microsoft_Excel____11.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package" Target="embeddings/Microsoft_Excel____4.xlsx"/><Relationship Id="rId32" Type="http://schemas.openxmlformats.org/officeDocument/2006/relationships/package" Target="embeddings/Microsoft_Excel____8.xlsx"/><Relationship Id="rId37" Type="http://schemas.openxmlformats.org/officeDocument/2006/relationships/oleObject" Target="embeddings/oleObject3.bin"/><Relationship Id="rId40" Type="http://schemas.openxmlformats.org/officeDocument/2006/relationships/image" Target="media/image16.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Excel____6.xlsx"/><Relationship Id="rId36" Type="http://schemas.openxmlformats.org/officeDocument/2006/relationships/image" Target="media/image14.emf"/><Relationship Id="rId10" Type="http://schemas.openxmlformats.org/officeDocument/2006/relationships/image" Target="media/image10.png"/><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package" Target="embeddings/Microsoft_Excel____3.xlsx"/><Relationship Id="rId27" Type="http://schemas.openxmlformats.org/officeDocument/2006/relationships/image" Target="media/image10.emf"/><Relationship Id="rId30" Type="http://schemas.openxmlformats.org/officeDocument/2006/relationships/package" Target="embeddings/Microsoft_Excel____7.xlsx"/><Relationship Id="rId35" Type="http://schemas.openxmlformats.org/officeDocument/2006/relationships/oleObject" Target="embeddings/oleObject2.bin"/><Relationship Id="rId43" Type="http://schemas.openxmlformats.org/officeDocument/2006/relationships/package" Target="embeddings/Microsoft_Excel____12.xlsx"/></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129FE-6F91-4020-A188-200D05BB1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124756</TotalTime>
  <Pages>36</Pages>
  <Words>4172</Words>
  <Characters>23785</Characters>
  <Application>Microsoft Office Word</Application>
  <DocSecurity>0</DocSecurity>
  <Lines>198</Lines>
  <Paragraphs>55</Paragraphs>
  <ScaleCrop>false</ScaleCrop>
  <Company>Andes Technology Corporation</Company>
  <LinksUpToDate>false</LinksUpToDate>
  <CharactersWithSpaces>27902</CharactersWithSpaces>
  <SharedDoc>false</SharedDoc>
  <HLinks>
    <vt:vector size="288" baseType="variant">
      <vt:variant>
        <vt:i4>1048634</vt:i4>
      </vt:variant>
      <vt:variant>
        <vt:i4>329</vt:i4>
      </vt:variant>
      <vt:variant>
        <vt:i4>0</vt:i4>
      </vt:variant>
      <vt:variant>
        <vt:i4>5</vt:i4>
      </vt:variant>
      <vt:variant>
        <vt:lpwstr/>
      </vt:variant>
      <vt:variant>
        <vt:lpwstr>_Toc354388597</vt:lpwstr>
      </vt:variant>
      <vt:variant>
        <vt:i4>1048634</vt:i4>
      </vt:variant>
      <vt:variant>
        <vt:i4>323</vt:i4>
      </vt:variant>
      <vt:variant>
        <vt:i4>0</vt:i4>
      </vt:variant>
      <vt:variant>
        <vt:i4>5</vt:i4>
      </vt:variant>
      <vt:variant>
        <vt:lpwstr/>
      </vt:variant>
      <vt:variant>
        <vt:lpwstr>_Toc354388596</vt:lpwstr>
      </vt:variant>
      <vt:variant>
        <vt:i4>1048634</vt:i4>
      </vt:variant>
      <vt:variant>
        <vt:i4>317</vt:i4>
      </vt:variant>
      <vt:variant>
        <vt:i4>0</vt:i4>
      </vt:variant>
      <vt:variant>
        <vt:i4>5</vt:i4>
      </vt:variant>
      <vt:variant>
        <vt:lpwstr/>
      </vt:variant>
      <vt:variant>
        <vt:lpwstr>_Toc354388595</vt:lpwstr>
      </vt:variant>
      <vt:variant>
        <vt:i4>1048634</vt:i4>
      </vt:variant>
      <vt:variant>
        <vt:i4>311</vt:i4>
      </vt:variant>
      <vt:variant>
        <vt:i4>0</vt:i4>
      </vt:variant>
      <vt:variant>
        <vt:i4>5</vt:i4>
      </vt:variant>
      <vt:variant>
        <vt:lpwstr/>
      </vt:variant>
      <vt:variant>
        <vt:lpwstr>_Toc354388594</vt:lpwstr>
      </vt:variant>
      <vt:variant>
        <vt:i4>1048634</vt:i4>
      </vt:variant>
      <vt:variant>
        <vt:i4>305</vt:i4>
      </vt:variant>
      <vt:variant>
        <vt:i4>0</vt:i4>
      </vt:variant>
      <vt:variant>
        <vt:i4>5</vt:i4>
      </vt:variant>
      <vt:variant>
        <vt:lpwstr/>
      </vt:variant>
      <vt:variant>
        <vt:lpwstr>_Toc354388593</vt:lpwstr>
      </vt:variant>
      <vt:variant>
        <vt:i4>1048634</vt:i4>
      </vt:variant>
      <vt:variant>
        <vt:i4>299</vt:i4>
      </vt:variant>
      <vt:variant>
        <vt:i4>0</vt:i4>
      </vt:variant>
      <vt:variant>
        <vt:i4>5</vt:i4>
      </vt:variant>
      <vt:variant>
        <vt:lpwstr/>
      </vt:variant>
      <vt:variant>
        <vt:lpwstr>_Toc354388592</vt:lpwstr>
      </vt:variant>
      <vt:variant>
        <vt:i4>1048634</vt:i4>
      </vt:variant>
      <vt:variant>
        <vt:i4>290</vt:i4>
      </vt:variant>
      <vt:variant>
        <vt:i4>0</vt:i4>
      </vt:variant>
      <vt:variant>
        <vt:i4>5</vt:i4>
      </vt:variant>
      <vt:variant>
        <vt:lpwstr/>
      </vt:variant>
      <vt:variant>
        <vt:lpwstr>_Toc354388591</vt:lpwstr>
      </vt:variant>
      <vt:variant>
        <vt:i4>1048634</vt:i4>
      </vt:variant>
      <vt:variant>
        <vt:i4>284</vt:i4>
      </vt:variant>
      <vt:variant>
        <vt:i4>0</vt:i4>
      </vt:variant>
      <vt:variant>
        <vt:i4>5</vt:i4>
      </vt:variant>
      <vt:variant>
        <vt:lpwstr/>
      </vt:variant>
      <vt:variant>
        <vt:lpwstr>_Toc354388590</vt:lpwstr>
      </vt:variant>
      <vt:variant>
        <vt:i4>1114170</vt:i4>
      </vt:variant>
      <vt:variant>
        <vt:i4>275</vt:i4>
      </vt:variant>
      <vt:variant>
        <vt:i4>0</vt:i4>
      </vt:variant>
      <vt:variant>
        <vt:i4>5</vt:i4>
      </vt:variant>
      <vt:variant>
        <vt:lpwstr/>
      </vt:variant>
      <vt:variant>
        <vt:lpwstr>_Toc354388589</vt:lpwstr>
      </vt:variant>
      <vt:variant>
        <vt:i4>1114170</vt:i4>
      </vt:variant>
      <vt:variant>
        <vt:i4>269</vt:i4>
      </vt:variant>
      <vt:variant>
        <vt:i4>0</vt:i4>
      </vt:variant>
      <vt:variant>
        <vt:i4>5</vt:i4>
      </vt:variant>
      <vt:variant>
        <vt:lpwstr/>
      </vt:variant>
      <vt:variant>
        <vt:lpwstr>_Toc354388588</vt:lpwstr>
      </vt:variant>
      <vt:variant>
        <vt:i4>1114170</vt:i4>
      </vt:variant>
      <vt:variant>
        <vt:i4>263</vt:i4>
      </vt:variant>
      <vt:variant>
        <vt:i4>0</vt:i4>
      </vt:variant>
      <vt:variant>
        <vt:i4>5</vt:i4>
      </vt:variant>
      <vt:variant>
        <vt:lpwstr/>
      </vt:variant>
      <vt:variant>
        <vt:lpwstr>_Toc354388587</vt:lpwstr>
      </vt:variant>
      <vt:variant>
        <vt:i4>1114170</vt:i4>
      </vt:variant>
      <vt:variant>
        <vt:i4>257</vt:i4>
      </vt:variant>
      <vt:variant>
        <vt:i4>0</vt:i4>
      </vt:variant>
      <vt:variant>
        <vt:i4>5</vt:i4>
      </vt:variant>
      <vt:variant>
        <vt:lpwstr/>
      </vt:variant>
      <vt:variant>
        <vt:lpwstr>_Toc354388586</vt:lpwstr>
      </vt:variant>
      <vt:variant>
        <vt:i4>1114170</vt:i4>
      </vt:variant>
      <vt:variant>
        <vt:i4>251</vt:i4>
      </vt:variant>
      <vt:variant>
        <vt:i4>0</vt:i4>
      </vt:variant>
      <vt:variant>
        <vt:i4>5</vt:i4>
      </vt:variant>
      <vt:variant>
        <vt:lpwstr/>
      </vt:variant>
      <vt:variant>
        <vt:lpwstr>_Toc354388585</vt:lpwstr>
      </vt:variant>
      <vt:variant>
        <vt:i4>1114170</vt:i4>
      </vt:variant>
      <vt:variant>
        <vt:i4>245</vt:i4>
      </vt:variant>
      <vt:variant>
        <vt:i4>0</vt:i4>
      </vt:variant>
      <vt:variant>
        <vt:i4>5</vt:i4>
      </vt:variant>
      <vt:variant>
        <vt:lpwstr/>
      </vt:variant>
      <vt:variant>
        <vt:lpwstr>_Toc354388584</vt:lpwstr>
      </vt:variant>
      <vt:variant>
        <vt:i4>1114170</vt:i4>
      </vt:variant>
      <vt:variant>
        <vt:i4>239</vt:i4>
      </vt:variant>
      <vt:variant>
        <vt:i4>0</vt:i4>
      </vt:variant>
      <vt:variant>
        <vt:i4>5</vt:i4>
      </vt:variant>
      <vt:variant>
        <vt:lpwstr/>
      </vt:variant>
      <vt:variant>
        <vt:lpwstr>_Toc354388583</vt:lpwstr>
      </vt:variant>
      <vt:variant>
        <vt:i4>1114170</vt:i4>
      </vt:variant>
      <vt:variant>
        <vt:i4>233</vt:i4>
      </vt:variant>
      <vt:variant>
        <vt:i4>0</vt:i4>
      </vt:variant>
      <vt:variant>
        <vt:i4>5</vt:i4>
      </vt:variant>
      <vt:variant>
        <vt:lpwstr/>
      </vt:variant>
      <vt:variant>
        <vt:lpwstr>_Toc354388582</vt:lpwstr>
      </vt:variant>
      <vt:variant>
        <vt:i4>1114170</vt:i4>
      </vt:variant>
      <vt:variant>
        <vt:i4>227</vt:i4>
      </vt:variant>
      <vt:variant>
        <vt:i4>0</vt:i4>
      </vt:variant>
      <vt:variant>
        <vt:i4>5</vt:i4>
      </vt:variant>
      <vt:variant>
        <vt:lpwstr/>
      </vt:variant>
      <vt:variant>
        <vt:lpwstr>_Toc354388581</vt:lpwstr>
      </vt:variant>
      <vt:variant>
        <vt:i4>1114170</vt:i4>
      </vt:variant>
      <vt:variant>
        <vt:i4>221</vt:i4>
      </vt:variant>
      <vt:variant>
        <vt:i4>0</vt:i4>
      </vt:variant>
      <vt:variant>
        <vt:i4>5</vt:i4>
      </vt:variant>
      <vt:variant>
        <vt:lpwstr/>
      </vt:variant>
      <vt:variant>
        <vt:lpwstr>_Toc354388580</vt:lpwstr>
      </vt:variant>
      <vt:variant>
        <vt:i4>1966138</vt:i4>
      </vt:variant>
      <vt:variant>
        <vt:i4>215</vt:i4>
      </vt:variant>
      <vt:variant>
        <vt:i4>0</vt:i4>
      </vt:variant>
      <vt:variant>
        <vt:i4>5</vt:i4>
      </vt:variant>
      <vt:variant>
        <vt:lpwstr/>
      </vt:variant>
      <vt:variant>
        <vt:lpwstr>_Toc354388579</vt:lpwstr>
      </vt:variant>
      <vt:variant>
        <vt:i4>1966138</vt:i4>
      </vt:variant>
      <vt:variant>
        <vt:i4>209</vt:i4>
      </vt:variant>
      <vt:variant>
        <vt:i4>0</vt:i4>
      </vt:variant>
      <vt:variant>
        <vt:i4>5</vt:i4>
      </vt:variant>
      <vt:variant>
        <vt:lpwstr/>
      </vt:variant>
      <vt:variant>
        <vt:lpwstr>_Toc354388578</vt:lpwstr>
      </vt:variant>
      <vt:variant>
        <vt:i4>1966138</vt:i4>
      </vt:variant>
      <vt:variant>
        <vt:i4>203</vt:i4>
      </vt:variant>
      <vt:variant>
        <vt:i4>0</vt:i4>
      </vt:variant>
      <vt:variant>
        <vt:i4>5</vt:i4>
      </vt:variant>
      <vt:variant>
        <vt:lpwstr/>
      </vt:variant>
      <vt:variant>
        <vt:lpwstr>_Toc354388577</vt:lpwstr>
      </vt:variant>
      <vt:variant>
        <vt:i4>1966138</vt:i4>
      </vt:variant>
      <vt:variant>
        <vt:i4>197</vt:i4>
      </vt:variant>
      <vt:variant>
        <vt:i4>0</vt:i4>
      </vt:variant>
      <vt:variant>
        <vt:i4>5</vt:i4>
      </vt:variant>
      <vt:variant>
        <vt:lpwstr/>
      </vt:variant>
      <vt:variant>
        <vt:lpwstr>_Toc354388576</vt:lpwstr>
      </vt:variant>
      <vt:variant>
        <vt:i4>1966138</vt:i4>
      </vt:variant>
      <vt:variant>
        <vt:i4>191</vt:i4>
      </vt:variant>
      <vt:variant>
        <vt:i4>0</vt:i4>
      </vt:variant>
      <vt:variant>
        <vt:i4>5</vt:i4>
      </vt:variant>
      <vt:variant>
        <vt:lpwstr/>
      </vt:variant>
      <vt:variant>
        <vt:lpwstr>_Toc354388575</vt:lpwstr>
      </vt:variant>
      <vt:variant>
        <vt:i4>1966138</vt:i4>
      </vt:variant>
      <vt:variant>
        <vt:i4>185</vt:i4>
      </vt:variant>
      <vt:variant>
        <vt:i4>0</vt:i4>
      </vt:variant>
      <vt:variant>
        <vt:i4>5</vt:i4>
      </vt:variant>
      <vt:variant>
        <vt:lpwstr/>
      </vt:variant>
      <vt:variant>
        <vt:lpwstr>_Toc354388574</vt:lpwstr>
      </vt:variant>
      <vt:variant>
        <vt:i4>1966138</vt:i4>
      </vt:variant>
      <vt:variant>
        <vt:i4>179</vt:i4>
      </vt:variant>
      <vt:variant>
        <vt:i4>0</vt:i4>
      </vt:variant>
      <vt:variant>
        <vt:i4>5</vt:i4>
      </vt:variant>
      <vt:variant>
        <vt:lpwstr/>
      </vt:variant>
      <vt:variant>
        <vt:lpwstr>_Toc354388573</vt:lpwstr>
      </vt:variant>
      <vt:variant>
        <vt:i4>1966138</vt:i4>
      </vt:variant>
      <vt:variant>
        <vt:i4>173</vt:i4>
      </vt:variant>
      <vt:variant>
        <vt:i4>0</vt:i4>
      </vt:variant>
      <vt:variant>
        <vt:i4>5</vt:i4>
      </vt:variant>
      <vt:variant>
        <vt:lpwstr/>
      </vt:variant>
      <vt:variant>
        <vt:lpwstr>_Toc354388572</vt:lpwstr>
      </vt:variant>
      <vt:variant>
        <vt:i4>1966138</vt:i4>
      </vt:variant>
      <vt:variant>
        <vt:i4>167</vt:i4>
      </vt:variant>
      <vt:variant>
        <vt:i4>0</vt:i4>
      </vt:variant>
      <vt:variant>
        <vt:i4>5</vt:i4>
      </vt:variant>
      <vt:variant>
        <vt:lpwstr/>
      </vt:variant>
      <vt:variant>
        <vt:lpwstr>_Toc354388571</vt:lpwstr>
      </vt:variant>
      <vt:variant>
        <vt:i4>1966138</vt:i4>
      </vt:variant>
      <vt:variant>
        <vt:i4>161</vt:i4>
      </vt:variant>
      <vt:variant>
        <vt:i4>0</vt:i4>
      </vt:variant>
      <vt:variant>
        <vt:i4>5</vt:i4>
      </vt:variant>
      <vt:variant>
        <vt:lpwstr/>
      </vt:variant>
      <vt:variant>
        <vt:lpwstr>_Toc354388570</vt:lpwstr>
      </vt:variant>
      <vt:variant>
        <vt:i4>2031674</vt:i4>
      </vt:variant>
      <vt:variant>
        <vt:i4>155</vt:i4>
      </vt:variant>
      <vt:variant>
        <vt:i4>0</vt:i4>
      </vt:variant>
      <vt:variant>
        <vt:i4>5</vt:i4>
      </vt:variant>
      <vt:variant>
        <vt:lpwstr/>
      </vt:variant>
      <vt:variant>
        <vt:lpwstr>_Toc354388569</vt:lpwstr>
      </vt:variant>
      <vt:variant>
        <vt:i4>2031674</vt:i4>
      </vt:variant>
      <vt:variant>
        <vt:i4>149</vt:i4>
      </vt:variant>
      <vt:variant>
        <vt:i4>0</vt:i4>
      </vt:variant>
      <vt:variant>
        <vt:i4>5</vt:i4>
      </vt:variant>
      <vt:variant>
        <vt:lpwstr/>
      </vt:variant>
      <vt:variant>
        <vt:lpwstr>_Toc354388568</vt:lpwstr>
      </vt:variant>
      <vt:variant>
        <vt:i4>2031674</vt:i4>
      </vt:variant>
      <vt:variant>
        <vt:i4>143</vt:i4>
      </vt:variant>
      <vt:variant>
        <vt:i4>0</vt:i4>
      </vt:variant>
      <vt:variant>
        <vt:i4>5</vt:i4>
      </vt:variant>
      <vt:variant>
        <vt:lpwstr/>
      </vt:variant>
      <vt:variant>
        <vt:lpwstr>_Toc354388567</vt:lpwstr>
      </vt:variant>
      <vt:variant>
        <vt:i4>2031674</vt:i4>
      </vt:variant>
      <vt:variant>
        <vt:i4>137</vt:i4>
      </vt:variant>
      <vt:variant>
        <vt:i4>0</vt:i4>
      </vt:variant>
      <vt:variant>
        <vt:i4>5</vt:i4>
      </vt:variant>
      <vt:variant>
        <vt:lpwstr/>
      </vt:variant>
      <vt:variant>
        <vt:lpwstr>_Toc354388566</vt:lpwstr>
      </vt:variant>
      <vt:variant>
        <vt:i4>2031674</vt:i4>
      </vt:variant>
      <vt:variant>
        <vt:i4>131</vt:i4>
      </vt:variant>
      <vt:variant>
        <vt:i4>0</vt:i4>
      </vt:variant>
      <vt:variant>
        <vt:i4>5</vt:i4>
      </vt:variant>
      <vt:variant>
        <vt:lpwstr/>
      </vt:variant>
      <vt:variant>
        <vt:lpwstr>_Toc354388565</vt:lpwstr>
      </vt:variant>
      <vt:variant>
        <vt:i4>2031674</vt:i4>
      </vt:variant>
      <vt:variant>
        <vt:i4>125</vt:i4>
      </vt:variant>
      <vt:variant>
        <vt:i4>0</vt:i4>
      </vt:variant>
      <vt:variant>
        <vt:i4>5</vt:i4>
      </vt:variant>
      <vt:variant>
        <vt:lpwstr/>
      </vt:variant>
      <vt:variant>
        <vt:lpwstr>_Toc354388564</vt:lpwstr>
      </vt:variant>
      <vt:variant>
        <vt:i4>2031674</vt:i4>
      </vt:variant>
      <vt:variant>
        <vt:i4>119</vt:i4>
      </vt:variant>
      <vt:variant>
        <vt:i4>0</vt:i4>
      </vt:variant>
      <vt:variant>
        <vt:i4>5</vt:i4>
      </vt:variant>
      <vt:variant>
        <vt:lpwstr/>
      </vt:variant>
      <vt:variant>
        <vt:lpwstr>_Toc354388563</vt:lpwstr>
      </vt:variant>
      <vt:variant>
        <vt:i4>2031674</vt:i4>
      </vt:variant>
      <vt:variant>
        <vt:i4>113</vt:i4>
      </vt:variant>
      <vt:variant>
        <vt:i4>0</vt:i4>
      </vt:variant>
      <vt:variant>
        <vt:i4>5</vt:i4>
      </vt:variant>
      <vt:variant>
        <vt:lpwstr/>
      </vt:variant>
      <vt:variant>
        <vt:lpwstr>_Toc354388562</vt:lpwstr>
      </vt:variant>
      <vt:variant>
        <vt:i4>2031674</vt:i4>
      </vt:variant>
      <vt:variant>
        <vt:i4>107</vt:i4>
      </vt:variant>
      <vt:variant>
        <vt:i4>0</vt:i4>
      </vt:variant>
      <vt:variant>
        <vt:i4>5</vt:i4>
      </vt:variant>
      <vt:variant>
        <vt:lpwstr/>
      </vt:variant>
      <vt:variant>
        <vt:lpwstr>_Toc354388561</vt:lpwstr>
      </vt:variant>
      <vt:variant>
        <vt:i4>2031674</vt:i4>
      </vt:variant>
      <vt:variant>
        <vt:i4>101</vt:i4>
      </vt:variant>
      <vt:variant>
        <vt:i4>0</vt:i4>
      </vt:variant>
      <vt:variant>
        <vt:i4>5</vt:i4>
      </vt:variant>
      <vt:variant>
        <vt:lpwstr/>
      </vt:variant>
      <vt:variant>
        <vt:lpwstr>_Toc354388560</vt:lpwstr>
      </vt:variant>
      <vt:variant>
        <vt:i4>1835066</vt:i4>
      </vt:variant>
      <vt:variant>
        <vt:i4>95</vt:i4>
      </vt:variant>
      <vt:variant>
        <vt:i4>0</vt:i4>
      </vt:variant>
      <vt:variant>
        <vt:i4>5</vt:i4>
      </vt:variant>
      <vt:variant>
        <vt:lpwstr/>
      </vt:variant>
      <vt:variant>
        <vt:lpwstr>_Toc354388559</vt:lpwstr>
      </vt:variant>
      <vt:variant>
        <vt:i4>1835066</vt:i4>
      </vt:variant>
      <vt:variant>
        <vt:i4>89</vt:i4>
      </vt:variant>
      <vt:variant>
        <vt:i4>0</vt:i4>
      </vt:variant>
      <vt:variant>
        <vt:i4>5</vt:i4>
      </vt:variant>
      <vt:variant>
        <vt:lpwstr/>
      </vt:variant>
      <vt:variant>
        <vt:lpwstr>_Toc354388558</vt:lpwstr>
      </vt:variant>
      <vt:variant>
        <vt:i4>1835066</vt:i4>
      </vt:variant>
      <vt:variant>
        <vt:i4>83</vt:i4>
      </vt:variant>
      <vt:variant>
        <vt:i4>0</vt:i4>
      </vt:variant>
      <vt:variant>
        <vt:i4>5</vt:i4>
      </vt:variant>
      <vt:variant>
        <vt:lpwstr/>
      </vt:variant>
      <vt:variant>
        <vt:lpwstr>_Toc354388557</vt:lpwstr>
      </vt:variant>
      <vt:variant>
        <vt:i4>1835066</vt:i4>
      </vt:variant>
      <vt:variant>
        <vt:i4>77</vt:i4>
      </vt:variant>
      <vt:variant>
        <vt:i4>0</vt:i4>
      </vt:variant>
      <vt:variant>
        <vt:i4>5</vt:i4>
      </vt:variant>
      <vt:variant>
        <vt:lpwstr/>
      </vt:variant>
      <vt:variant>
        <vt:lpwstr>_Toc354388556</vt:lpwstr>
      </vt:variant>
      <vt:variant>
        <vt:i4>1835066</vt:i4>
      </vt:variant>
      <vt:variant>
        <vt:i4>71</vt:i4>
      </vt:variant>
      <vt:variant>
        <vt:i4>0</vt:i4>
      </vt:variant>
      <vt:variant>
        <vt:i4>5</vt:i4>
      </vt:variant>
      <vt:variant>
        <vt:lpwstr/>
      </vt:variant>
      <vt:variant>
        <vt:lpwstr>_Toc354388555</vt:lpwstr>
      </vt:variant>
      <vt:variant>
        <vt:i4>1835066</vt:i4>
      </vt:variant>
      <vt:variant>
        <vt:i4>65</vt:i4>
      </vt:variant>
      <vt:variant>
        <vt:i4>0</vt:i4>
      </vt:variant>
      <vt:variant>
        <vt:i4>5</vt:i4>
      </vt:variant>
      <vt:variant>
        <vt:lpwstr/>
      </vt:variant>
      <vt:variant>
        <vt:lpwstr>_Toc354388554</vt:lpwstr>
      </vt:variant>
      <vt:variant>
        <vt:i4>1835066</vt:i4>
      </vt:variant>
      <vt:variant>
        <vt:i4>59</vt:i4>
      </vt:variant>
      <vt:variant>
        <vt:i4>0</vt:i4>
      </vt:variant>
      <vt:variant>
        <vt:i4>5</vt:i4>
      </vt:variant>
      <vt:variant>
        <vt:lpwstr/>
      </vt:variant>
      <vt:variant>
        <vt:lpwstr>_Toc354388553</vt:lpwstr>
      </vt:variant>
      <vt:variant>
        <vt:i4>1835066</vt:i4>
      </vt:variant>
      <vt:variant>
        <vt:i4>53</vt:i4>
      </vt:variant>
      <vt:variant>
        <vt:i4>0</vt:i4>
      </vt:variant>
      <vt:variant>
        <vt:i4>5</vt:i4>
      </vt:variant>
      <vt:variant>
        <vt:lpwstr/>
      </vt:variant>
      <vt:variant>
        <vt:lpwstr>_Toc354388552</vt:lpwstr>
      </vt:variant>
      <vt:variant>
        <vt:i4>1835066</vt:i4>
      </vt:variant>
      <vt:variant>
        <vt:i4>47</vt:i4>
      </vt:variant>
      <vt:variant>
        <vt:i4>0</vt:i4>
      </vt:variant>
      <vt:variant>
        <vt:i4>5</vt:i4>
      </vt:variant>
      <vt:variant>
        <vt:lpwstr/>
      </vt:variant>
      <vt:variant>
        <vt:lpwstr>_Toc354388551</vt:lpwstr>
      </vt:variant>
      <vt:variant>
        <vt:i4>1835066</vt:i4>
      </vt:variant>
      <vt:variant>
        <vt:i4>41</vt:i4>
      </vt:variant>
      <vt:variant>
        <vt:i4>0</vt:i4>
      </vt:variant>
      <vt:variant>
        <vt:i4>5</vt:i4>
      </vt:variant>
      <vt:variant>
        <vt:lpwstr/>
      </vt:variant>
      <vt:variant>
        <vt:lpwstr>_Toc354388550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Graywolf BIU Design Specification</dc:title>
  <dc:subject/>
  <dc:creator>ryjou@andestech.com</dc:creator>
  <cp:keywords/>
  <cp:lastModifiedBy>ANDESTECH\ryjou</cp:lastModifiedBy>
  <cp:revision>1980</cp:revision>
  <cp:lastPrinted>2008-10-13T01:17:00Z</cp:lastPrinted>
  <dcterms:created xsi:type="dcterms:W3CDTF">2015-09-02T05:23:00Z</dcterms:created>
  <dcterms:modified xsi:type="dcterms:W3CDTF">2016-12-13T07:53:00Z</dcterms:modified>
</cp:coreProperties>
</file>